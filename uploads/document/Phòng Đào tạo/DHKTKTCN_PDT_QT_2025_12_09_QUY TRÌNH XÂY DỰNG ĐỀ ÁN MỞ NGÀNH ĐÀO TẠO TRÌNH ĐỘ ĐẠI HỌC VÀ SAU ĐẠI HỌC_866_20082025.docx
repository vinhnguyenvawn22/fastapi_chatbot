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21FD05" w14:textId="6C51C352" w:rsidR="00C0060C" w:rsidRPr="000D1248" w:rsidRDefault="002B675F" w:rsidP="002B675F">
      <w:pPr>
        <w:pStyle w:val="NormalWeb"/>
        <w:spacing w:before="60" w:beforeAutospacing="0" w:after="60" w:afterAutospacing="0" w:line="360" w:lineRule="atLeast"/>
        <w:jc w:val="center"/>
        <w:rPr>
          <w:rFonts w:eastAsiaTheme="minorHAnsi"/>
          <w:sz w:val="26"/>
          <w:szCs w:val="26"/>
        </w:rPr>
      </w:pPr>
      <w:r w:rsidRPr="000D1248">
        <w:rPr>
          <w:rFonts w:eastAsiaTheme="minorHAnsi"/>
          <w:b/>
          <w:sz w:val="26"/>
          <w:szCs w:val="26"/>
        </w:rPr>
        <w:t>P</w:t>
      </w:r>
      <w:r w:rsidR="00C0060C" w:rsidRPr="000D1248">
        <w:rPr>
          <w:rFonts w:eastAsiaTheme="minorHAnsi"/>
          <w:b/>
          <w:sz w:val="26"/>
          <w:szCs w:val="26"/>
        </w:rPr>
        <w:t>hụ lục 1</w:t>
      </w:r>
    </w:p>
    <w:p w14:paraId="0DEED509" w14:textId="495B99A4" w:rsidR="002B675F" w:rsidRPr="000D1248" w:rsidRDefault="002B675F" w:rsidP="004F6B26">
      <w:pPr>
        <w:pStyle w:val="NormalWeb"/>
        <w:spacing w:before="0" w:beforeAutospacing="0" w:after="0" w:afterAutospacing="0"/>
        <w:jc w:val="center"/>
        <w:rPr>
          <w:rFonts w:eastAsiaTheme="minorHAnsi"/>
          <w:sz w:val="26"/>
          <w:szCs w:val="26"/>
        </w:rPr>
      </w:pPr>
      <w:r w:rsidRPr="000D1248">
        <w:rPr>
          <w:rFonts w:eastAsiaTheme="minorHAnsi"/>
          <w:sz w:val="26"/>
          <w:szCs w:val="26"/>
        </w:rPr>
        <w:t>QUY TRÌNH XÂY DỰNG ĐỀ ÁN MỞ NGÀNH ĐÀO TẠO TRÌNH ĐỘ ĐẠI HỌC VÀ SAU ĐẠI HỌC CỦA TRƯỜNG ĐẠI HỌC KINH TẾ - KỸ THUẬT CÔNG NGHIỆP</w:t>
      </w:r>
    </w:p>
    <w:p w14:paraId="468AD062" w14:textId="7944C333" w:rsidR="00C0060C" w:rsidRPr="000D1248" w:rsidRDefault="00C0060C" w:rsidP="004F6B26">
      <w:pPr>
        <w:pStyle w:val="CommentText"/>
        <w:spacing w:before="0" w:after="0"/>
        <w:rPr>
          <w:i/>
          <w:sz w:val="26"/>
          <w:szCs w:val="26"/>
        </w:rPr>
      </w:pPr>
      <w:r w:rsidRPr="000D1248">
        <w:rPr>
          <w:i/>
          <w:sz w:val="26"/>
          <w:szCs w:val="26"/>
        </w:rPr>
        <w:t xml:space="preserve">(Ban hành kèm theo Quyết định số </w:t>
      </w:r>
      <w:r w:rsidR="00E0118F">
        <w:rPr>
          <w:i/>
          <w:sz w:val="26"/>
          <w:szCs w:val="26"/>
        </w:rPr>
        <w:t>866</w:t>
      </w:r>
      <w:r w:rsidRPr="000D1248">
        <w:rPr>
          <w:i/>
          <w:sz w:val="26"/>
          <w:szCs w:val="26"/>
        </w:rPr>
        <w:t>/QĐ-ĐHKTKTCN ngày</w:t>
      </w:r>
      <w:r w:rsidR="00E0118F">
        <w:rPr>
          <w:i/>
          <w:sz w:val="26"/>
          <w:szCs w:val="26"/>
        </w:rPr>
        <w:t xml:space="preserve"> 20</w:t>
      </w:r>
      <w:r w:rsidRPr="000D1248">
        <w:rPr>
          <w:i/>
          <w:sz w:val="26"/>
          <w:szCs w:val="26"/>
        </w:rPr>
        <w:t xml:space="preserve"> / </w:t>
      </w:r>
      <w:r w:rsidR="00E0118F">
        <w:rPr>
          <w:i/>
          <w:sz w:val="26"/>
          <w:szCs w:val="26"/>
        </w:rPr>
        <w:t>8</w:t>
      </w:r>
      <w:r w:rsidRPr="000D1248">
        <w:rPr>
          <w:i/>
          <w:sz w:val="26"/>
          <w:szCs w:val="26"/>
        </w:rPr>
        <w:t>/ 202</w:t>
      </w:r>
      <w:r w:rsidR="00E0118F">
        <w:rPr>
          <w:i/>
          <w:sz w:val="26"/>
          <w:szCs w:val="26"/>
        </w:rPr>
        <w:t>5</w:t>
      </w:r>
      <w:bookmarkStart w:id="0" w:name="_GoBack"/>
      <w:bookmarkEnd w:id="0"/>
    </w:p>
    <w:p w14:paraId="5669226E" w14:textId="77777777" w:rsidR="00C0060C" w:rsidRPr="000D1248" w:rsidRDefault="00C0060C" w:rsidP="004F6B26">
      <w:pPr>
        <w:pStyle w:val="CommentText"/>
        <w:spacing w:before="0" w:after="0"/>
        <w:rPr>
          <w:i/>
          <w:sz w:val="26"/>
          <w:szCs w:val="26"/>
        </w:rPr>
      </w:pPr>
      <w:r w:rsidRPr="000D1248">
        <w:rPr>
          <w:i/>
          <w:sz w:val="26"/>
          <w:szCs w:val="26"/>
        </w:rPr>
        <w:t>của Hiệu trưởng Trường Đại học Kinh tế - Kỹ thuật Công nghiệp)</w:t>
      </w:r>
    </w:p>
    <w:p w14:paraId="1A5AC635" w14:textId="214A8E91" w:rsidR="00C0060C" w:rsidRPr="000D1248" w:rsidRDefault="00C0060C" w:rsidP="00C0060C">
      <w:pPr>
        <w:ind w:firstLine="360"/>
        <w:rPr>
          <w:b/>
          <w:i/>
          <w:iCs/>
          <w:sz w:val="24"/>
          <w:lang w:val="vi-VN"/>
        </w:rPr>
      </w:pPr>
      <w:r w:rsidRPr="000D1248">
        <w:rPr>
          <w:b/>
          <w:i/>
          <w:iCs/>
          <w:noProof/>
          <w:sz w:val="24"/>
        </w:rPr>
        <mc:AlternateContent>
          <mc:Choice Requires="wps">
            <w:drawing>
              <wp:anchor distT="0" distB="0" distL="114300" distR="114300" simplePos="0" relativeHeight="251933696" behindDoc="0" locked="0" layoutInCell="1" allowOverlap="1" wp14:anchorId="6FE886DD" wp14:editId="0420D159">
                <wp:simplePos x="0" y="0"/>
                <wp:positionH relativeFrom="column">
                  <wp:posOffset>2287905</wp:posOffset>
                </wp:positionH>
                <wp:positionV relativeFrom="paragraph">
                  <wp:posOffset>21590</wp:posOffset>
                </wp:positionV>
                <wp:extent cx="1171575" cy="0"/>
                <wp:effectExtent l="9525" t="9525" r="9525" b="9525"/>
                <wp:wrapNone/>
                <wp:docPr id="62884231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0FCA45C" id="_x0000_t32" coordsize="21600,21600" o:spt="32" o:oned="t" path="m,l21600,21600e" filled="f">
                <v:path arrowok="t" fillok="f" o:connecttype="none"/>
                <o:lock v:ext="edit" shapetype="t"/>
              </v:shapetype>
              <v:shape id="Straight Arrow Connector 1" o:spid="_x0000_s1026" type="#_x0000_t32" style="position:absolute;margin-left:180.15pt;margin-top:1.7pt;width:92.25pt;height:0;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"/>
            </w:pict>
          </mc:Fallback>
        </mc:AlternateContent>
      </w:r>
    </w:p>
    <w:tbl>
      <w:tblPr>
        <w:tblStyle w:val="TableGrid"/>
        <w:tblW w:w="10343" w:type="dxa"/>
        <w:jc w:val="center"/>
        <w:tblLook w:val="04A0" w:firstRow="1" w:lastRow="0" w:firstColumn="1" w:lastColumn="0" w:noHBand="0" w:noVBand="1"/>
      </w:tblPr>
      <w:tblGrid>
        <w:gridCol w:w="784"/>
        <w:gridCol w:w="2897"/>
        <w:gridCol w:w="3118"/>
        <w:gridCol w:w="2410"/>
        <w:gridCol w:w="1134"/>
      </w:tblGrid>
      <w:tr w:rsidR="002B675F" w:rsidRPr="000D1248" w14:paraId="4D4A7355" w14:textId="77777777" w:rsidTr="00ED6203">
        <w:trPr>
          <w:jc w:val="center"/>
        </w:trPr>
        <w:tc>
          <w:tcPr>
            <w:tcW w:w="784" w:type="dxa"/>
            <w:vAlign w:val="center"/>
          </w:tcPr>
          <w:p w14:paraId="749B549C" w14:textId="3EA6D57A" w:rsidR="002B675F" w:rsidRPr="000D1248" w:rsidRDefault="002B675F" w:rsidP="00D14ECD">
            <w:pPr>
              <w:pStyle w:val="NormalWeb"/>
              <w:spacing w:before="0" w:beforeAutospacing="0" w:after="0" w:afterAutospacing="0"/>
              <w:jc w:val="center"/>
              <w:rPr>
                <w:rFonts w:eastAsiaTheme="minorHAnsi"/>
                <w:b/>
              </w:rPr>
            </w:pPr>
            <w:r w:rsidRPr="000D1248">
              <w:rPr>
                <w:rFonts w:eastAsiaTheme="minorHAnsi"/>
                <w:b/>
              </w:rPr>
              <w:t>Bước</w:t>
            </w:r>
          </w:p>
        </w:tc>
        <w:tc>
          <w:tcPr>
            <w:tcW w:w="2897" w:type="dxa"/>
            <w:vAlign w:val="center"/>
          </w:tcPr>
          <w:p w14:paraId="0609D585" w14:textId="65285FD9" w:rsidR="002B675F" w:rsidRPr="000D1248" w:rsidRDefault="002B675F" w:rsidP="00D14ECD">
            <w:pPr>
              <w:pStyle w:val="NormalWeb"/>
              <w:spacing w:before="0" w:beforeAutospacing="0" w:after="0" w:afterAutospacing="0"/>
              <w:jc w:val="center"/>
              <w:rPr>
                <w:rFonts w:eastAsiaTheme="minorHAnsi"/>
                <w:b/>
              </w:rPr>
            </w:pPr>
            <w:r w:rsidRPr="000D1248">
              <w:rPr>
                <w:rFonts w:eastAsiaTheme="minorHAnsi"/>
                <w:b/>
              </w:rPr>
              <w:t>Lưu đồ</w:t>
            </w:r>
          </w:p>
        </w:tc>
        <w:tc>
          <w:tcPr>
            <w:tcW w:w="3118" w:type="dxa"/>
            <w:vAlign w:val="center"/>
          </w:tcPr>
          <w:p w14:paraId="4250F1B5" w14:textId="59894CAA" w:rsidR="002B675F" w:rsidRPr="000D1248" w:rsidRDefault="002B675F" w:rsidP="00D14ECD">
            <w:pPr>
              <w:pStyle w:val="NormalWeb"/>
              <w:spacing w:before="0" w:beforeAutospacing="0" w:after="0" w:afterAutospacing="0"/>
              <w:jc w:val="center"/>
              <w:rPr>
                <w:rFonts w:eastAsiaTheme="minorHAnsi"/>
                <w:b/>
              </w:rPr>
            </w:pPr>
            <w:r w:rsidRPr="000D1248">
              <w:rPr>
                <w:rFonts w:eastAsiaTheme="minorHAnsi"/>
                <w:b/>
              </w:rPr>
              <w:t>Nội dung công việc</w:t>
            </w:r>
          </w:p>
        </w:tc>
        <w:tc>
          <w:tcPr>
            <w:tcW w:w="2410" w:type="dxa"/>
            <w:vAlign w:val="center"/>
          </w:tcPr>
          <w:p w14:paraId="365594E8" w14:textId="5D420895" w:rsidR="002B675F" w:rsidRPr="000D1248" w:rsidRDefault="002B675F" w:rsidP="00D14ECD">
            <w:pPr>
              <w:pStyle w:val="NormalWeb"/>
              <w:spacing w:before="0" w:beforeAutospacing="0" w:after="0" w:afterAutospacing="0"/>
              <w:jc w:val="center"/>
              <w:rPr>
                <w:rFonts w:eastAsiaTheme="minorHAnsi"/>
                <w:b/>
              </w:rPr>
            </w:pPr>
            <w:r w:rsidRPr="000D1248">
              <w:rPr>
                <w:rFonts w:eastAsiaTheme="minorHAnsi"/>
                <w:b/>
              </w:rPr>
              <w:t>Người thực hiện</w:t>
            </w:r>
          </w:p>
        </w:tc>
        <w:tc>
          <w:tcPr>
            <w:tcW w:w="1134" w:type="dxa"/>
            <w:vAlign w:val="center"/>
          </w:tcPr>
          <w:p w14:paraId="0C3E4E31" w14:textId="0D073B80" w:rsidR="002B675F" w:rsidRPr="000D1248" w:rsidRDefault="002B675F" w:rsidP="00D14ECD">
            <w:pPr>
              <w:pStyle w:val="NormalWeb"/>
              <w:spacing w:before="0" w:beforeAutospacing="0" w:after="0" w:afterAutospacing="0"/>
              <w:jc w:val="center"/>
              <w:rPr>
                <w:rFonts w:eastAsiaTheme="minorHAnsi"/>
                <w:b/>
              </w:rPr>
            </w:pPr>
            <w:r w:rsidRPr="000D1248">
              <w:rPr>
                <w:rFonts w:eastAsiaTheme="minorHAnsi"/>
                <w:b/>
              </w:rPr>
              <w:t>Thời gian</w:t>
            </w:r>
          </w:p>
        </w:tc>
      </w:tr>
      <w:tr w:rsidR="002B675F" w:rsidRPr="000D1248" w14:paraId="238C1D68" w14:textId="77777777" w:rsidTr="00385BBE">
        <w:trPr>
          <w:trHeight w:val="2094"/>
          <w:jc w:val="center"/>
        </w:trPr>
        <w:tc>
          <w:tcPr>
            <w:tcW w:w="784" w:type="dxa"/>
            <w:vAlign w:val="center"/>
          </w:tcPr>
          <w:p w14:paraId="3C37734C" w14:textId="5DBD6FAA" w:rsidR="002B675F" w:rsidRPr="000D1248" w:rsidRDefault="00385BBE" w:rsidP="00385BBE">
            <w:pPr>
              <w:pStyle w:val="NormalWeb"/>
              <w:spacing w:before="0" w:beforeAutospacing="0" w:after="0" w:afterAutospacing="0"/>
              <w:jc w:val="center"/>
              <w:rPr>
                <w:rFonts w:eastAsiaTheme="minorHAnsi"/>
              </w:rPr>
            </w:pPr>
            <w:r w:rsidRPr="000D1248">
              <w:rPr>
                <w:rFonts w:eastAsiaTheme="minorHAnsi"/>
              </w:rPr>
              <w:t>1</w:t>
            </w:r>
          </w:p>
        </w:tc>
        <w:tc>
          <w:tcPr>
            <w:tcW w:w="2897" w:type="dxa"/>
          </w:tcPr>
          <w:p w14:paraId="364F0845" w14:textId="293BD2AA" w:rsidR="002B675F" w:rsidRPr="000D1248" w:rsidRDefault="00385BBE" w:rsidP="00D14ECD">
            <w:pPr>
              <w:pStyle w:val="NormalWeb"/>
              <w:spacing w:before="0" w:beforeAutospacing="0" w:after="0" w:afterAutospacing="0"/>
              <w:rPr>
                <w:rFonts w:eastAsiaTheme="minorHAnsi"/>
              </w:rPr>
            </w:pPr>
            <w:r w:rsidRPr="000D1248">
              <w:rPr>
                <w:rFonts w:eastAsiaTheme="minorHAnsi"/>
                <w:noProof/>
              </w:rPr>
              <mc:AlternateContent>
                <mc:Choice Requires="wpg">
                  <w:drawing>
                    <wp:anchor distT="0" distB="0" distL="114300" distR="114300" simplePos="0" relativeHeight="251681792" behindDoc="0" locked="0" layoutInCell="1" allowOverlap="1" wp14:anchorId="770D99D9" wp14:editId="5F242D5C">
                      <wp:simplePos x="0" y="0"/>
                      <wp:positionH relativeFrom="column">
                        <wp:posOffset>-4808</wp:posOffset>
                      </wp:positionH>
                      <wp:positionV relativeFrom="paragraph">
                        <wp:posOffset>186055</wp:posOffset>
                      </wp:positionV>
                      <wp:extent cx="1617370" cy="7047411"/>
                      <wp:effectExtent l="19050" t="0" r="116205" b="20320"/>
                      <wp:wrapNone/>
                      <wp:docPr id="23" name="Group 23"/>
                      <wp:cNvGraphicFramePr/>
                      <a:graphic xmlns:a="http://schemas.openxmlformats.org/drawingml/2006/main">
                        <a:graphicData uri="http://schemas.microsoft.com/office/word/2010/wordprocessingGroup">
                          <wpg:wgp>
                            <wpg:cNvGrpSpPr/>
                            <wpg:grpSpPr>
                              <a:xfrm>
                                <a:off x="0" y="0"/>
                                <a:ext cx="1617370" cy="7047411"/>
                                <a:chOff x="0" y="0"/>
                                <a:chExt cx="1617370" cy="7047411"/>
                              </a:xfrm>
                            </wpg:grpSpPr>
                            <wps:wsp>
                              <wps:cNvPr id="8" name="Oval 8"/>
                              <wps:cNvSpPr/>
                              <wps:spPr>
                                <a:xfrm>
                                  <a:off x="43543" y="0"/>
                                  <a:ext cx="1501140" cy="90593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1B671B" w14:textId="68765A7E" w:rsidR="00A4244B" w:rsidRPr="00163E69" w:rsidRDefault="00A4244B" w:rsidP="00163E69">
                                    <w:pPr>
                                      <w:spacing w:before="0" w:after="0" w:line="240" w:lineRule="auto"/>
                                      <w:rPr>
                                        <w:sz w:val="22"/>
                                      </w:rPr>
                                    </w:pPr>
                                    <w:r w:rsidRPr="00163E69">
                                      <w:rPr>
                                        <w:sz w:val="22"/>
                                      </w:rPr>
                                      <w:t>Xây dựng, đề xuất, thẩm định và phê chủ trương mở ngành đào tạo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 name="Rectangle 9"/>
                              <wps:cNvSpPr/>
                              <wps:spPr>
                                <a:xfrm>
                                  <a:off x="174172" y="1676400"/>
                                  <a:ext cx="1150620" cy="6686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AB34DA" w14:textId="405C3D59" w:rsidR="00A4244B" w:rsidRPr="00652594" w:rsidRDefault="00A4244B" w:rsidP="00D14ECD">
                                    <w:pPr>
                                      <w:spacing w:before="0" w:after="0" w:line="240" w:lineRule="auto"/>
                                      <w:rPr>
                                        <w:sz w:val="22"/>
                                      </w:rPr>
                                    </w:pPr>
                                    <w:r w:rsidRPr="00652594">
                                      <w:rPr>
                                        <w:sz w:val="22"/>
                                      </w:rPr>
                                      <w:t>Xây dựng đề án mở ngành đào tạo</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 name="Diamond 10"/>
                              <wps:cNvSpPr/>
                              <wps:spPr>
                                <a:xfrm>
                                  <a:off x="0" y="2830286"/>
                                  <a:ext cx="1615440" cy="111252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79E661" w14:textId="711C0E58" w:rsidR="00A4244B" w:rsidRPr="00652594" w:rsidRDefault="00A4244B" w:rsidP="00652594">
                                    <w:pPr>
                                      <w:spacing w:before="0" w:after="0" w:line="240" w:lineRule="auto"/>
                                      <w:rPr>
                                        <w:sz w:val="22"/>
                                      </w:rPr>
                                    </w:pPr>
                                    <w:r w:rsidRPr="00652594">
                                      <w:rPr>
                                        <w:sz w:val="22"/>
                                      </w:rPr>
                                      <w:t>Thẩm định đ</w:t>
                                    </w:r>
                                    <w:r>
                                      <w:rPr>
                                        <w:sz w:val="22"/>
                                      </w:rPr>
                                      <w:t>ề</w:t>
                                    </w:r>
                                    <w:r w:rsidRPr="00652594">
                                      <w:rPr>
                                        <w:sz w:val="22"/>
                                      </w:rPr>
                                      <w:t xml:space="preserve"> án mở ngành đào tạo</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 name="Rectangle 11"/>
                              <wps:cNvSpPr/>
                              <wps:spPr>
                                <a:xfrm>
                                  <a:off x="250372" y="4158343"/>
                                  <a:ext cx="1150620" cy="5181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5A1193" w14:textId="3685E100" w:rsidR="00A4244B" w:rsidRPr="00652594" w:rsidRDefault="00A4244B" w:rsidP="00D14ECD">
                                    <w:pPr>
                                      <w:spacing w:before="0" w:after="0" w:line="240" w:lineRule="auto"/>
                                      <w:rPr>
                                        <w:sz w:val="22"/>
                                      </w:rPr>
                                    </w:pPr>
                                    <w:r>
                                      <w:rPr>
                                        <w:sz w:val="22"/>
                                      </w:rPr>
                                      <w:t>Hoàn thiện hồ sơ mở ngành</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 name="Rectangle 13"/>
                              <wps:cNvSpPr/>
                              <wps:spPr>
                                <a:xfrm>
                                  <a:off x="250372" y="4974771"/>
                                  <a:ext cx="1150620" cy="5181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77724E" w14:textId="1F031D38" w:rsidR="00A4244B" w:rsidRPr="00652594" w:rsidRDefault="00A4244B" w:rsidP="00D14ECD">
                                    <w:pPr>
                                      <w:spacing w:before="0" w:after="0" w:line="240" w:lineRule="auto"/>
                                      <w:rPr>
                                        <w:sz w:val="22"/>
                                      </w:rPr>
                                    </w:pPr>
                                    <w:r>
                                      <w:rPr>
                                        <w:sz w:val="22"/>
                                      </w:rPr>
                                      <w:t>Phê duyệt đề án và quyết định mở ngành</w:t>
                                    </w:r>
                                    <w:r>
                                      <w:rPr>
                                        <w:sz w:val="22"/>
                                      </w:rPr>
                                      <w:tab/>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 name="Rectangle 14"/>
                              <wps:cNvSpPr/>
                              <wps:spPr>
                                <a:xfrm>
                                  <a:off x="250372" y="5704114"/>
                                  <a:ext cx="1150620" cy="5181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62FF8A" w14:textId="3455C5C0" w:rsidR="00A4244B" w:rsidRPr="00652594" w:rsidRDefault="00A4244B" w:rsidP="00D14ECD">
                                    <w:pPr>
                                      <w:spacing w:before="0" w:after="0" w:line="240" w:lineRule="auto"/>
                                      <w:rPr>
                                        <w:sz w:val="22"/>
                                      </w:rPr>
                                    </w:pPr>
                                    <w:r>
                                      <w:rPr>
                                        <w:sz w:val="22"/>
                                      </w:rPr>
                                      <w:t>Báo cáo Bộ GD&amp;ĐT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 name="Oval 15"/>
                              <wps:cNvSpPr/>
                              <wps:spPr>
                                <a:xfrm>
                                  <a:off x="293914" y="6498771"/>
                                  <a:ext cx="1013460" cy="54864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C96E0A" w14:textId="49DFADF9" w:rsidR="00A4244B" w:rsidRPr="00163E69" w:rsidRDefault="00A4244B" w:rsidP="00163E69">
                                    <w:pPr>
                                      <w:spacing w:before="0" w:after="0" w:line="240" w:lineRule="auto"/>
                                      <w:rPr>
                                        <w:sz w:val="22"/>
                                      </w:rPr>
                                    </w:pPr>
                                    <w:r>
                                      <w:rPr>
                                        <w:sz w:val="22"/>
                                      </w:rPr>
                                      <w:t>Triển khai thực hiện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 name="Elbow Connector 18"/>
                              <wps:cNvCnPr/>
                              <wps:spPr>
                                <a:xfrm flipH="1" flipV="1">
                                  <a:off x="1360714" y="2002971"/>
                                  <a:ext cx="256656" cy="1373274"/>
                                </a:xfrm>
                                <a:prstGeom prst="bentConnector3">
                                  <a:avLst>
                                    <a:gd name="adj1" fmla="val -3857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70D99D9" id="Group 23" o:spid="_x0000_s1026" style="position:absolute;margin-left:-.4pt;margin-top:14.65pt;width:127.35pt;height:554.9pt;z-index:251681792" coordsize="16173,70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">
                      <v:oval id="Oval 8" o:spid="_x0000_s1027" style="position:absolute;left:435;width:15011;height:9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" fillcolor="white [3201]" strokecolor="black [3213]" strokeweight="1pt">
                        <v:stroke joinstyle="miter"/>
                        <v:textbox inset="0,0,0,0">
                          <w:txbxContent>
                            <w:p w14:paraId="0A1B671B" w14:textId="68765A7E" w:rsidR="00A4244B" w:rsidRPr="00163E69" w:rsidRDefault="00A4244B" w:rsidP="00163E69">
                              <w:pPr>
                                <w:spacing w:before="0" w:after="0" w:line="240" w:lineRule="auto"/>
                                <w:rPr>
                                  <w:sz w:val="22"/>
                                </w:rPr>
                              </w:pPr>
                              <w:r w:rsidRPr="00163E69">
                                <w:rPr>
                                  <w:sz w:val="22"/>
                                </w:rPr>
                                <w:t>Xây dựng, đề xuất, thẩm định và phê chủ trương mở ngành đào tạo</w:t>
                              </w:r>
                            </w:p>
                          </w:txbxContent>
                        </v:textbox>
                      </v:oval>
                      <v:rect id="Rectangle 9" o:spid="_x0000_s1028" style="position:absolute;left:1741;top:16764;width:11506;height:6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" fillcolor="white [3201]" strokecolor="black [3213]" strokeweight="1pt">
                        <v:textbox inset="0,0,0,0">
                          <w:txbxContent>
                            <w:p w14:paraId="28AB34DA" w14:textId="405C3D59" w:rsidR="00A4244B" w:rsidRPr="00652594" w:rsidRDefault="00A4244B" w:rsidP="00D14ECD">
                              <w:pPr>
                                <w:spacing w:before="0" w:after="0" w:line="240" w:lineRule="auto"/>
                                <w:rPr>
                                  <w:sz w:val="22"/>
                                </w:rPr>
                              </w:pPr>
                              <w:r w:rsidRPr="00652594">
                                <w:rPr>
                                  <w:sz w:val="22"/>
                                </w:rPr>
                                <w:t>Xây dựng đề án mở ngành đào tạo</w:t>
                              </w:r>
                            </w:p>
                          </w:txbxContent>
                        </v:textbox>
                      </v:rect>
                      <v:shapetype id="_x0000_t4" coordsize="21600,21600" o:spt="4" path="m10800,l,10800,10800,21600,21600,10800xe">
                        <v:stroke joinstyle="miter"/>
                        <v:path gradientshapeok="t" o:connecttype="rect" textboxrect="5400,5400,16200,16200"/>
                      </v:shapetype>
                      <v:shape id="Diamond 10" o:spid="_x0000_s1029" type="#_x0000_t4" style="position:absolute;top:28302;width:16154;height:1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" fillcolor="white [3201]" strokecolor="black [3213]" strokeweight="1pt">
                        <v:textbox inset="0,0,0,0">
                          <w:txbxContent>
                            <w:p w14:paraId="4179E661" w14:textId="711C0E58" w:rsidR="00A4244B" w:rsidRPr="00652594" w:rsidRDefault="00A4244B" w:rsidP="00652594">
                              <w:pPr>
                                <w:spacing w:before="0" w:after="0" w:line="240" w:lineRule="auto"/>
                                <w:rPr>
                                  <w:sz w:val="22"/>
                                </w:rPr>
                              </w:pPr>
                              <w:r w:rsidRPr="00652594">
                                <w:rPr>
                                  <w:sz w:val="22"/>
                                </w:rPr>
                                <w:t>Thẩm định đ</w:t>
                              </w:r>
                              <w:r>
                                <w:rPr>
                                  <w:sz w:val="22"/>
                                </w:rPr>
                                <w:t>ề</w:t>
                              </w:r>
                              <w:r w:rsidRPr="00652594">
                                <w:rPr>
                                  <w:sz w:val="22"/>
                                </w:rPr>
                                <w:t xml:space="preserve"> án mở ngành đào tạo</w:t>
                              </w:r>
                            </w:p>
                          </w:txbxContent>
                        </v:textbox>
                      </v:shape>
                      <v:rect id="Rectangle 11" o:spid="_x0000_s1030" style="position:absolute;left:2503;top:41583;width:11506;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" fillcolor="white [3201]" strokecolor="black [3213]" strokeweight="1pt">
                        <v:textbox inset="0,0,0,0">
                          <w:txbxContent>
                            <w:p w14:paraId="635A1193" w14:textId="3685E100" w:rsidR="00A4244B" w:rsidRPr="00652594" w:rsidRDefault="00A4244B" w:rsidP="00D14ECD">
                              <w:pPr>
                                <w:spacing w:before="0" w:after="0" w:line="240" w:lineRule="auto"/>
                                <w:rPr>
                                  <w:sz w:val="22"/>
                                </w:rPr>
                              </w:pPr>
                              <w:r>
                                <w:rPr>
                                  <w:sz w:val="22"/>
                                </w:rPr>
                                <w:t>Hoàn thiện hồ sơ mở ngành</w:t>
                              </w:r>
                            </w:p>
                          </w:txbxContent>
                        </v:textbox>
                      </v:rect>
                      <v:rect id="Rectangle 13" o:spid="_x0000_s1031" style="position:absolute;left:2503;top:49747;width:11506;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" fillcolor="white [3201]" strokecolor="black [3213]" strokeweight="1pt">
                        <v:textbox inset="0,0,0,0">
                          <w:txbxContent>
                            <w:p w14:paraId="4177724E" w14:textId="1F031D38" w:rsidR="00A4244B" w:rsidRPr="00652594" w:rsidRDefault="00A4244B" w:rsidP="00D14ECD">
                              <w:pPr>
                                <w:spacing w:before="0" w:after="0" w:line="240" w:lineRule="auto"/>
                                <w:rPr>
                                  <w:sz w:val="22"/>
                                </w:rPr>
                              </w:pPr>
                              <w:r>
                                <w:rPr>
                                  <w:sz w:val="22"/>
                                </w:rPr>
                                <w:t>Phê duyệt đề án và quyết định mở ngành</w:t>
                              </w:r>
                              <w:r>
                                <w:rPr>
                                  <w:sz w:val="22"/>
                                </w:rPr>
                                <w:tab/>
                              </w:r>
                            </w:p>
                          </w:txbxContent>
                        </v:textbox>
                      </v:rect>
                      <v:rect id="Rectangle 14" o:spid="_x0000_s1032" style="position:absolute;left:2503;top:57041;width:1150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" fillcolor="white [3201]" strokecolor="black [3213]" strokeweight="1pt">
                        <v:textbox inset="0,0,0,0">
                          <w:txbxContent>
                            <w:p w14:paraId="5962FF8A" w14:textId="3455C5C0" w:rsidR="00A4244B" w:rsidRPr="00652594" w:rsidRDefault="00A4244B" w:rsidP="00D14ECD">
                              <w:pPr>
                                <w:spacing w:before="0" w:after="0" w:line="240" w:lineRule="auto"/>
                                <w:rPr>
                                  <w:sz w:val="22"/>
                                </w:rPr>
                              </w:pPr>
                              <w:r>
                                <w:rPr>
                                  <w:sz w:val="22"/>
                                </w:rPr>
                                <w:t>Báo cáo Bộ GD&amp;ĐT</w:t>
                              </w:r>
                            </w:p>
                          </w:txbxContent>
                        </v:textbox>
                      </v:rect>
                      <v:oval id="Oval 15" o:spid="_x0000_s1033" style="position:absolute;left:2939;top:64987;width:10134;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" fillcolor="white [3201]" strokecolor="black [3213]" strokeweight="1pt">
                        <v:stroke joinstyle="miter"/>
                        <v:textbox inset="0,0,0,0">
                          <w:txbxContent>
                            <w:p w14:paraId="68C96E0A" w14:textId="49DFADF9" w:rsidR="00A4244B" w:rsidRPr="00163E69" w:rsidRDefault="00A4244B" w:rsidP="00163E69">
                              <w:pPr>
                                <w:spacing w:before="0" w:after="0" w:line="240" w:lineRule="auto"/>
                                <w:rPr>
                                  <w:sz w:val="22"/>
                                </w:rPr>
                              </w:pPr>
                              <w:r>
                                <w:rPr>
                                  <w:sz w:val="22"/>
                                </w:rPr>
                                <w:t>Triển khai thực hiện</w:t>
                              </w:r>
                            </w:p>
                          </w:txbxContent>
                        </v:textbox>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8" o:spid="_x0000_s1034" type="#_x0000_t34" style="position:absolute;left:13607;top:20029;width:2566;height:13733;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" adj="-8332" strokecolor="black [3213]" strokeweight=".5pt">
                        <v:stroke endarrow="block"/>
                      </v:shape>
                    </v:group>
                  </w:pict>
                </mc:Fallback>
              </mc:AlternateContent>
            </w:r>
            <w:r w:rsidR="00ED6203" w:rsidRPr="000D1248">
              <w:rPr>
                <w:rFonts w:eastAsiaTheme="minorHAnsi"/>
                <w:noProof/>
              </w:rPr>
              <mc:AlternateContent>
                <mc:Choice Requires="wps">
                  <w:drawing>
                    <wp:anchor distT="0" distB="0" distL="114300" distR="114300" simplePos="0" relativeHeight="251678720" behindDoc="0" locked="0" layoutInCell="1" allowOverlap="1" wp14:anchorId="106E0A97" wp14:editId="206D2C71">
                      <wp:simplePos x="0" y="0"/>
                      <wp:positionH relativeFrom="column">
                        <wp:posOffset>763058</wp:posOffset>
                      </wp:positionH>
                      <wp:positionV relativeFrom="paragraph">
                        <wp:posOffset>1091565</wp:posOffset>
                      </wp:positionV>
                      <wp:extent cx="0" cy="770890"/>
                      <wp:effectExtent l="76200" t="0" r="57150" b="48260"/>
                      <wp:wrapNone/>
                      <wp:docPr id="16" name="Straight Arrow Connector 16"/>
                      <wp:cNvGraphicFramePr/>
                      <a:graphic xmlns:a="http://schemas.openxmlformats.org/drawingml/2006/main">
                        <a:graphicData uri="http://schemas.microsoft.com/office/word/2010/wordprocessingShape">
                          <wps:wsp>
                            <wps:cNvCnPr/>
                            <wps:spPr>
                              <a:xfrm>
                                <a:off x="0" y="0"/>
                                <a:ext cx="0" cy="770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8BCF720" id="Straight Arrow Connector 16" o:spid="_x0000_s1026" type="#_x0000_t32" style="position:absolute;margin-left:60.1pt;margin-top:85.95pt;width:0;height:60.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" strokecolor="black [3200]" strokeweight=".5pt">
                      <v:stroke endarrow="block" joinstyle="miter"/>
                    </v:shape>
                  </w:pict>
                </mc:Fallback>
              </mc:AlternateContent>
            </w:r>
          </w:p>
        </w:tc>
        <w:tc>
          <w:tcPr>
            <w:tcW w:w="3118" w:type="dxa"/>
            <w:vAlign w:val="center"/>
          </w:tcPr>
          <w:p w14:paraId="37783408" w14:textId="2ED1AD52" w:rsidR="00163E69" w:rsidRPr="000D1248" w:rsidRDefault="00163E69" w:rsidP="00ED6203">
            <w:pPr>
              <w:pStyle w:val="NormalWeb"/>
              <w:spacing w:before="0" w:beforeAutospacing="0" w:after="0" w:afterAutospacing="0"/>
              <w:rPr>
                <w:rFonts w:eastAsiaTheme="minorHAnsi"/>
              </w:rPr>
            </w:pPr>
            <w:r w:rsidRPr="000D1248">
              <w:rPr>
                <w:rFonts w:eastAsiaTheme="minorHAnsi"/>
              </w:rPr>
              <w:t>- Khảo sát nhu cầu của các bên liên quan về ngành dự kiến mở</w:t>
            </w:r>
          </w:p>
          <w:p w14:paraId="543695EE" w14:textId="29B6B9EB" w:rsidR="00163E69" w:rsidRPr="000D1248" w:rsidRDefault="00163E69" w:rsidP="00ED6203">
            <w:pPr>
              <w:pStyle w:val="NormalWeb"/>
              <w:spacing w:before="0" w:beforeAutospacing="0" w:after="0" w:afterAutospacing="0"/>
              <w:rPr>
                <w:rFonts w:eastAsiaTheme="minorHAnsi"/>
              </w:rPr>
            </w:pPr>
            <w:r w:rsidRPr="000D1248">
              <w:rPr>
                <w:rFonts w:eastAsiaTheme="minorHAnsi"/>
              </w:rPr>
              <w:t>- Xây dựng và đề xuất chủ trương mở ngành</w:t>
            </w:r>
          </w:p>
          <w:p w14:paraId="7C31D51C" w14:textId="7E881596" w:rsidR="00163E69" w:rsidRPr="000D1248" w:rsidRDefault="00163E69" w:rsidP="00ED6203">
            <w:pPr>
              <w:pStyle w:val="NormalWeb"/>
              <w:spacing w:before="0" w:beforeAutospacing="0" w:after="0" w:afterAutospacing="0"/>
              <w:rPr>
                <w:rFonts w:eastAsiaTheme="minorHAnsi"/>
              </w:rPr>
            </w:pPr>
            <w:r w:rsidRPr="000D1248">
              <w:rPr>
                <w:rFonts w:eastAsiaTheme="minorHAnsi"/>
              </w:rPr>
              <w:t>- Thẩm định đề xuất</w:t>
            </w:r>
          </w:p>
          <w:p w14:paraId="64D6CDE6" w14:textId="77777777" w:rsidR="00163E69" w:rsidRPr="000D1248" w:rsidRDefault="00163E69" w:rsidP="00ED6203">
            <w:pPr>
              <w:pStyle w:val="NormalWeb"/>
              <w:spacing w:before="0" w:beforeAutospacing="0" w:after="0" w:afterAutospacing="0"/>
              <w:rPr>
                <w:rFonts w:eastAsiaTheme="minorHAnsi"/>
              </w:rPr>
            </w:pPr>
            <w:r w:rsidRPr="000D1248">
              <w:rPr>
                <w:rFonts w:eastAsiaTheme="minorHAnsi"/>
              </w:rPr>
              <w:t>- Trình HĐT phê duyệt đề xuất</w:t>
            </w:r>
          </w:p>
          <w:p w14:paraId="10FD1ADB" w14:textId="03025D7C" w:rsidR="00163E69" w:rsidRPr="000D1248" w:rsidRDefault="00163E69" w:rsidP="00ED6203">
            <w:pPr>
              <w:pStyle w:val="NormalWeb"/>
              <w:spacing w:before="0" w:beforeAutospacing="0" w:after="0" w:afterAutospacing="0"/>
              <w:rPr>
                <w:rFonts w:eastAsiaTheme="minorHAnsi"/>
              </w:rPr>
            </w:pPr>
            <w:r w:rsidRPr="000D1248">
              <w:rPr>
                <w:rFonts w:eastAsiaTheme="minorHAnsi"/>
              </w:rPr>
              <w:t>- Nghị quyết HĐT phê duyệt chủ trương mở ngành</w:t>
            </w:r>
          </w:p>
        </w:tc>
        <w:tc>
          <w:tcPr>
            <w:tcW w:w="2410" w:type="dxa"/>
            <w:vAlign w:val="center"/>
          </w:tcPr>
          <w:p w14:paraId="62AD5B8E" w14:textId="77777777" w:rsidR="002B675F" w:rsidRPr="000D1248" w:rsidRDefault="00163E69" w:rsidP="00ED6203">
            <w:pPr>
              <w:pStyle w:val="NormalWeb"/>
              <w:spacing w:before="0" w:beforeAutospacing="0" w:after="0" w:afterAutospacing="0"/>
              <w:rPr>
                <w:rFonts w:eastAsiaTheme="minorHAnsi"/>
              </w:rPr>
            </w:pPr>
            <w:r w:rsidRPr="000D1248">
              <w:rPr>
                <w:rFonts w:eastAsiaTheme="minorHAnsi"/>
              </w:rPr>
              <w:t>- Khoa đăng ký mở ngành</w:t>
            </w:r>
          </w:p>
          <w:p w14:paraId="4095B696" w14:textId="172B66DE" w:rsidR="00163E69" w:rsidRPr="000D1248" w:rsidRDefault="00163E69" w:rsidP="00ED6203">
            <w:pPr>
              <w:pStyle w:val="NormalWeb"/>
              <w:spacing w:before="0" w:beforeAutospacing="0" w:after="0" w:afterAutospacing="0"/>
              <w:rPr>
                <w:rFonts w:eastAsiaTheme="minorHAnsi"/>
              </w:rPr>
            </w:pPr>
            <w:r w:rsidRPr="000D1248">
              <w:rPr>
                <w:rFonts w:eastAsiaTheme="minorHAnsi"/>
              </w:rPr>
              <w:t xml:space="preserve">- </w:t>
            </w:r>
            <w:r w:rsidR="00D14ECD" w:rsidRPr="000D1248">
              <w:rPr>
                <w:rFonts w:eastAsiaTheme="minorHAnsi"/>
              </w:rPr>
              <w:t>PĐT</w:t>
            </w:r>
          </w:p>
          <w:p w14:paraId="6CDCFD03" w14:textId="77777777" w:rsidR="00163E69" w:rsidRPr="000D1248" w:rsidRDefault="00163E69" w:rsidP="00ED6203">
            <w:pPr>
              <w:pStyle w:val="NormalWeb"/>
              <w:spacing w:before="0" w:beforeAutospacing="0" w:after="0" w:afterAutospacing="0"/>
              <w:rPr>
                <w:rFonts w:eastAsiaTheme="minorHAnsi"/>
              </w:rPr>
            </w:pPr>
            <w:r w:rsidRPr="000D1248">
              <w:rPr>
                <w:rFonts w:eastAsiaTheme="minorHAnsi"/>
              </w:rPr>
              <w:t>- Các đơn vị liên quan</w:t>
            </w:r>
          </w:p>
          <w:p w14:paraId="51D0BBB9" w14:textId="465CC932" w:rsidR="00163E69" w:rsidRPr="000D1248" w:rsidRDefault="00163E69" w:rsidP="00ED6203">
            <w:pPr>
              <w:pStyle w:val="NormalWeb"/>
              <w:spacing w:before="0" w:beforeAutospacing="0" w:after="0" w:afterAutospacing="0"/>
              <w:rPr>
                <w:rFonts w:eastAsiaTheme="minorHAnsi"/>
              </w:rPr>
            </w:pPr>
            <w:r w:rsidRPr="000D1248">
              <w:rPr>
                <w:rFonts w:eastAsiaTheme="minorHAnsi"/>
              </w:rPr>
              <w:t>- HĐ</w:t>
            </w:r>
            <w:r w:rsidR="00D14ECD" w:rsidRPr="000D1248">
              <w:rPr>
                <w:rFonts w:eastAsiaTheme="minorHAnsi"/>
              </w:rPr>
              <w:t xml:space="preserve"> </w:t>
            </w:r>
            <w:r w:rsidRPr="000D1248">
              <w:rPr>
                <w:rFonts w:eastAsiaTheme="minorHAnsi"/>
              </w:rPr>
              <w:t>KH&amp;ĐT</w:t>
            </w:r>
          </w:p>
          <w:p w14:paraId="58FC0A97" w14:textId="453112DD" w:rsidR="00163E69" w:rsidRPr="000D1248" w:rsidRDefault="00163E69" w:rsidP="00ED6203">
            <w:pPr>
              <w:pStyle w:val="NormalWeb"/>
              <w:spacing w:before="0" w:beforeAutospacing="0" w:after="0" w:afterAutospacing="0"/>
              <w:rPr>
                <w:rFonts w:eastAsiaTheme="minorHAnsi"/>
              </w:rPr>
            </w:pPr>
            <w:r w:rsidRPr="000D1248">
              <w:rPr>
                <w:rFonts w:eastAsiaTheme="minorHAnsi"/>
              </w:rPr>
              <w:t>-HĐT</w:t>
            </w:r>
          </w:p>
        </w:tc>
        <w:tc>
          <w:tcPr>
            <w:tcW w:w="1134" w:type="dxa"/>
            <w:vAlign w:val="center"/>
          </w:tcPr>
          <w:p w14:paraId="582F2430" w14:textId="0239AE4B" w:rsidR="002B675F" w:rsidRPr="000D1248" w:rsidRDefault="00163E69" w:rsidP="00ED6203">
            <w:pPr>
              <w:pStyle w:val="NormalWeb"/>
              <w:spacing w:before="0" w:beforeAutospacing="0" w:after="0" w:afterAutospacing="0"/>
              <w:rPr>
                <w:rFonts w:eastAsiaTheme="minorHAnsi"/>
              </w:rPr>
            </w:pPr>
            <w:r w:rsidRPr="000D1248">
              <w:rPr>
                <w:rFonts w:eastAsiaTheme="minorHAnsi"/>
              </w:rPr>
              <w:t>Tối đa 40 ngày</w:t>
            </w:r>
          </w:p>
        </w:tc>
      </w:tr>
      <w:tr w:rsidR="002B675F" w:rsidRPr="000D1248" w14:paraId="4CC80251" w14:textId="77777777" w:rsidTr="00385BBE">
        <w:trPr>
          <w:trHeight w:val="1299"/>
          <w:jc w:val="center"/>
        </w:trPr>
        <w:tc>
          <w:tcPr>
            <w:tcW w:w="784" w:type="dxa"/>
            <w:vAlign w:val="center"/>
          </w:tcPr>
          <w:p w14:paraId="5150DBB2" w14:textId="4771B369" w:rsidR="002B675F" w:rsidRPr="000D1248" w:rsidRDefault="00385BBE" w:rsidP="00385BBE">
            <w:pPr>
              <w:pStyle w:val="NormalWeb"/>
              <w:spacing w:before="0" w:beforeAutospacing="0" w:after="0" w:afterAutospacing="0"/>
              <w:jc w:val="center"/>
              <w:rPr>
                <w:rFonts w:eastAsiaTheme="minorHAnsi"/>
              </w:rPr>
            </w:pPr>
            <w:r w:rsidRPr="000D1248">
              <w:rPr>
                <w:rFonts w:eastAsiaTheme="minorHAnsi"/>
              </w:rPr>
              <w:t>2</w:t>
            </w:r>
          </w:p>
        </w:tc>
        <w:tc>
          <w:tcPr>
            <w:tcW w:w="2897" w:type="dxa"/>
          </w:tcPr>
          <w:p w14:paraId="26092F5B" w14:textId="4D6EE386" w:rsidR="002B675F" w:rsidRPr="000D1248" w:rsidRDefault="00ED6203" w:rsidP="00D14ECD">
            <w:pPr>
              <w:pStyle w:val="NormalWeb"/>
              <w:spacing w:before="0" w:beforeAutospacing="0" w:after="0" w:afterAutospacing="0"/>
              <w:rPr>
                <w:rFonts w:eastAsiaTheme="minorHAnsi"/>
              </w:rPr>
            </w:pPr>
            <w:r w:rsidRPr="000D1248">
              <w:rPr>
                <w:rFonts w:eastAsiaTheme="minorHAnsi"/>
                <w:noProof/>
              </w:rPr>
              <mc:AlternateContent>
                <mc:Choice Requires="wps">
                  <w:drawing>
                    <wp:anchor distT="0" distB="0" distL="114300" distR="114300" simplePos="0" relativeHeight="251679744" behindDoc="0" locked="0" layoutInCell="1" allowOverlap="1" wp14:anchorId="31A17834" wp14:editId="174EAB1E">
                      <wp:simplePos x="0" y="0"/>
                      <wp:positionH relativeFrom="column">
                        <wp:posOffset>786534</wp:posOffset>
                      </wp:positionH>
                      <wp:positionV relativeFrom="paragraph">
                        <wp:posOffset>801024</wp:posOffset>
                      </wp:positionV>
                      <wp:extent cx="0" cy="440055"/>
                      <wp:effectExtent l="76200" t="0" r="57150" b="55245"/>
                      <wp:wrapNone/>
                      <wp:docPr id="17" name="Straight Arrow Connector 17"/>
                      <wp:cNvGraphicFramePr/>
                      <a:graphic xmlns:a="http://schemas.openxmlformats.org/drawingml/2006/main">
                        <a:graphicData uri="http://schemas.microsoft.com/office/word/2010/wordprocessingShape">
                          <wps:wsp>
                            <wps:cNvCnPr/>
                            <wps:spPr>
                              <a:xfrm>
                                <a:off x="0" y="0"/>
                                <a:ext cx="0" cy="4400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237415D" id="Straight Arrow Connector 17" o:spid="_x0000_s1026" type="#_x0000_t32" style="position:absolute;margin-left:61.95pt;margin-top:63.05pt;width:0;height:34.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" strokecolor="black [3200]" strokeweight=".5pt">
                      <v:stroke endarrow="block" joinstyle="miter"/>
                    </v:shape>
                  </w:pict>
                </mc:Fallback>
              </mc:AlternateContent>
            </w:r>
          </w:p>
        </w:tc>
        <w:tc>
          <w:tcPr>
            <w:tcW w:w="3118" w:type="dxa"/>
            <w:vAlign w:val="center"/>
          </w:tcPr>
          <w:p w14:paraId="3B84C14B" w14:textId="77777777" w:rsidR="002B675F" w:rsidRPr="000D1248" w:rsidRDefault="00D14ECD" w:rsidP="00ED6203">
            <w:pPr>
              <w:pStyle w:val="NormalWeb"/>
              <w:spacing w:before="0" w:beforeAutospacing="0" w:after="0" w:afterAutospacing="0"/>
              <w:rPr>
                <w:rFonts w:eastAsiaTheme="minorHAnsi"/>
              </w:rPr>
            </w:pPr>
            <w:r w:rsidRPr="000D1248">
              <w:rPr>
                <w:rFonts w:eastAsiaTheme="minorHAnsi"/>
              </w:rPr>
              <w:t>- Thành lập các Ban, Hội đồng có liên quan</w:t>
            </w:r>
          </w:p>
          <w:p w14:paraId="309213C7" w14:textId="77777777" w:rsidR="00D14ECD" w:rsidRPr="000D1248" w:rsidRDefault="00D14ECD" w:rsidP="00ED6203">
            <w:pPr>
              <w:pStyle w:val="NormalWeb"/>
              <w:spacing w:before="0" w:beforeAutospacing="0" w:after="0" w:afterAutospacing="0"/>
              <w:rPr>
                <w:rFonts w:eastAsiaTheme="minorHAnsi"/>
              </w:rPr>
            </w:pPr>
            <w:r w:rsidRPr="000D1248">
              <w:rPr>
                <w:rFonts w:eastAsiaTheme="minorHAnsi"/>
              </w:rPr>
              <w:t>- Xây dựng, thẩm định và ban hành CTĐT</w:t>
            </w:r>
          </w:p>
          <w:p w14:paraId="496A7AEB" w14:textId="7BAB64CA" w:rsidR="00D14ECD" w:rsidRPr="000D1248" w:rsidRDefault="00D14ECD" w:rsidP="00ED6203">
            <w:pPr>
              <w:pStyle w:val="NormalWeb"/>
              <w:spacing w:before="0" w:beforeAutospacing="0" w:after="0" w:afterAutospacing="0"/>
              <w:rPr>
                <w:rFonts w:eastAsiaTheme="minorHAnsi"/>
              </w:rPr>
            </w:pPr>
            <w:r w:rsidRPr="000D1248">
              <w:rPr>
                <w:rFonts w:eastAsiaTheme="minorHAnsi"/>
              </w:rPr>
              <w:t>- Dự thảo đề án mở ngành và điều kiện đảm bảo chất lượng (ĐBCL) kèm minh chứng</w:t>
            </w:r>
          </w:p>
        </w:tc>
        <w:tc>
          <w:tcPr>
            <w:tcW w:w="2410" w:type="dxa"/>
            <w:vAlign w:val="center"/>
          </w:tcPr>
          <w:p w14:paraId="0E86C720" w14:textId="6C30EB89" w:rsidR="002B675F" w:rsidRPr="000D1248" w:rsidRDefault="00D14ECD" w:rsidP="00ED6203">
            <w:pPr>
              <w:pStyle w:val="NormalWeb"/>
              <w:spacing w:before="0" w:beforeAutospacing="0" w:after="0" w:afterAutospacing="0"/>
              <w:rPr>
                <w:rFonts w:eastAsiaTheme="minorHAnsi"/>
              </w:rPr>
            </w:pPr>
            <w:r w:rsidRPr="000D1248">
              <w:rPr>
                <w:rFonts w:eastAsiaTheme="minorHAnsi"/>
              </w:rPr>
              <w:t>- Khoa đăng ký mở ngành</w:t>
            </w:r>
          </w:p>
          <w:p w14:paraId="60CEEF54" w14:textId="77777777" w:rsidR="00D14ECD" w:rsidRPr="000D1248" w:rsidRDefault="00D14ECD" w:rsidP="00ED6203">
            <w:pPr>
              <w:pStyle w:val="NormalWeb"/>
              <w:spacing w:before="0" w:beforeAutospacing="0" w:after="0" w:afterAutospacing="0"/>
              <w:rPr>
                <w:rFonts w:eastAsiaTheme="minorHAnsi"/>
              </w:rPr>
            </w:pPr>
            <w:r w:rsidRPr="000D1248">
              <w:rPr>
                <w:rFonts w:eastAsiaTheme="minorHAnsi"/>
              </w:rPr>
              <w:t>- Các Ban, Hội đồng</w:t>
            </w:r>
          </w:p>
          <w:p w14:paraId="230FAA23" w14:textId="77777777" w:rsidR="00D14ECD" w:rsidRPr="000D1248" w:rsidRDefault="00D14ECD" w:rsidP="00ED6203">
            <w:pPr>
              <w:pStyle w:val="NormalWeb"/>
              <w:spacing w:before="0" w:beforeAutospacing="0" w:after="0" w:afterAutospacing="0"/>
              <w:rPr>
                <w:rFonts w:eastAsiaTheme="minorHAnsi"/>
              </w:rPr>
            </w:pPr>
            <w:r w:rsidRPr="000D1248">
              <w:rPr>
                <w:rFonts w:eastAsiaTheme="minorHAnsi"/>
              </w:rPr>
              <w:t>- PĐT</w:t>
            </w:r>
          </w:p>
          <w:p w14:paraId="4E085D53" w14:textId="77777777" w:rsidR="00D14ECD" w:rsidRPr="000D1248" w:rsidRDefault="00D14ECD" w:rsidP="00ED6203">
            <w:pPr>
              <w:pStyle w:val="NormalWeb"/>
              <w:spacing w:before="0" w:beforeAutospacing="0" w:after="0" w:afterAutospacing="0"/>
              <w:rPr>
                <w:rFonts w:eastAsiaTheme="minorHAnsi"/>
              </w:rPr>
            </w:pPr>
            <w:r w:rsidRPr="000D1248">
              <w:rPr>
                <w:rFonts w:eastAsiaTheme="minorHAnsi"/>
              </w:rPr>
              <w:t>- Các đơn vị liên quan</w:t>
            </w:r>
          </w:p>
          <w:p w14:paraId="45B8E2C0" w14:textId="77777777" w:rsidR="00D14ECD" w:rsidRPr="000D1248" w:rsidRDefault="00D14ECD" w:rsidP="00ED6203">
            <w:pPr>
              <w:pStyle w:val="NormalWeb"/>
              <w:spacing w:before="0" w:beforeAutospacing="0" w:after="0" w:afterAutospacing="0"/>
              <w:rPr>
                <w:rFonts w:eastAsiaTheme="minorHAnsi"/>
              </w:rPr>
            </w:pPr>
            <w:r w:rsidRPr="000D1248">
              <w:rPr>
                <w:rFonts w:eastAsiaTheme="minorHAnsi"/>
              </w:rPr>
              <w:t>- HĐTĐ CTĐT</w:t>
            </w:r>
          </w:p>
          <w:p w14:paraId="14FA6071" w14:textId="45B10B36" w:rsidR="00D14ECD" w:rsidRPr="000D1248" w:rsidRDefault="00D14ECD" w:rsidP="00ED6203">
            <w:pPr>
              <w:pStyle w:val="NormalWeb"/>
              <w:spacing w:before="0" w:beforeAutospacing="0" w:after="0" w:afterAutospacing="0"/>
              <w:rPr>
                <w:rFonts w:eastAsiaTheme="minorHAnsi"/>
              </w:rPr>
            </w:pPr>
            <w:r w:rsidRPr="000D1248">
              <w:rPr>
                <w:rFonts w:eastAsiaTheme="minorHAnsi"/>
              </w:rPr>
              <w:t>- HĐ KH&amp;ĐT</w:t>
            </w:r>
          </w:p>
        </w:tc>
        <w:tc>
          <w:tcPr>
            <w:tcW w:w="1134" w:type="dxa"/>
            <w:vAlign w:val="center"/>
          </w:tcPr>
          <w:p w14:paraId="64528512" w14:textId="70FDD6FC" w:rsidR="002B675F" w:rsidRPr="000D1248" w:rsidRDefault="00D14ECD" w:rsidP="00ED6203">
            <w:pPr>
              <w:pStyle w:val="NormalWeb"/>
              <w:spacing w:before="0" w:beforeAutospacing="0" w:after="0" w:afterAutospacing="0"/>
              <w:rPr>
                <w:rFonts w:eastAsiaTheme="minorHAnsi"/>
              </w:rPr>
            </w:pPr>
            <w:r w:rsidRPr="000D1248">
              <w:rPr>
                <w:rFonts w:eastAsiaTheme="minorHAnsi"/>
              </w:rPr>
              <w:t>Tối đa 90 ngày</w:t>
            </w:r>
          </w:p>
        </w:tc>
      </w:tr>
      <w:tr w:rsidR="002B675F" w:rsidRPr="000D1248" w14:paraId="659182F0" w14:textId="77777777" w:rsidTr="00385BBE">
        <w:trPr>
          <w:trHeight w:val="1789"/>
          <w:jc w:val="center"/>
        </w:trPr>
        <w:tc>
          <w:tcPr>
            <w:tcW w:w="784" w:type="dxa"/>
            <w:vAlign w:val="center"/>
          </w:tcPr>
          <w:p w14:paraId="300DC427" w14:textId="6FFC9723" w:rsidR="002B675F" w:rsidRPr="000D1248" w:rsidRDefault="00385BBE" w:rsidP="00385BBE">
            <w:pPr>
              <w:pStyle w:val="NormalWeb"/>
              <w:spacing w:before="0" w:beforeAutospacing="0" w:after="0" w:afterAutospacing="0"/>
              <w:jc w:val="center"/>
              <w:rPr>
                <w:rFonts w:eastAsiaTheme="minorHAnsi"/>
              </w:rPr>
            </w:pPr>
            <w:r w:rsidRPr="000D1248">
              <w:rPr>
                <w:rFonts w:eastAsiaTheme="minorHAnsi"/>
              </w:rPr>
              <w:t>3</w:t>
            </w:r>
          </w:p>
        </w:tc>
        <w:tc>
          <w:tcPr>
            <w:tcW w:w="2897" w:type="dxa"/>
          </w:tcPr>
          <w:p w14:paraId="1B2AE722" w14:textId="6C99123D" w:rsidR="002B675F" w:rsidRPr="000D1248" w:rsidRDefault="00ED6203" w:rsidP="00D14ECD">
            <w:pPr>
              <w:pStyle w:val="NormalWeb"/>
              <w:spacing w:before="0" w:beforeAutospacing="0" w:after="0" w:afterAutospacing="0"/>
              <w:rPr>
                <w:rFonts w:eastAsiaTheme="minorHAnsi"/>
              </w:rPr>
            </w:pPr>
            <w:r w:rsidRPr="000D1248">
              <w:rPr>
                <w:rFonts w:eastAsiaTheme="minorHAnsi"/>
                <w:noProof/>
              </w:rPr>
              <mc:AlternateContent>
                <mc:Choice Requires="wps">
                  <w:drawing>
                    <wp:anchor distT="0" distB="0" distL="114300" distR="114300" simplePos="0" relativeHeight="251682816" behindDoc="0" locked="0" layoutInCell="1" allowOverlap="1" wp14:anchorId="64579FEB" wp14:editId="68931DCF">
                      <wp:simplePos x="0" y="0"/>
                      <wp:positionH relativeFrom="column">
                        <wp:posOffset>802582</wp:posOffset>
                      </wp:positionH>
                      <wp:positionV relativeFrom="paragraph">
                        <wp:posOffset>1105535</wp:posOffset>
                      </wp:positionV>
                      <wp:extent cx="0" cy="254000"/>
                      <wp:effectExtent l="76200" t="0" r="57150" b="50800"/>
                      <wp:wrapNone/>
                      <wp:docPr id="19" name="Straight Arrow Connector 19"/>
                      <wp:cNvGraphicFramePr/>
                      <a:graphic xmlns:a="http://schemas.openxmlformats.org/drawingml/2006/main">
                        <a:graphicData uri="http://schemas.microsoft.com/office/word/2010/wordprocessingShape">
                          <wps:wsp>
                            <wps:cNvCnPr/>
                            <wps:spPr>
                              <a:xfrm>
                                <a:off x="0" y="0"/>
                                <a:ext cx="0" cy="25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7C9AAE9" id="Straight Arrow Connector 19" o:spid="_x0000_s1026" type="#_x0000_t32" style="position:absolute;margin-left:63.2pt;margin-top:87.05pt;width:0;height:20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" strokecolor="black [3213]" strokeweight=".5pt">
                      <v:stroke endarrow="block" joinstyle="miter"/>
                    </v:shape>
                  </w:pict>
                </mc:Fallback>
              </mc:AlternateContent>
            </w:r>
          </w:p>
        </w:tc>
        <w:tc>
          <w:tcPr>
            <w:tcW w:w="3118" w:type="dxa"/>
            <w:vAlign w:val="center"/>
          </w:tcPr>
          <w:p w14:paraId="3D7AD0D4" w14:textId="77777777" w:rsidR="002B675F" w:rsidRPr="000D1248" w:rsidRDefault="00652594" w:rsidP="00ED6203">
            <w:pPr>
              <w:pStyle w:val="NormalWeb"/>
              <w:spacing w:before="0" w:beforeAutospacing="0" w:after="0" w:afterAutospacing="0"/>
              <w:rPr>
                <w:rFonts w:eastAsiaTheme="minorHAnsi"/>
              </w:rPr>
            </w:pPr>
            <w:r w:rsidRPr="000D1248">
              <w:rPr>
                <w:rFonts w:eastAsiaTheme="minorHAnsi"/>
              </w:rPr>
              <w:t xml:space="preserve">- </w:t>
            </w:r>
            <w:bookmarkStart w:id="1" w:name="_Hlk199605210"/>
            <w:r w:rsidRPr="000D1248">
              <w:rPr>
                <w:rFonts w:eastAsiaTheme="minorHAnsi"/>
              </w:rPr>
              <w:t xml:space="preserve">Thẩm định đề án </w:t>
            </w:r>
            <w:bookmarkEnd w:id="1"/>
            <w:r w:rsidRPr="000D1248">
              <w:rPr>
                <w:rFonts w:eastAsiaTheme="minorHAnsi"/>
              </w:rPr>
              <w:t>mở ngành, kiểm tra các minh chứng về điều kiện ĐBCL ngành</w:t>
            </w:r>
          </w:p>
          <w:p w14:paraId="57F1CA75" w14:textId="1C2F7C80" w:rsidR="00652594" w:rsidRPr="000D1248" w:rsidRDefault="00652594" w:rsidP="00ED6203">
            <w:pPr>
              <w:pStyle w:val="NormalWeb"/>
              <w:spacing w:before="0" w:beforeAutospacing="0" w:after="0" w:afterAutospacing="0"/>
              <w:rPr>
                <w:rFonts w:eastAsiaTheme="minorHAnsi"/>
              </w:rPr>
            </w:pPr>
            <w:r w:rsidRPr="000D1248">
              <w:rPr>
                <w:rFonts w:eastAsiaTheme="minorHAnsi"/>
              </w:rPr>
              <w:t>- Biên bản thẩm định đề án của HĐ KH&amp;ĐT</w:t>
            </w:r>
          </w:p>
        </w:tc>
        <w:tc>
          <w:tcPr>
            <w:tcW w:w="2410" w:type="dxa"/>
            <w:vAlign w:val="center"/>
          </w:tcPr>
          <w:p w14:paraId="15AE8E06" w14:textId="77777777" w:rsidR="002B675F" w:rsidRPr="000D1248" w:rsidRDefault="00652594" w:rsidP="00ED6203">
            <w:pPr>
              <w:pStyle w:val="NormalWeb"/>
              <w:spacing w:before="0" w:beforeAutospacing="0" w:after="0" w:afterAutospacing="0"/>
              <w:rPr>
                <w:rFonts w:eastAsiaTheme="minorHAnsi"/>
              </w:rPr>
            </w:pPr>
            <w:r w:rsidRPr="000D1248">
              <w:rPr>
                <w:rFonts w:eastAsiaTheme="minorHAnsi"/>
              </w:rPr>
              <w:t>- Ban xây dựng đề án</w:t>
            </w:r>
          </w:p>
          <w:p w14:paraId="012DB5D9" w14:textId="77777777" w:rsidR="00652594" w:rsidRPr="000D1248" w:rsidRDefault="00652594" w:rsidP="00ED6203">
            <w:pPr>
              <w:pStyle w:val="NormalWeb"/>
              <w:spacing w:before="0" w:beforeAutospacing="0" w:after="0" w:afterAutospacing="0"/>
              <w:rPr>
                <w:rFonts w:eastAsiaTheme="minorHAnsi"/>
              </w:rPr>
            </w:pPr>
            <w:r w:rsidRPr="000D1248">
              <w:rPr>
                <w:rFonts w:eastAsiaTheme="minorHAnsi"/>
              </w:rPr>
              <w:t>- PĐT</w:t>
            </w:r>
          </w:p>
          <w:p w14:paraId="71F0D2CD" w14:textId="47C67DAF" w:rsidR="00652594" w:rsidRPr="000D1248" w:rsidRDefault="00652594" w:rsidP="00ED6203">
            <w:pPr>
              <w:pStyle w:val="NormalWeb"/>
              <w:spacing w:before="0" w:beforeAutospacing="0" w:after="0" w:afterAutospacing="0"/>
              <w:rPr>
                <w:rFonts w:eastAsiaTheme="minorHAnsi"/>
              </w:rPr>
            </w:pPr>
            <w:r w:rsidRPr="000D1248">
              <w:rPr>
                <w:rFonts w:eastAsiaTheme="minorHAnsi"/>
              </w:rPr>
              <w:t>- HĐ KH&amp;ĐT</w:t>
            </w:r>
          </w:p>
        </w:tc>
        <w:tc>
          <w:tcPr>
            <w:tcW w:w="1134" w:type="dxa"/>
            <w:vAlign w:val="center"/>
          </w:tcPr>
          <w:p w14:paraId="3ED3FCAE" w14:textId="52663822" w:rsidR="002B675F" w:rsidRPr="000D1248" w:rsidRDefault="00652594" w:rsidP="00ED6203">
            <w:pPr>
              <w:pStyle w:val="NormalWeb"/>
              <w:spacing w:before="0" w:beforeAutospacing="0" w:after="0" w:afterAutospacing="0"/>
              <w:rPr>
                <w:rFonts w:eastAsiaTheme="minorHAnsi"/>
              </w:rPr>
            </w:pPr>
            <w:r w:rsidRPr="000D1248">
              <w:rPr>
                <w:rFonts w:eastAsiaTheme="minorHAnsi"/>
              </w:rPr>
              <w:t>Tối đa 30 ngày</w:t>
            </w:r>
          </w:p>
        </w:tc>
      </w:tr>
      <w:tr w:rsidR="002B675F" w:rsidRPr="000D1248" w14:paraId="7FD67EE6" w14:textId="77777777" w:rsidTr="00385BBE">
        <w:trPr>
          <w:trHeight w:val="1403"/>
          <w:jc w:val="center"/>
        </w:trPr>
        <w:tc>
          <w:tcPr>
            <w:tcW w:w="784" w:type="dxa"/>
            <w:vAlign w:val="center"/>
          </w:tcPr>
          <w:p w14:paraId="1A592853" w14:textId="483F0B4E" w:rsidR="002B675F" w:rsidRPr="000D1248" w:rsidRDefault="00385BBE" w:rsidP="00385BBE">
            <w:pPr>
              <w:pStyle w:val="NormalWeb"/>
              <w:spacing w:before="0" w:beforeAutospacing="0" w:after="0" w:afterAutospacing="0"/>
              <w:jc w:val="center"/>
              <w:rPr>
                <w:rFonts w:eastAsiaTheme="minorHAnsi"/>
              </w:rPr>
            </w:pPr>
            <w:r w:rsidRPr="000D1248">
              <w:rPr>
                <w:rFonts w:eastAsiaTheme="minorHAnsi"/>
              </w:rPr>
              <w:t>4</w:t>
            </w:r>
          </w:p>
        </w:tc>
        <w:tc>
          <w:tcPr>
            <w:tcW w:w="2897" w:type="dxa"/>
          </w:tcPr>
          <w:p w14:paraId="2936B065" w14:textId="70EA766E" w:rsidR="00652594" w:rsidRPr="000D1248" w:rsidRDefault="00652594" w:rsidP="00D14ECD">
            <w:pPr>
              <w:pStyle w:val="NormalWeb"/>
              <w:spacing w:before="0" w:beforeAutospacing="0" w:after="0" w:afterAutospacing="0"/>
              <w:rPr>
                <w:rFonts w:eastAsiaTheme="minorHAnsi"/>
              </w:rPr>
            </w:pPr>
          </w:p>
          <w:p w14:paraId="26C21885" w14:textId="3D3CE22A" w:rsidR="00652594" w:rsidRPr="000D1248" w:rsidRDefault="00652594" w:rsidP="00D14ECD">
            <w:pPr>
              <w:pStyle w:val="NormalWeb"/>
              <w:spacing w:before="0" w:beforeAutospacing="0" w:after="0" w:afterAutospacing="0"/>
              <w:rPr>
                <w:rFonts w:eastAsiaTheme="minorHAnsi"/>
              </w:rPr>
            </w:pPr>
          </w:p>
          <w:p w14:paraId="74CE3B74" w14:textId="2055DFA9" w:rsidR="00652594" w:rsidRPr="000D1248" w:rsidRDefault="00652594" w:rsidP="00D14ECD">
            <w:pPr>
              <w:pStyle w:val="NormalWeb"/>
              <w:spacing w:before="0" w:beforeAutospacing="0" w:after="0" w:afterAutospacing="0"/>
              <w:rPr>
                <w:rFonts w:eastAsiaTheme="minorHAnsi"/>
              </w:rPr>
            </w:pPr>
          </w:p>
          <w:p w14:paraId="70599AAF" w14:textId="6D5BFAAB" w:rsidR="00652594" w:rsidRPr="000D1248" w:rsidRDefault="00652594" w:rsidP="00D14ECD">
            <w:pPr>
              <w:pStyle w:val="NormalWeb"/>
              <w:spacing w:before="0" w:beforeAutospacing="0" w:after="0" w:afterAutospacing="0"/>
              <w:rPr>
                <w:rFonts w:eastAsiaTheme="minorHAnsi"/>
              </w:rPr>
            </w:pPr>
          </w:p>
          <w:p w14:paraId="696CCAA5" w14:textId="69E101F6" w:rsidR="002B675F" w:rsidRPr="000D1248" w:rsidRDefault="00ED6203" w:rsidP="00D14ECD">
            <w:pPr>
              <w:pStyle w:val="NormalWeb"/>
              <w:spacing w:before="0" w:beforeAutospacing="0" w:after="0" w:afterAutospacing="0"/>
              <w:rPr>
                <w:rFonts w:eastAsiaTheme="minorHAnsi"/>
              </w:rPr>
            </w:pPr>
            <w:r w:rsidRPr="000D1248">
              <w:rPr>
                <w:rFonts w:eastAsiaTheme="minorHAnsi"/>
                <w:noProof/>
              </w:rPr>
              <mc:AlternateContent>
                <mc:Choice Requires="wps">
                  <w:drawing>
                    <wp:anchor distT="0" distB="0" distL="114300" distR="114300" simplePos="0" relativeHeight="251683840" behindDoc="0" locked="0" layoutInCell="1" allowOverlap="1" wp14:anchorId="78152DD4" wp14:editId="712B860C">
                      <wp:simplePos x="0" y="0"/>
                      <wp:positionH relativeFrom="column">
                        <wp:posOffset>789882</wp:posOffset>
                      </wp:positionH>
                      <wp:positionV relativeFrom="paragraph">
                        <wp:posOffset>40005</wp:posOffset>
                      </wp:positionV>
                      <wp:extent cx="0" cy="279400"/>
                      <wp:effectExtent l="76200" t="0" r="57150" b="63500"/>
                      <wp:wrapNone/>
                      <wp:docPr id="20" name="Straight Arrow Connector 20"/>
                      <wp:cNvGraphicFramePr/>
                      <a:graphic xmlns:a="http://schemas.openxmlformats.org/drawingml/2006/main">
                        <a:graphicData uri="http://schemas.microsoft.com/office/word/2010/wordprocessingShape">
                          <wps:wsp>
                            <wps:cNvCnPr/>
                            <wps:spPr>
                              <a:xfrm>
                                <a:off x="0" y="0"/>
                                <a:ext cx="0" cy="279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6F45801" id="Straight Arrow Connector 20" o:spid="_x0000_s1026" type="#_x0000_t32" style="position:absolute;margin-left:62.2pt;margin-top:3.15pt;width:0;height:2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" strokecolor="black [3213]" strokeweight=".5pt">
                      <v:stroke endarrow="block" joinstyle="miter"/>
                    </v:shape>
                  </w:pict>
                </mc:Fallback>
              </mc:AlternateContent>
            </w:r>
          </w:p>
        </w:tc>
        <w:tc>
          <w:tcPr>
            <w:tcW w:w="3118" w:type="dxa"/>
            <w:vAlign w:val="center"/>
          </w:tcPr>
          <w:p w14:paraId="4904F42D" w14:textId="77777777" w:rsidR="002B675F" w:rsidRPr="000D1248" w:rsidRDefault="00652594" w:rsidP="00ED6203">
            <w:pPr>
              <w:pStyle w:val="NormalWeb"/>
              <w:spacing w:before="0" w:beforeAutospacing="0" w:after="0" w:afterAutospacing="0"/>
              <w:rPr>
                <w:rFonts w:eastAsiaTheme="minorHAnsi"/>
              </w:rPr>
            </w:pPr>
            <w:r w:rsidRPr="000D1248">
              <w:rPr>
                <w:rFonts w:eastAsiaTheme="minorHAnsi"/>
              </w:rPr>
              <w:t>- Đề án mở ngành đã thẩm định.</w:t>
            </w:r>
          </w:p>
          <w:p w14:paraId="1D5CC78B" w14:textId="77777777" w:rsidR="00652594" w:rsidRPr="000D1248" w:rsidRDefault="00652594" w:rsidP="00ED6203">
            <w:pPr>
              <w:pStyle w:val="NormalWeb"/>
              <w:spacing w:before="0" w:beforeAutospacing="0" w:after="0" w:afterAutospacing="0"/>
              <w:rPr>
                <w:rFonts w:eastAsiaTheme="minorHAnsi"/>
              </w:rPr>
            </w:pPr>
            <w:r w:rsidRPr="000D1248">
              <w:rPr>
                <w:rFonts w:eastAsiaTheme="minorHAnsi"/>
              </w:rPr>
              <w:t>- Báo cáo về việc kiểm tra hồ sơ mở ngành.</w:t>
            </w:r>
          </w:p>
          <w:p w14:paraId="0DA71B9F" w14:textId="0289A208" w:rsidR="00652594" w:rsidRPr="000D1248" w:rsidRDefault="00652594" w:rsidP="00ED6203">
            <w:pPr>
              <w:pStyle w:val="NormalWeb"/>
              <w:spacing w:before="0" w:beforeAutospacing="0" w:after="0" w:afterAutospacing="0"/>
              <w:rPr>
                <w:rFonts w:eastAsiaTheme="minorHAnsi"/>
              </w:rPr>
            </w:pPr>
            <w:r w:rsidRPr="000D1248">
              <w:rPr>
                <w:rFonts w:eastAsiaTheme="minorHAnsi"/>
              </w:rPr>
              <w:t xml:space="preserve">- Trình </w:t>
            </w:r>
            <w:r w:rsidRPr="00A75E79">
              <w:rPr>
                <w:rFonts w:eastAsiaTheme="minorHAnsi"/>
              </w:rPr>
              <w:t>HĐT và</w:t>
            </w:r>
            <w:r w:rsidRPr="000D1248">
              <w:rPr>
                <w:rFonts w:eastAsiaTheme="minorHAnsi"/>
              </w:rPr>
              <w:t xml:space="preserve"> Hiệu trưởng</w:t>
            </w:r>
          </w:p>
        </w:tc>
        <w:tc>
          <w:tcPr>
            <w:tcW w:w="2410" w:type="dxa"/>
            <w:vAlign w:val="center"/>
          </w:tcPr>
          <w:p w14:paraId="5453ED66" w14:textId="77777777" w:rsidR="002B675F" w:rsidRPr="000D1248" w:rsidRDefault="00652594" w:rsidP="00ED6203">
            <w:pPr>
              <w:pStyle w:val="NormalWeb"/>
              <w:spacing w:before="0" w:beforeAutospacing="0" w:after="0" w:afterAutospacing="0"/>
              <w:rPr>
                <w:rFonts w:eastAsiaTheme="minorHAnsi"/>
              </w:rPr>
            </w:pPr>
            <w:r w:rsidRPr="000D1248">
              <w:rPr>
                <w:rFonts w:eastAsiaTheme="minorHAnsi"/>
              </w:rPr>
              <w:t>- Ban xây dựng đề án mở ngành</w:t>
            </w:r>
          </w:p>
          <w:p w14:paraId="18294F8F" w14:textId="77777777" w:rsidR="00652594" w:rsidRPr="000D1248" w:rsidRDefault="00652594" w:rsidP="00ED6203">
            <w:pPr>
              <w:pStyle w:val="NormalWeb"/>
              <w:spacing w:before="0" w:beforeAutospacing="0" w:after="0" w:afterAutospacing="0"/>
              <w:rPr>
                <w:rFonts w:eastAsiaTheme="minorHAnsi"/>
              </w:rPr>
            </w:pPr>
            <w:r w:rsidRPr="000D1248">
              <w:rPr>
                <w:rFonts w:eastAsiaTheme="minorHAnsi"/>
              </w:rPr>
              <w:t>- PĐT</w:t>
            </w:r>
          </w:p>
          <w:p w14:paraId="5EDB6A04" w14:textId="5A503978" w:rsidR="00652594" w:rsidRPr="000D1248" w:rsidRDefault="00652594" w:rsidP="00ED6203">
            <w:pPr>
              <w:pStyle w:val="NormalWeb"/>
              <w:spacing w:before="0" w:beforeAutospacing="0" w:after="0" w:afterAutospacing="0"/>
              <w:rPr>
                <w:rFonts w:eastAsiaTheme="minorHAnsi"/>
              </w:rPr>
            </w:pPr>
            <w:r w:rsidRPr="000D1248">
              <w:rPr>
                <w:rFonts w:eastAsiaTheme="minorHAnsi"/>
              </w:rPr>
              <w:t>- HĐ KH&amp;ĐT</w:t>
            </w:r>
          </w:p>
        </w:tc>
        <w:tc>
          <w:tcPr>
            <w:tcW w:w="1134" w:type="dxa"/>
            <w:vAlign w:val="center"/>
          </w:tcPr>
          <w:p w14:paraId="227F11B1" w14:textId="5F3DE4F2" w:rsidR="002B675F" w:rsidRPr="000D1248" w:rsidRDefault="00652594" w:rsidP="00ED6203">
            <w:pPr>
              <w:pStyle w:val="NormalWeb"/>
              <w:spacing w:before="0" w:beforeAutospacing="0" w:after="0" w:afterAutospacing="0"/>
              <w:rPr>
                <w:rFonts w:eastAsiaTheme="minorHAnsi"/>
              </w:rPr>
            </w:pPr>
            <w:r w:rsidRPr="000D1248">
              <w:rPr>
                <w:rFonts w:eastAsiaTheme="minorHAnsi"/>
              </w:rPr>
              <w:t>Tối đa 15 ngày</w:t>
            </w:r>
          </w:p>
        </w:tc>
      </w:tr>
      <w:tr w:rsidR="002B675F" w:rsidRPr="000D1248" w14:paraId="24C1736B" w14:textId="77777777" w:rsidTr="00385BBE">
        <w:trPr>
          <w:jc w:val="center"/>
        </w:trPr>
        <w:tc>
          <w:tcPr>
            <w:tcW w:w="784" w:type="dxa"/>
            <w:vAlign w:val="center"/>
          </w:tcPr>
          <w:p w14:paraId="62CF4852" w14:textId="35A19743" w:rsidR="002B675F" w:rsidRPr="000D1248" w:rsidRDefault="00385BBE" w:rsidP="00385BBE">
            <w:pPr>
              <w:pStyle w:val="NormalWeb"/>
              <w:spacing w:before="0" w:beforeAutospacing="0" w:after="0" w:afterAutospacing="0"/>
              <w:jc w:val="center"/>
              <w:rPr>
                <w:rFonts w:eastAsiaTheme="minorHAnsi"/>
              </w:rPr>
            </w:pPr>
            <w:r w:rsidRPr="000D1248">
              <w:rPr>
                <w:rFonts w:eastAsiaTheme="minorHAnsi"/>
              </w:rPr>
              <w:t>5</w:t>
            </w:r>
          </w:p>
        </w:tc>
        <w:tc>
          <w:tcPr>
            <w:tcW w:w="2897" w:type="dxa"/>
          </w:tcPr>
          <w:p w14:paraId="56401877" w14:textId="6A770B01" w:rsidR="00652594" w:rsidRPr="000D1248" w:rsidRDefault="00652594" w:rsidP="00D14ECD">
            <w:pPr>
              <w:pStyle w:val="NormalWeb"/>
              <w:spacing w:before="0" w:beforeAutospacing="0" w:after="0" w:afterAutospacing="0"/>
              <w:rPr>
                <w:rFonts w:eastAsiaTheme="minorHAnsi"/>
              </w:rPr>
            </w:pPr>
          </w:p>
          <w:p w14:paraId="7705DA84" w14:textId="320CDF97" w:rsidR="00652594" w:rsidRPr="000D1248" w:rsidRDefault="00652594" w:rsidP="00D14ECD">
            <w:pPr>
              <w:pStyle w:val="NormalWeb"/>
              <w:spacing w:before="0" w:beforeAutospacing="0" w:after="0" w:afterAutospacing="0"/>
              <w:rPr>
                <w:rFonts w:eastAsiaTheme="minorHAnsi"/>
              </w:rPr>
            </w:pPr>
          </w:p>
          <w:p w14:paraId="3E162F36" w14:textId="74854096" w:rsidR="00652594" w:rsidRPr="000D1248" w:rsidRDefault="00652594" w:rsidP="00D14ECD">
            <w:pPr>
              <w:pStyle w:val="NormalWeb"/>
              <w:spacing w:before="0" w:beforeAutospacing="0" w:after="0" w:afterAutospacing="0"/>
              <w:rPr>
                <w:rFonts w:eastAsiaTheme="minorHAnsi"/>
              </w:rPr>
            </w:pPr>
          </w:p>
          <w:p w14:paraId="45165AEA" w14:textId="7D593F08" w:rsidR="002B675F" w:rsidRPr="000D1248" w:rsidRDefault="00ED6203" w:rsidP="00D14ECD">
            <w:pPr>
              <w:pStyle w:val="NormalWeb"/>
              <w:spacing w:before="0" w:beforeAutospacing="0" w:after="0" w:afterAutospacing="0"/>
              <w:rPr>
                <w:rFonts w:eastAsiaTheme="minorHAnsi"/>
              </w:rPr>
            </w:pPr>
            <w:r w:rsidRPr="000D1248">
              <w:rPr>
                <w:rFonts w:eastAsiaTheme="minorHAnsi"/>
                <w:noProof/>
              </w:rPr>
              <mc:AlternateContent>
                <mc:Choice Requires="wps">
                  <w:drawing>
                    <wp:anchor distT="0" distB="0" distL="114300" distR="114300" simplePos="0" relativeHeight="251684864" behindDoc="0" locked="0" layoutInCell="1" allowOverlap="1" wp14:anchorId="63D41BE0" wp14:editId="3C96994E">
                      <wp:simplePos x="0" y="0"/>
                      <wp:positionH relativeFrom="column">
                        <wp:posOffset>783532</wp:posOffset>
                      </wp:positionH>
                      <wp:positionV relativeFrom="paragraph">
                        <wp:posOffset>105410</wp:posOffset>
                      </wp:positionV>
                      <wp:extent cx="0" cy="245534"/>
                      <wp:effectExtent l="76200" t="0" r="57150" b="59690"/>
                      <wp:wrapNone/>
                      <wp:docPr id="21" name="Straight Arrow Connector 21"/>
                      <wp:cNvGraphicFramePr/>
                      <a:graphic xmlns:a="http://schemas.openxmlformats.org/drawingml/2006/main">
                        <a:graphicData uri="http://schemas.microsoft.com/office/word/2010/wordprocessingShape">
                          <wps:wsp>
                            <wps:cNvCnPr/>
                            <wps:spPr>
                              <a:xfrm>
                                <a:off x="0" y="0"/>
                                <a:ext cx="0" cy="24553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9FC621B" id="Straight Arrow Connector 21" o:spid="_x0000_s1026" type="#_x0000_t32" style="position:absolute;margin-left:61.7pt;margin-top:8.3pt;width:0;height:19.3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" strokecolor="black [3213]" strokeweight=".5pt">
                      <v:stroke endarrow="block" joinstyle="miter"/>
                    </v:shape>
                  </w:pict>
                </mc:Fallback>
              </mc:AlternateContent>
            </w:r>
          </w:p>
        </w:tc>
        <w:tc>
          <w:tcPr>
            <w:tcW w:w="3118" w:type="dxa"/>
            <w:vAlign w:val="center"/>
          </w:tcPr>
          <w:p w14:paraId="4CB898CE" w14:textId="77777777" w:rsidR="002B675F" w:rsidRPr="000D1248" w:rsidRDefault="00652594" w:rsidP="00ED6203">
            <w:pPr>
              <w:pStyle w:val="NormalWeb"/>
              <w:spacing w:before="0" w:beforeAutospacing="0" w:after="0" w:afterAutospacing="0"/>
              <w:rPr>
                <w:rFonts w:eastAsiaTheme="minorHAnsi"/>
              </w:rPr>
            </w:pPr>
            <w:r w:rsidRPr="000D1248">
              <w:rPr>
                <w:rFonts w:eastAsiaTheme="minorHAnsi"/>
              </w:rPr>
              <w:t xml:space="preserve">- </w:t>
            </w:r>
            <w:r w:rsidRPr="00A75E79">
              <w:rPr>
                <w:rFonts w:eastAsiaTheme="minorHAnsi"/>
              </w:rPr>
              <w:t>HĐT và</w:t>
            </w:r>
            <w:r w:rsidRPr="000D1248">
              <w:rPr>
                <w:rFonts w:eastAsiaTheme="minorHAnsi"/>
              </w:rPr>
              <w:t xml:space="preserve"> Hiệu trưởng</w:t>
            </w:r>
          </w:p>
          <w:p w14:paraId="0B5B08B8" w14:textId="77777777" w:rsidR="00652594" w:rsidRPr="000D1248" w:rsidRDefault="00652594" w:rsidP="00ED6203">
            <w:pPr>
              <w:pStyle w:val="NormalWeb"/>
              <w:spacing w:before="0" w:beforeAutospacing="0" w:after="0" w:afterAutospacing="0"/>
              <w:rPr>
                <w:rFonts w:eastAsiaTheme="minorHAnsi"/>
              </w:rPr>
            </w:pPr>
            <w:r w:rsidRPr="000D1248">
              <w:rPr>
                <w:rFonts w:eastAsiaTheme="minorHAnsi"/>
              </w:rPr>
              <w:t>- Quyết định mở ngành</w:t>
            </w:r>
          </w:p>
          <w:p w14:paraId="05AA96C8" w14:textId="12FF704F" w:rsidR="00652594" w:rsidRPr="000D1248" w:rsidRDefault="00652594" w:rsidP="00ED6203">
            <w:pPr>
              <w:pStyle w:val="NormalWeb"/>
              <w:spacing w:before="0" w:beforeAutospacing="0" w:after="0" w:afterAutospacing="0"/>
              <w:rPr>
                <w:rFonts w:eastAsiaTheme="minorHAnsi"/>
              </w:rPr>
            </w:pPr>
            <w:r w:rsidRPr="000D1248">
              <w:rPr>
                <w:rFonts w:eastAsiaTheme="minorHAnsi"/>
              </w:rPr>
              <w:t>- Đăng thông tin trên website nhà trường</w:t>
            </w:r>
          </w:p>
        </w:tc>
        <w:tc>
          <w:tcPr>
            <w:tcW w:w="2410" w:type="dxa"/>
            <w:vAlign w:val="center"/>
          </w:tcPr>
          <w:p w14:paraId="6BF76ECD" w14:textId="77777777" w:rsidR="002B675F" w:rsidRPr="00A75E79" w:rsidRDefault="00652594" w:rsidP="00ED6203">
            <w:pPr>
              <w:pStyle w:val="NormalWeb"/>
              <w:spacing w:before="0" w:beforeAutospacing="0" w:after="0" w:afterAutospacing="0"/>
              <w:rPr>
                <w:rFonts w:eastAsiaTheme="minorHAnsi"/>
                <w:strike/>
              </w:rPr>
            </w:pPr>
            <w:r w:rsidRPr="00A75E79">
              <w:rPr>
                <w:rFonts w:eastAsiaTheme="minorHAnsi"/>
              </w:rPr>
              <w:t>- HĐT</w:t>
            </w:r>
          </w:p>
          <w:p w14:paraId="5C66486A" w14:textId="77777777" w:rsidR="00652594" w:rsidRPr="000D1248" w:rsidRDefault="00652594" w:rsidP="00ED6203">
            <w:pPr>
              <w:pStyle w:val="NormalWeb"/>
              <w:spacing w:before="0" w:beforeAutospacing="0" w:after="0" w:afterAutospacing="0"/>
              <w:rPr>
                <w:rFonts w:eastAsiaTheme="minorHAnsi"/>
              </w:rPr>
            </w:pPr>
            <w:r w:rsidRPr="000D1248">
              <w:rPr>
                <w:rFonts w:eastAsiaTheme="minorHAnsi"/>
              </w:rPr>
              <w:t>- Hiệu trưởng</w:t>
            </w:r>
          </w:p>
          <w:p w14:paraId="7C672CFA" w14:textId="6C13B501" w:rsidR="00652594" w:rsidRPr="000D1248" w:rsidRDefault="00652594" w:rsidP="00ED6203">
            <w:pPr>
              <w:pStyle w:val="NormalWeb"/>
              <w:spacing w:before="0" w:beforeAutospacing="0" w:after="0" w:afterAutospacing="0"/>
              <w:rPr>
                <w:rFonts w:eastAsiaTheme="minorHAnsi"/>
              </w:rPr>
            </w:pPr>
            <w:r w:rsidRPr="000D1248">
              <w:rPr>
                <w:rFonts w:eastAsiaTheme="minorHAnsi"/>
              </w:rPr>
              <w:t>- PĐT; P TS&amp;TT</w:t>
            </w:r>
          </w:p>
        </w:tc>
        <w:tc>
          <w:tcPr>
            <w:tcW w:w="1134" w:type="dxa"/>
            <w:vAlign w:val="center"/>
          </w:tcPr>
          <w:p w14:paraId="1D35671D" w14:textId="664FB595" w:rsidR="002B675F" w:rsidRPr="000D1248" w:rsidRDefault="00ED6203" w:rsidP="00ED6203">
            <w:pPr>
              <w:pStyle w:val="NormalWeb"/>
              <w:spacing w:before="0" w:beforeAutospacing="0" w:after="0" w:afterAutospacing="0"/>
              <w:rPr>
                <w:rFonts w:eastAsiaTheme="minorHAnsi"/>
              </w:rPr>
            </w:pPr>
            <w:r w:rsidRPr="000D1248">
              <w:rPr>
                <w:rFonts w:eastAsiaTheme="minorHAnsi"/>
              </w:rPr>
              <w:t>Tối đa 15 ngày</w:t>
            </w:r>
          </w:p>
        </w:tc>
      </w:tr>
      <w:tr w:rsidR="002B675F" w:rsidRPr="000D1248" w14:paraId="18151021" w14:textId="77777777" w:rsidTr="00385BBE">
        <w:trPr>
          <w:jc w:val="center"/>
        </w:trPr>
        <w:tc>
          <w:tcPr>
            <w:tcW w:w="784" w:type="dxa"/>
            <w:vAlign w:val="center"/>
          </w:tcPr>
          <w:p w14:paraId="2C7585F9" w14:textId="1334BCB6" w:rsidR="002B675F" w:rsidRPr="000D1248" w:rsidRDefault="00385BBE" w:rsidP="00385BBE">
            <w:pPr>
              <w:pStyle w:val="NormalWeb"/>
              <w:spacing w:before="0" w:beforeAutospacing="0" w:after="0" w:afterAutospacing="0"/>
              <w:jc w:val="center"/>
              <w:rPr>
                <w:rFonts w:eastAsiaTheme="minorHAnsi"/>
              </w:rPr>
            </w:pPr>
            <w:r w:rsidRPr="000D1248">
              <w:rPr>
                <w:rFonts w:eastAsiaTheme="minorHAnsi"/>
              </w:rPr>
              <w:t>6</w:t>
            </w:r>
          </w:p>
        </w:tc>
        <w:tc>
          <w:tcPr>
            <w:tcW w:w="2897" w:type="dxa"/>
          </w:tcPr>
          <w:p w14:paraId="6BAEC5CB" w14:textId="795B24E7" w:rsidR="002B675F" w:rsidRPr="000D1248" w:rsidRDefault="002B675F" w:rsidP="00D14ECD">
            <w:pPr>
              <w:pStyle w:val="NormalWeb"/>
              <w:spacing w:before="0" w:beforeAutospacing="0" w:after="0" w:afterAutospacing="0"/>
              <w:rPr>
                <w:rFonts w:eastAsiaTheme="minorHAnsi"/>
              </w:rPr>
            </w:pPr>
          </w:p>
          <w:p w14:paraId="776F2B75" w14:textId="34D29414" w:rsidR="00ED6203" w:rsidRPr="000D1248" w:rsidRDefault="00ED6203" w:rsidP="00D14ECD">
            <w:pPr>
              <w:pStyle w:val="NormalWeb"/>
              <w:spacing w:before="0" w:beforeAutospacing="0" w:after="0" w:afterAutospacing="0"/>
              <w:rPr>
                <w:rFonts w:eastAsiaTheme="minorHAnsi"/>
              </w:rPr>
            </w:pPr>
          </w:p>
          <w:p w14:paraId="692F96AD" w14:textId="77777777" w:rsidR="00ED6203" w:rsidRPr="000D1248" w:rsidRDefault="00ED6203" w:rsidP="00D14ECD">
            <w:pPr>
              <w:pStyle w:val="NormalWeb"/>
              <w:spacing w:before="0" w:beforeAutospacing="0" w:after="0" w:afterAutospacing="0"/>
              <w:rPr>
                <w:rFonts w:eastAsiaTheme="minorHAnsi"/>
              </w:rPr>
            </w:pPr>
          </w:p>
          <w:p w14:paraId="6050B0D8" w14:textId="50B3E48F" w:rsidR="00ED6203" w:rsidRPr="000D1248" w:rsidRDefault="00ED6203" w:rsidP="00D14ECD">
            <w:pPr>
              <w:pStyle w:val="NormalWeb"/>
              <w:spacing w:before="0" w:beforeAutospacing="0" w:after="0" w:afterAutospacing="0"/>
              <w:rPr>
                <w:rFonts w:eastAsiaTheme="minorHAnsi"/>
              </w:rPr>
            </w:pPr>
            <w:r w:rsidRPr="000D1248">
              <w:rPr>
                <w:rFonts w:eastAsiaTheme="minorHAnsi"/>
                <w:noProof/>
              </w:rPr>
              <mc:AlternateContent>
                <mc:Choice Requires="wps">
                  <w:drawing>
                    <wp:anchor distT="0" distB="0" distL="114300" distR="114300" simplePos="0" relativeHeight="251685888" behindDoc="0" locked="0" layoutInCell="1" allowOverlap="1" wp14:anchorId="20541652" wp14:editId="5F3961E7">
                      <wp:simplePos x="0" y="0"/>
                      <wp:positionH relativeFrom="column">
                        <wp:posOffset>789728</wp:posOffset>
                      </wp:positionH>
                      <wp:positionV relativeFrom="paragraph">
                        <wp:posOffset>146473</wp:posOffset>
                      </wp:positionV>
                      <wp:extent cx="0" cy="286174"/>
                      <wp:effectExtent l="76200" t="0" r="57150" b="57150"/>
                      <wp:wrapNone/>
                      <wp:docPr id="22" name="Straight Arrow Connector 22"/>
                      <wp:cNvGraphicFramePr/>
                      <a:graphic xmlns:a="http://schemas.openxmlformats.org/drawingml/2006/main">
                        <a:graphicData uri="http://schemas.microsoft.com/office/word/2010/wordprocessingShape">
                          <wps:wsp>
                            <wps:cNvCnPr/>
                            <wps:spPr>
                              <a:xfrm>
                                <a:off x="0" y="0"/>
                                <a:ext cx="0" cy="28617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BCF42AF" id="Straight Arrow Connector 22" o:spid="_x0000_s1026" type="#_x0000_t32" style="position:absolute;margin-left:62.2pt;margin-top:11.55pt;width:0;height:22.5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" strokecolor="black [3213]" strokeweight=".5pt">
                      <v:stroke endarrow="block" joinstyle="miter"/>
                    </v:shape>
                  </w:pict>
                </mc:Fallback>
              </mc:AlternateContent>
            </w:r>
          </w:p>
          <w:p w14:paraId="33A15A7B" w14:textId="61B46341" w:rsidR="00ED6203" w:rsidRPr="000D1248" w:rsidRDefault="00ED6203" w:rsidP="00D14ECD">
            <w:pPr>
              <w:pStyle w:val="NormalWeb"/>
              <w:spacing w:before="0" w:beforeAutospacing="0" w:after="0" w:afterAutospacing="0"/>
              <w:rPr>
                <w:rFonts w:eastAsiaTheme="minorHAnsi"/>
              </w:rPr>
            </w:pPr>
          </w:p>
        </w:tc>
        <w:tc>
          <w:tcPr>
            <w:tcW w:w="3118" w:type="dxa"/>
            <w:vAlign w:val="center"/>
          </w:tcPr>
          <w:p w14:paraId="7AFD670F" w14:textId="77777777" w:rsidR="002B675F" w:rsidRPr="000D1248" w:rsidRDefault="00ED6203" w:rsidP="00ED6203">
            <w:pPr>
              <w:pStyle w:val="NormalWeb"/>
              <w:spacing w:before="0" w:beforeAutospacing="0" w:after="0" w:afterAutospacing="0"/>
              <w:rPr>
                <w:rFonts w:eastAsiaTheme="minorHAnsi"/>
              </w:rPr>
            </w:pPr>
            <w:r w:rsidRPr="000D1248">
              <w:rPr>
                <w:rFonts w:eastAsiaTheme="minorHAnsi"/>
              </w:rPr>
              <w:t>- Gửi hồ sơ báo cáo Bộ GD&amp;ĐT</w:t>
            </w:r>
          </w:p>
          <w:p w14:paraId="5018DCED" w14:textId="4AA2B390" w:rsidR="00ED6203" w:rsidRPr="000D1248" w:rsidRDefault="00ED6203" w:rsidP="00ED6203">
            <w:pPr>
              <w:pStyle w:val="NormalWeb"/>
              <w:spacing w:before="0" w:beforeAutospacing="0" w:after="0" w:afterAutospacing="0"/>
              <w:rPr>
                <w:rFonts w:eastAsiaTheme="minorHAnsi"/>
              </w:rPr>
            </w:pPr>
          </w:p>
        </w:tc>
        <w:tc>
          <w:tcPr>
            <w:tcW w:w="2410" w:type="dxa"/>
            <w:vAlign w:val="center"/>
          </w:tcPr>
          <w:p w14:paraId="093DBCF9" w14:textId="77777777" w:rsidR="002B675F" w:rsidRPr="000D1248" w:rsidRDefault="00ED6203" w:rsidP="00ED6203">
            <w:pPr>
              <w:pStyle w:val="NormalWeb"/>
              <w:spacing w:before="0" w:beforeAutospacing="0" w:after="0" w:afterAutospacing="0"/>
              <w:rPr>
                <w:rFonts w:eastAsiaTheme="minorHAnsi"/>
              </w:rPr>
            </w:pPr>
            <w:r w:rsidRPr="000D1248">
              <w:rPr>
                <w:rFonts w:eastAsiaTheme="minorHAnsi"/>
              </w:rPr>
              <w:t>- Ban xây dựng đề án</w:t>
            </w:r>
          </w:p>
          <w:p w14:paraId="64E04B6F" w14:textId="54106EA4" w:rsidR="00ED6203" w:rsidRPr="000D1248" w:rsidRDefault="00ED6203" w:rsidP="00ED6203">
            <w:pPr>
              <w:pStyle w:val="NormalWeb"/>
              <w:spacing w:before="0" w:beforeAutospacing="0" w:after="0" w:afterAutospacing="0"/>
              <w:rPr>
                <w:rFonts w:eastAsiaTheme="minorHAnsi"/>
              </w:rPr>
            </w:pPr>
            <w:r w:rsidRPr="000D1248">
              <w:rPr>
                <w:rFonts w:eastAsiaTheme="minorHAnsi"/>
              </w:rPr>
              <w:t>- PĐT/P TS&amp;TT</w:t>
            </w:r>
          </w:p>
        </w:tc>
        <w:tc>
          <w:tcPr>
            <w:tcW w:w="1134" w:type="dxa"/>
            <w:vAlign w:val="center"/>
          </w:tcPr>
          <w:p w14:paraId="0BBACB47" w14:textId="7D0606D5" w:rsidR="002B675F" w:rsidRPr="000D1248" w:rsidRDefault="00ED6203" w:rsidP="00ED6203">
            <w:pPr>
              <w:pStyle w:val="NormalWeb"/>
              <w:spacing w:before="0" w:beforeAutospacing="0" w:after="0" w:afterAutospacing="0"/>
              <w:rPr>
                <w:rFonts w:eastAsiaTheme="minorHAnsi"/>
              </w:rPr>
            </w:pPr>
            <w:r w:rsidRPr="000D1248">
              <w:rPr>
                <w:rFonts w:eastAsiaTheme="minorHAnsi"/>
              </w:rPr>
              <w:t>10 ngày sau khi có QĐ mở ngành</w:t>
            </w:r>
          </w:p>
        </w:tc>
      </w:tr>
      <w:tr w:rsidR="00ED6203" w:rsidRPr="000D1248" w14:paraId="4B9325BE" w14:textId="77777777" w:rsidTr="00385BBE">
        <w:trPr>
          <w:jc w:val="center"/>
        </w:trPr>
        <w:tc>
          <w:tcPr>
            <w:tcW w:w="784" w:type="dxa"/>
            <w:vAlign w:val="center"/>
          </w:tcPr>
          <w:p w14:paraId="3B09E33C" w14:textId="69383DA6" w:rsidR="00ED6203" w:rsidRPr="000D1248" w:rsidRDefault="00385BBE" w:rsidP="00385BBE">
            <w:pPr>
              <w:pStyle w:val="NormalWeb"/>
              <w:spacing w:before="0" w:beforeAutospacing="0" w:after="0" w:afterAutospacing="0"/>
              <w:jc w:val="center"/>
              <w:rPr>
                <w:rFonts w:eastAsiaTheme="minorHAnsi"/>
              </w:rPr>
            </w:pPr>
            <w:r w:rsidRPr="000D1248">
              <w:rPr>
                <w:rFonts w:eastAsiaTheme="minorHAnsi"/>
              </w:rPr>
              <w:t>7</w:t>
            </w:r>
          </w:p>
        </w:tc>
        <w:tc>
          <w:tcPr>
            <w:tcW w:w="2897" w:type="dxa"/>
          </w:tcPr>
          <w:p w14:paraId="055F3610" w14:textId="209582B4" w:rsidR="00ED6203" w:rsidRPr="000D1248" w:rsidRDefault="00ED6203" w:rsidP="00D14ECD">
            <w:pPr>
              <w:pStyle w:val="NormalWeb"/>
              <w:spacing w:before="0" w:beforeAutospacing="0" w:after="0" w:afterAutospacing="0"/>
              <w:rPr>
                <w:rFonts w:eastAsiaTheme="minorHAnsi"/>
                <w:noProof/>
              </w:rPr>
            </w:pPr>
          </w:p>
        </w:tc>
        <w:tc>
          <w:tcPr>
            <w:tcW w:w="3118" w:type="dxa"/>
          </w:tcPr>
          <w:p w14:paraId="2826E6C7" w14:textId="77777777" w:rsidR="00ED6203" w:rsidRPr="000D1248" w:rsidRDefault="00ED6203" w:rsidP="00D14ECD">
            <w:pPr>
              <w:pStyle w:val="NormalWeb"/>
              <w:spacing w:before="0" w:beforeAutospacing="0" w:after="0" w:afterAutospacing="0"/>
              <w:rPr>
                <w:rFonts w:eastAsiaTheme="minorHAnsi"/>
              </w:rPr>
            </w:pPr>
          </w:p>
          <w:p w14:paraId="268186E3" w14:textId="77777777" w:rsidR="00ED6203" w:rsidRPr="000D1248" w:rsidRDefault="00ED6203" w:rsidP="00D14ECD">
            <w:pPr>
              <w:pStyle w:val="NormalWeb"/>
              <w:spacing w:before="0" w:beforeAutospacing="0" w:after="0" w:afterAutospacing="0"/>
              <w:rPr>
                <w:rFonts w:eastAsiaTheme="minorHAnsi"/>
              </w:rPr>
            </w:pPr>
          </w:p>
          <w:p w14:paraId="45CA5CF9" w14:textId="77777777" w:rsidR="00ED6203" w:rsidRPr="000D1248" w:rsidRDefault="00ED6203" w:rsidP="00D14ECD">
            <w:pPr>
              <w:pStyle w:val="NormalWeb"/>
              <w:spacing w:before="0" w:beforeAutospacing="0" w:after="0" w:afterAutospacing="0"/>
              <w:rPr>
                <w:rFonts w:eastAsiaTheme="minorHAnsi"/>
              </w:rPr>
            </w:pPr>
          </w:p>
          <w:p w14:paraId="30A9BF4F" w14:textId="52208CE7" w:rsidR="00ED6203" w:rsidRPr="000D1248" w:rsidRDefault="00ED6203" w:rsidP="00D14ECD">
            <w:pPr>
              <w:pStyle w:val="NormalWeb"/>
              <w:spacing w:before="0" w:beforeAutospacing="0" w:after="0" w:afterAutospacing="0"/>
              <w:rPr>
                <w:rFonts w:eastAsiaTheme="minorHAnsi"/>
              </w:rPr>
            </w:pPr>
          </w:p>
        </w:tc>
        <w:tc>
          <w:tcPr>
            <w:tcW w:w="2410" w:type="dxa"/>
          </w:tcPr>
          <w:p w14:paraId="7B1CF5B7" w14:textId="77777777" w:rsidR="00ED6203" w:rsidRPr="000D1248" w:rsidRDefault="00ED6203" w:rsidP="00D14ECD">
            <w:pPr>
              <w:pStyle w:val="NormalWeb"/>
              <w:spacing w:before="0" w:beforeAutospacing="0" w:after="0" w:afterAutospacing="0"/>
              <w:rPr>
                <w:rFonts w:eastAsiaTheme="minorHAnsi"/>
              </w:rPr>
            </w:pPr>
          </w:p>
        </w:tc>
        <w:tc>
          <w:tcPr>
            <w:tcW w:w="1134" w:type="dxa"/>
          </w:tcPr>
          <w:p w14:paraId="210B5A47" w14:textId="77777777" w:rsidR="00ED6203" w:rsidRPr="000D1248" w:rsidRDefault="00ED6203" w:rsidP="00D14ECD">
            <w:pPr>
              <w:pStyle w:val="NormalWeb"/>
              <w:spacing w:before="0" w:beforeAutospacing="0" w:after="0" w:afterAutospacing="0"/>
              <w:rPr>
                <w:rFonts w:eastAsiaTheme="minorHAnsi"/>
              </w:rPr>
            </w:pPr>
          </w:p>
        </w:tc>
      </w:tr>
    </w:tbl>
    <w:p w14:paraId="65EF8C2D" w14:textId="0B6F8E0C" w:rsidR="002B675F" w:rsidRPr="000D1248" w:rsidRDefault="00385BBE" w:rsidP="00385BBE">
      <w:pPr>
        <w:pStyle w:val="NormalWeb"/>
        <w:spacing w:before="60" w:beforeAutospacing="0" w:after="60" w:afterAutospacing="0" w:line="360" w:lineRule="atLeast"/>
        <w:jc w:val="both"/>
        <w:rPr>
          <w:rFonts w:eastAsiaTheme="minorHAnsi"/>
          <w:b/>
          <w:sz w:val="26"/>
          <w:szCs w:val="26"/>
        </w:rPr>
      </w:pPr>
      <w:r w:rsidRPr="000D1248">
        <w:rPr>
          <w:rFonts w:eastAsiaTheme="minorHAnsi"/>
          <w:b/>
          <w:sz w:val="26"/>
          <w:szCs w:val="26"/>
        </w:rPr>
        <w:lastRenderedPageBreak/>
        <w:t>Quy trình chi tiết xây dựng đề án mở ngành đào tạo</w:t>
      </w:r>
    </w:p>
    <w:tbl>
      <w:tblPr>
        <w:tblW w:w="107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3533"/>
        <w:gridCol w:w="2551"/>
        <w:gridCol w:w="1142"/>
        <w:gridCol w:w="913"/>
        <w:gridCol w:w="1013"/>
        <w:gridCol w:w="900"/>
      </w:tblGrid>
      <w:tr w:rsidR="00B24A9B" w:rsidRPr="000D1248" w14:paraId="0727E313" w14:textId="77777777" w:rsidTr="00B562B4">
        <w:trPr>
          <w:trHeight w:val="630"/>
          <w:tblHeader/>
          <w:jc w:val="center"/>
        </w:trPr>
        <w:tc>
          <w:tcPr>
            <w:tcW w:w="715" w:type="dxa"/>
            <w:noWrap/>
            <w:vAlign w:val="center"/>
            <w:hideMark/>
          </w:tcPr>
          <w:p w14:paraId="6A815C9C" w14:textId="77777777" w:rsidR="00B24A9B" w:rsidRPr="000D1248" w:rsidRDefault="00B24A9B" w:rsidP="00385BBE">
            <w:pPr>
              <w:spacing w:before="0" w:after="0" w:line="240" w:lineRule="auto"/>
              <w:rPr>
                <w:rFonts w:eastAsia="Times New Roman" w:cs="Times New Roman"/>
                <w:b/>
                <w:bCs/>
                <w:sz w:val="22"/>
              </w:rPr>
            </w:pPr>
            <w:r w:rsidRPr="000D1248">
              <w:rPr>
                <w:rFonts w:eastAsia="Times New Roman" w:cs="Times New Roman"/>
                <w:b/>
                <w:bCs/>
                <w:sz w:val="22"/>
              </w:rPr>
              <w:t>Bước</w:t>
            </w:r>
          </w:p>
        </w:tc>
        <w:tc>
          <w:tcPr>
            <w:tcW w:w="3533" w:type="dxa"/>
            <w:noWrap/>
            <w:vAlign w:val="center"/>
            <w:hideMark/>
          </w:tcPr>
          <w:p w14:paraId="7FCACB99" w14:textId="77777777" w:rsidR="00B24A9B" w:rsidRPr="000D1248" w:rsidRDefault="00B24A9B" w:rsidP="00385BBE">
            <w:pPr>
              <w:spacing w:before="0" w:after="0" w:line="240" w:lineRule="auto"/>
              <w:rPr>
                <w:rFonts w:eastAsia="Times New Roman" w:cs="Times New Roman"/>
                <w:b/>
                <w:bCs/>
                <w:sz w:val="22"/>
              </w:rPr>
            </w:pPr>
            <w:r w:rsidRPr="000D1248">
              <w:rPr>
                <w:rFonts w:eastAsia="Times New Roman" w:cs="Times New Roman"/>
                <w:b/>
                <w:bCs/>
                <w:sz w:val="22"/>
              </w:rPr>
              <w:t>Công việc thực hiện</w:t>
            </w:r>
          </w:p>
        </w:tc>
        <w:tc>
          <w:tcPr>
            <w:tcW w:w="2551" w:type="dxa"/>
            <w:vAlign w:val="center"/>
            <w:hideMark/>
          </w:tcPr>
          <w:p w14:paraId="21F1A13F" w14:textId="08E55DA8" w:rsidR="00B24A9B" w:rsidRPr="000D1248" w:rsidRDefault="00B24A9B" w:rsidP="00385BBE">
            <w:pPr>
              <w:spacing w:before="0" w:after="0" w:line="240" w:lineRule="auto"/>
              <w:rPr>
                <w:rFonts w:eastAsia="Times New Roman" w:cs="Times New Roman"/>
                <w:b/>
                <w:bCs/>
                <w:sz w:val="22"/>
              </w:rPr>
            </w:pPr>
            <w:r w:rsidRPr="000D1248">
              <w:rPr>
                <w:rFonts w:eastAsia="Times New Roman" w:cs="Times New Roman"/>
                <w:b/>
                <w:bCs/>
                <w:sz w:val="22"/>
              </w:rPr>
              <w:t>Sản phẩm</w:t>
            </w:r>
          </w:p>
        </w:tc>
        <w:tc>
          <w:tcPr>
            <w:tcW w:w="1142" w:type="dxa"/>
            <w:vAlign w:val="center"/>
            <w:hideMark/>
          </w:tcPr>
          <w:p w14:paraId="4DC3C0AF" w14:textId="77777777" w:rsidR="00B24A9B" w:rsidRPr="000D1248" w:rsidRDefault="00B24A9B" w:rsidP="00385BBE">
            <w:pPr>
              <w:spacing w:before="0" w:after="0" w:line="240" w:lineRule="auto"/>
              <w:rPr>
                <w:rFonts w:eastAsia="Times New Roman" w:cs="Times New Roman"/>
                <w:b/>
                <w:bCs/>
                <w:sz w:val="22"/>
              </w:rPr>
            </w:pPr>
            <w:r w:rsidRPr="000D1248">
              <w:rPr>
                <w:rFonts w:eastAsia="Times New Roman" w:cs="Times New Roman"/>
                <w:b/>
                <w:bCs/>
                <w:sz w:val="22"/>
              </w:rPr>
              <w:t>Đơn vị</w:t>
            </w:r>
            <w:r w:rsidRPr="000D1248">
              <w:rPr>
                <w:rFonts w:eastAsia="Times New Roman" w:cs="Times New Roman"/>
                <w:b/>
                <w:bCs/>
                <w:sz w:val="22"/>
              </w:rPr>
              <w:br/>
              <w:t>thực hiện</w:t>
            </w:r>
          </w:p>
        </w:tc>
        <w:tc>
          <w:tcPr>
            <w:tcW w:w="913" w:type="dxa"/>
            <w:vAlign w:val="center"/>
            <w:hideMark/>
          </w:tcPr>
          <w:p w14:paraId="69C3C866" w14:textId="77777777" w:rsidR="00B24A9B" w:rsidRPr="000D1248" w:rsidRDefault="00B24A9B" w:rsidP="00385BBE">
            <w:pPr>
              <w:spacing w:before="0" w:after="0" w:line="240" w:lineRule="auto"/>
              <w:rPr>
                <w:rFonts w:eastAsia="Times New Roman" w:cs="Times New Roman"/>
                <w:b/>
                <w:bCs/>
                <w:sz w:val="22"/>
              </w:rPr>
            </w:pPr>
            <w:r w:rsidRPr="000D1248">
              <w:rPr>
                <w:rFonts w:eastAsia="Times New Roman" w:cs="Times New Roman"/>
                <w:b/>
                <w:bCs/>
                <w:sz w:val="22"/>
              </w:rPr>
              <w:t xml:space="preserve">Đơn vị </w:t>
            </w:r>
            <w:r w:rsidRPr="000D1248">
              <w:rPr>
                <w:rFonts w:eastAsia="Times New Roman" w:cs="Times New Roman"/>
                <w:b/>
                <w:bCs/>
                <w:sz w:val="22"/>
              </w:rPr>
              <w:br/>
              <w:t>phối hợp</w:t>
            </w:r>
          </w:p>
        </w:tc>
        <w:tc>
          <w:tcPr>
            <w:tcW w:w="1013" w:type="dxa"/>
            <w:vAlign w:val="center"/>
            <w:hideMark/>
          </w:tcPr>
          <w:p w14:paraId="16EBCE32" w14:textId="77777777" w:rsidR="00B24A9B" w:rsidRPr="000D1248" w:rsidRDefault="00B24A9B" w:rsidP="00385BBE">
            <w:pPr>
              <w:spacing w:before="0" w:after="0" w:line="240" w:lineRule="auto"/>
              <w:rPr>
                <w:rFonts w:eastAsia="Times New Roman" w:cs="Times New Roman"/>
                <w:b/>
                <w:bCs/>
                <w:sz w:val="22"/>
              </w:rPr>
            </w:pPr>
            <w:r w:rsidRPr="000D1248">
              <w:rPr>
                <w:rFonts w:eastAsia="Times New Roman" w:cs="Times New Roman"/>
                <w:b/>
                <w:bCs/>
                <w:sz w:val="22"/>
              </w:rPr>
              <w:t>Cá nhân/Tổ chức duyệt</w:t>
            </w:r>
          </w:p>
        </w:tc>
        <w:tc>
          <w:tcPr>
            <w:tcW w:w="900" w:type="dxa"/>
            <w:vAlign w:val="center"/>
            <w:hideMark/>
          </w:tcPr>
          <w:p w14:paraId="37B71EDD" w14:textId="77777777" w:rsidR="00B24A9B" w:rsidRPr="000D1248" w:rsidRDefault="00B24A9B" w:rsidP="00385BBE">
            <w:pPr>
              <w:spacing w:before="0" w:after="0" w:line="240" w:lineRule="auto"/>
              <w:rPr>
                <w:rFonts w:eastAsia="Times New Roman" w:cs="Times New Roman"/>
                <w:b/>
                <w:bCs/>
                <w:sz w:val="22"/>
              </w:rPr>
            </w:pPr>
            <w:r w:rsidRPr="000D1248">
              <w:rPr>
                <w:rFonts w:eastAsia="Times New Roman" w:cs="Times New Roman"/>
                <w:b/>
                <w:bCs/>
                <w:sz w:val="22"/>
              </w:rPr>
              <w:t>Ghi chú</w:t>
            </w:r>
          </w:p>
        </w:tc>
      </w:tr>
      <w:tr w:rsidR="00B562B4" w:rsidRPr="000D1248" w14:paraId="47CBDAF5" w14:textId="77777777" w:rsidTr="00D502E7">
        <w:trPr>
          <w:trHeight w:val="570"/>
          <w:jc w:val="center"/>
        </w:trPr>
        <w:tc>
          <w:tcPr>
            <w:tcW w:w="715" w:type="dxa"/>
            <w:noWrap/>
            <w:vAlign w:val="center"/>
            <w:hideMark/>
          </w:tcPr>
          <w:p w14:paraId="203EFAC3" w14:textId="77777777" w:rsidR="00B562B4" w:rsidRPr="000D1248" w:rsidRDefault="00B562B4" w:rsidP="00385BBE">
            <w:pPr>
              <w:spacing w:before="0" w:after="0" w:line="240" w:lineRule="auto"/>
              <w:rPr>
                <w:rFonts w:eastAsia="Times New Roman" w:cs="Times New Roman"/>
                <w:b/>
                <w:bCs/>
                <w:sz w:val="22"/>
              </w:rPr>
            </w:pPr>
            <w:r w:rsidRPr="000D1248">
              <w:rPr>
                <w:rFonts w:eastAsia="Times New Roman" w:cs="Times New Roman"/>
                <w:b/>
                <w:bCs/>
                <w:sz w:val="22"/>
              </w:rPr>
              <w:t>I</w:t>
            </w:r>
          </w:p>
        </w:tc>
        <w:tc>
          <w:tcPr>
            <w:tcW w:w="10052" w:type="dxa"/>
            <w:gridSpan w:val="6"/>
            <w:noWrap/>
            <w:vAlign w:val="center"/>
            <w:hideMark/>
          </w:tcPr>
          <w:p w14:paraId="652B4390" w14:textId="792D0B6B" w:rsidR="00B562B4" w:rsidRPr="000D1248" w:rsidRDefault="00B562B4" w:rsidP="00B562B4">
            <w:pPr>
              <w:spacing w:before="0" w:after="0" w:line="240" w:lineRule="auto"/>
              <w:jc w:val="left"/>
              <w:rPr>
                <w:rFonts w:eastAsia="Times New Roman" w:cs="Times New Roman"/>
                <w:b/>
                <w:bCs/>
                <w:sz w:val="22"/>
              </w:rPr>
            </w:pPr>
            <w:r w:rsidRPr="000D1248">
              <w:rPr>
                <w:rFonts w:eastAsia="Times New Roman" w:cs="Times New Roman"/>
                <w:b/>
                <w:bCs/>
                <w:sz w:val="22"/>
              </w:rPr>
              <w:t>Giai đoạn 1: Đề xuất và phê duyệt chủ trương mở ngành đào tạo </w:t>
            </w:r>
          </w:p>
        </w:tc>
      </w:tr>
      <w:tr w:rsidR="00B24A9B" w:rsidRPr="000D1248" w14:paraId="75F75D4F" w14:textId="77777777" w:rsidTr="00B562B4">
        <w:trPr>
          <w:trHeight w:val="861"/>
          <w:jc w:val="center"/>
        </w:trPr>
        <w:tc>
          <w:tcPr>
            <w:tcW w:w="715" w:type="dxa"/>
            <w:noWrap/>
            <w:vAlign w:val="center"/>
            <w:hideMark/>
          </w:tcPr>
          <w:p w14:paraId="729BB534"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1</w:t>
            </w:r>
          </w:p>
        </w:tc>
        <w:tc>
          <w:tcPr>
            <w:tcW w:w="3533" w:type="dxa"/>
            <w:vAlign w:val="center"/>
            <w:hideMark/>
          </w:tcPr>
          <w:p w14:paraId="5A8381A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Đề xuất BGH về việc mở ngành ĐT mới</w:t>
            </w:r>
          </w:p>
        </w:tc>
        <w:tc>
          <w:tcPr>
            <w:tcW w:w="2551" w:type="dxa"/>
            <w:vAlign w:val="center"/>
            <w:hideMark/>
          </w:tcPr>
          <w:p w14:paraId="21444B6D"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Tờ trình về việc mở ngành ĐT</w:t>
            </w:r>
          </w:p>
          <w:p w14:paraId="0212B85F" w14:textId="40C369FB" w:rsidR="006E4AA1" w:rsidRPr="000D1248" w:rsidRDefault="006E4AA1" w:rsidP="00385BBE">
            <w:pPr>
              <w:spacing w:before="0" w:after="0" w:line="240" w:lineRule="auto"/>
              <w:jc w:val="left"/>
              <w:rPr>
                <w:rFonts w:eastAsia="Times New Roman" w:cs="Times New Roman"/>
                <w:bCs/>
                <w:i/>
                <w:sz w:val="22"/>
              </w:rPr>
            </w:pPr>
            <w:r w:rsidRPr="000D1248">
              <w:rPr>
                <w:rFonts w:eastAsia="Times New Roman" w:cs="Times New Roman"/>
                <w:bCs/>
                <w:i/>
                <w:sz w:val="22"/>
              </w:rPr>
              <w:t>(Mẫu 1, Phụ lục 2)</w:t>
            </w:r>
          </w:p>
        </w:tc>
        <w:tc>
          <w:tcPr>
            <w:tcW w:w="1142" w:type="dxa"/>
            <w:vAlign w:val="center"/>
            <w:hideMark/>
          </w:tcPr>
          <w:p w14:paraId="2337C4EB" w14:textId="5BB5300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Khoa </w:t>
            </w:r>
          </w:p>
        </w:tc>
        <w:tc>
          <w:tcPr>
            <w:tcW w:w="913" w:type="dxa"/>
            <w:vAlign w:val="center"/>
            <w:hideMark/>
          </w:tcPr>
          <w:p w14:paraId="2D8A2BE3"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1013" w:type="dxa"/>
            <w:vAlign w:val="center"/>
            <w:hideMark/>
          </w:tcPr>
          <w:p w14:paraId="28C27D0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noWrap/>
            <w:vAlign w:val="center"/>
            <w:hideMark/>
          </w:tcPr>
          <w:p w14:paraId="3723DD8E"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14E017E1" w14:textId="77777777" w:rsidTr="00B562B4">
        <w:trPr>
          <w:trHeight w:val="1903"/>
          <w:jc w:val="center"/>
        </w:trPr>
        <w:tc>
          <w:tcPr>
            <w:tcW w:w="715" w:type="dxa"/>
            <w:noWrap/>
            <w:vAlign w:val="center"/>
            <w:hideMark/>
          </w:tcPr>
          <w:p w14:paraId="2DC39FE7"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2</w:t>
            </w:r>
          </w:p>
        </w:tc>
        <w:tc>
          <w:tcPr>
            <w:tcW w:w="3533" w:type="dxa"/>
            <w:vAlign w:val="center"/>
            <w:hideMark/>
          </w:tcPr>
          <w:p w14:paraId="44DA32AA"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Minh chứng về nhu cầu xã hội đối với ngành mới</w:t>
            </w:r>
          </w:p>
        </w:tc>
        <w:tc>
          <w:tcPr>
            <w:tcW w:w="2551" w:type="dxa"/>
            <w:vAlign w:val="center"/>
            <w:hideMark/>
          </w:tcPr>
          <w:p w14:paraId="07BCC601" w14:textId="77777777" w:rsidR="00D502E7"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Khảo sát, phân tích và báo cáo nhu cầu đào tạo, nhu cầu sử dụng </w:t>
            </w:r>
            <w:r w:rsidR="00D502E7" w:rsidRPr="000D1248">
              <w:rPr>
                <w:rFonts w:eastAsia="Times New Roman" w:cs="Times New Roman"/>
                <w:sz w:val="22"/>
              </w:rPr>
              <w:t>nhân lực của các bên liên quan.</w:t>
            </w:r>
          </w:p>
          <w:p w14:paraId="1CEB8A1E" w14:textId="32335EFC" w:rsidR="00D502E7" w:rsidRPr="000D1248" w:rsidRDefault="00D502E7" w:rsidP="00385BBE">
            <w:pPr>
              <w:spacing w:before="0" w:after="0" w:line="240" w:lineRule="auto"/>
              <w:jc w:val="left"/>
              <w:rPr>
                <w:rFonts w:eastAsia="Times New Roman" w:cs="Times New Roman"/>
                <w:sz w:val="22"/>
              </w:rPr>
            </w:pPr>
            <w:r w:rsidRPr="000D1248">
              <w:rPr>
                <w:rFonts w:eastAsia="Times New Roman" w:cs="Times New Roman"/>
                <w:sz w:val="22"/>
              </w:rPr>
              <w:t>+ KS tình hình việc làm của SV trong cùng lĩnh vực ở địa phương, khu vực (tối thiểu 200 mẫu)</w:t>
            </w:r>
          </w:p>
          <w:p w14:paraId="1679AF59" w14:textId="77777777" w:rsidR="00D502E7" w:rsidRPr="000D1248" w:rsidRDefault="00D502E7" w:rsidP="00385BBE">
            <w:pPr>
              <w:spacing w:before="0" w:after="0" w:line="240" w:lineRule="auto"/>
              <w:jc w:val="left"/>
              <w:rPr>
                <w:rFonts w:eastAsia="Times New Roman" w:cs="Times New Roman"/>
                <w:sz w:val="22"/>
              </w:rPr>
            </w:pPr>
            <w:r w:rsidRPr="000D1248">
              <w:rPr>
                <w:rFonts w:eastAsia="Times New Roman" w:cs="Times New Roman"/>
                <w:sz w:val="22"/>
              </w:rPr>
              <w:t>+ KS của chuyên gia (tối thiểu 20 mẫu)</w:t>
            </w:r>
          </w:p>
          <w:p w14:paraId="0A533397" w14:textId="77777777" w:rsidR="00D502E7" w:rsidRPr="000D1248" w:rsidRDefault="00D502E7" w:rsidP="00385BBE">
            <w:pPr>
              <w:spacing w:before="0" w:after="0" w:line="240" w:lineRule="auto"/>
              <w:jc w:val="left"/>
              <w:rPr>
                <w:rFonts w:eastAsia="Times New Roman" w:cs="Times New Roman"/>
                <w:sz w:val="22"/>
              </w:rPr>
            </w:pPr>
            <w:r w:rsidRPr="000D1248">
              <w:rPr>
                <w:rFonts w:eastAsia="Times New Roman" w:cs="Times New Roman"/>
                <w:sz w:val="22"/>
              </w:rPr>
              <w:t>+ Cơ quan, doanh nghiệp sử dụng lao động (tối thiểu 15 mẫu)</w:t>
            </w:r>
          </w:p>
          <w:p w14:paraId="04AC5919" w14:textId="77777777" w:rsidR="00D502E7" w:rsidRPr="000D1248" w:rsidRDefault="00D502E7" w:rsidP="00385BBE">
            <w:pPr>
              <w:spacing w:before="0" w:after="0" w:line="240" w:lineRule="auto"/>
              <w:jc w:val="left"/>
              <w:rPr>
                <w:rFonts w:eastAsia="Times New Roman" w:cs="Times New Roman"/>
                <w:sz w:val="22"/>
              </w:rPr>
            </w:pPr>
            <w:r w:rsidRPr="000D1248">
              <w:rPr>
                <w:rFonts w:eastAsia="Times New Roman" w:cs="Times New Roman"/>
                <w:sz w:val="22"/>
              </w:rPr>
              <w:t>+ Tổ chức XHNN (tối thiểu 5 mẫu)</w:t>
            </w:r>
          </w:p>
          <w:p w14:paraId="11233F58" w14:textId="77777777" w:rsidR="001A2906" w:rsidRPr="000D1248" w:rsidRDefault="00D502E7" w:rsidP="00385BBE">
            <w:pPr>
              <w:spacing w:before="0" w:after="0" w:line="240" w:lineRule="auto"/>
              <w:jc w:val="left"/>
              <w:rPr>
                <w:rFonts w:eastAsia="Times New Roman" w:cs="Times New Roman"/>
                <w:sz w:val="22"/>
              </w:rPr>
            </w:pPr>
            <w:r w:rsidRPr="000D1248">
              <w:rPr>
                <w:rFonts w:eastAsia="Times New Roman" w:cs="Times New Roman"/>
                <w:sz w:val="22"/>
              </w:rPr>
              <w:t>+ Giảng viên (tối thiểu 20 mẫu)</w:t>
            </w:r>
          </w:p>
          <w:p w14:paraId="0A7F07B6" w14:textId="2B605A62" w:rsidR="001A2906" w:rsidRPr="000D1248" w:rsidRDefault="001A2906" w:rsidP="00385BBE">
            <w:pPr>
              <w:spacing w:before="0" w:after="0" w:line="240" w:lineRule="auto"/>
              <w:jc w:val="left"/>
              <w:rPr>
                <w:rFonts w:eastAsia="Times New Roman" w:cs="Times New Roman"/>
                <w:sz w:val="22"/>
              </w:rPr>
            </w:pPr>
            <w:r w:rsidRPr="000D1248">
              <w:rPr>
                <w:rFonts w:eastAsia="Times New Roman" w:cs="Times New Roman"/>
                <w:i/>
                <w:iCs/>
                <w:sz w:val="22"/>
              </w:rPr>
              <w:t xml:space="preserve">- </w:t>
            </w:r>
            <w:r w:rsidRPr="000D1248">
              <w:rPr>
                <w:rFonts w:eastAsia="Times New Roman" w:cs="Times New Roman"/>
                <w:bCs/>
                <w:i/>
                <w:iCs/>
                <w:sz w:val="22"/>
              </w:rPr>
              <w:t>Phiếu khảo sát</w:t>
            </w:r>
          </w:p>
          <w:p w14:paraId="5DA1FCDB" w14:textId="142B8356" w:rsidR="001A2906" w:rsidRPr="000D1248" w:rsidRDefault="001A2906" w:rsidP="001A2906">
            <w:pPr>
              <w:spacing w:before="0" w:after="0" w:line="240" w:lineRule="auto"/>
              <w:jc w:val="left"/>
              <w:rPr>
                <w:rFonts w:eastAsia="Times New Roman" w:cs="Times New Roman"/>
                <w:i/>
                <w:sz w:val="22"/>
              </w:rPr>
            </w:pPr>
            <w:r w:rsidRPr="000D1248">
              <w:rPr>
                <w:rFonts w:eastAsia="Times New Roman" w:cs="Times New Roman"/>
                <w:i/>
                <w:sz w:val="22"/>
              </w:rPr>
              <w:t xml:space="preserve">(Mẫu </w:t>
            </w:r>
            <w:r w:rsidR="00FB5506" w:rsidRPr="000D1248">
              <w:rPr>
                <w:rFonts w:eastAsia="Times New Roman" w:cs="Times New Roman"/>
                <w:i/>
                <w:sz w:val="22"/>
              </w:rPr>
              <w:t>2</w:t>
            </w:r>
            <w:r w:rsidRPr="000D1248">
              <w:rPr>
                <w:rFonts w:eastAsia="Times New Roman" w:cs="Times New Roman"/>
                <w:i/>
                <w:sz w:val="22"/>
              </w:rPr>
              <w:t>, Phụ lục 2)</w:t>
            </w:r>
          </w:p>
          <w:p w14:paraId="01D6841F" w14:textId="5323817D" w:rsidR="00B24A9B" w:rsidRPr="000D1248" w:rsidRDefault="001A2906" w:rsidP="00C31E98">
            <w:pPr>
              <w:spacing w:before="0" w:after="0" w:line="240" w:lineRule="auto"/>
              <w:jc w:val="left"/>
              <w:rPr>
                <w:rFonts w:eastAsia="Times New Roman" w:cs="Times New Roman"/>
                <w:sz w:val="22"/>
              </w:rPr>
            </w:pPr>
            <w:r w:rsidRPr="000D1248">
              <w:rPr>
                <w:rFonts w:eastAsia="Times New Roman" w:cs="Times New Roman"/>
                <w:sz w:val="22"/>
              </w:rPr>
              <w:t>- Kế hoạch khảo sát</w:t>
            </w:r>
            <w:r w:rsidR="00B24A9B" w:rsidRPr="000D1248">
              <w:rPr>
                <w:rFonts w:eastAsia="Times New Roman" w:cs="Times New Roman"/>
                <w:i/>
                <w:sz w:val="22"/>
              </w:rPr>
              <w:br/>
            </w:r>
            <w:r w:rsidR="00B24A9B" w:rsidRPr="000D1248">
              <w:rPr>
                <w:rFonts w:eastAsia="Times New Roman" w:cs="Times New Roman"/>
                <w:bCs/>
                <w:i/>
                <w:iCs/>
                <w:sz w:val="22"/>
              </w:rPr>
              <w:t>(Mẫu</w:t>
            </w:r>
            <w:r w:rsidRPr="000D1248">
              <w:rPr>
                <w:rFonts w:eastAsia="Times New Roman" w:cs="Times New Roman"/>
                <w:bCs/>
                <w:i/>
                <w:iCs/>
                <w:sz w:val="22"/>
              </w:rPr>
              <w:t xml:space="preserve"> </w:t>
            </w:r>
            <w:r w:rsidR="00FB5506" w:rsidRPr="000D1248">
              <w:rPr>
                <w:rFonts w:eastAsia="Times New Roman" w:cs="Times New Roman"/>
                <w:bCs/>
                <w:i/>
                <w:iCs/>
                <w:sz w:val="22"/>
              </w:rPr>
              <w:t>3</w:t>
            </w:r>
            <w:r w:rsidR="00B24A9B" w:rsidRPr="000D1248">
              <w:rPr>
                <w:rFonts w:eastAsia="Times New Roman" w:cs="Times New Roman"/>
                <w:bCs/>
                <w:i/>
                <w:iCs/>
                <w:sz w:val="22"/>
              </w:rPr>
              <w:t>,</w:t>
            </w:r>
            <w:r w:rsidRPr="000D1248">
              <w:rPr>
                <w:rFonts w:eastAsia="Times New Roman" w:cs="Times New Roman"/>
                <w:bCs/>
                <w:i/>
                <w:iCs/>
                <w:sz w:val="22"/>
              </w:rPr>
              <w:t xml:space="preserve"> </w:t>
            </w:r>
            <w:r w:rsidR="00B24A9B" w:rsidRPr="000D1248">
              <w:rPr>
                <w:rFonts w:eastAsia="Times New Roman" w:cs="Times New Roman"/>
                <w:bCs/>
                <w:i/>
                <w:iCs/>
                <w:sz w:val="22"/>
              </w:rPr>
              <w:t>Phụ lục 2)</w:t>
            </w:r>
            <w:r w:rsidR="00B24A9B" w:rsidRPr="000D1248">
              <w:rPr>
                <w:rFonts w:eastAsia="Times New Roman" w:cs="Times New Roman"/>
                <w:i/>
                <w:iCs/>
                <w:sz w:val="22"/>
              </w:rPr>
              <w:br/>
              <w:t xml:space="preserve">- </w:t>
            </w:r>
            <w:r w:rsidR="00B24A9B" w:rsidRPr="000D1248">
              <w:rPr>
                <w:rFonts w:eastAsia="Times New Roman" w:cs="Times New Roman"/>
                <w:bCs/>
                <w:i/>
                <w:iCs/>
                <w:sz w:val="22"/>
              </w:rPr>
              <w:t>Báo cáo tổng hợp về việc khảo sát, điều tra (Mẫu</w:t>
            </w:r>
            <w:r w:rsidR="00196D5C" w:rsidRPr="000D1248">
              <w:rPr>
                <w:rFonts w:eastAsia="Times New Roman" w:cs="Times New Roman"/>
                <w:bCs/>
                <w:i/>
                <w:iCs/>
                <w:sz w:val="22"/>
              </w:rPr>
              <w:t xml:space="preserve"> </w:t>
            </w:r>
            <w:r w:rsidR="00FB5506" w:rsidRPr="000D1248">
              <w:rPr>
                <w:rFonts w:eastAsia="Times New Roman" w:cs="Times New Roman"/>
                <w:bCs/>
                <w:i/>
                <w:iCs/>
                <w:sz w:val="22"/>
              </w:rPr>
              <w:t>4</w:t>
            </w:r>
            <w:r w:rsidR="00B24A9B" w:rsidRPr="000D1248">
              <w:rPr>
                <w:rFonts w:eastAsia="Times New Roman" w:cs="Times New Roman"/>
                <w:bCs/>
                <w:i/>
                <w:iCs/>
                <w:sz w:val="22"/>
              </w:rPr>
              <w:t>, Phụ lục 2)</w:t>
            </w:r>
          </w:p>
        </w:tc>
        <w:tc>
          <w:tcPr>
            <w:tcW w:w="1142" w:type="dxa"/>
            <w:vAlign w:val="center"/>
            <w:hideMark/>
          </w:tcPr>
          <w:p w14:paraId="1D973D0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913" w:type="dxa"/>
            <w:vAlign w:val="center"/>
            <w:hideMark/>
          </w:tcPr>
          <w:p w14:paraId="4E0C1B7E"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1013" w:type="dxa"/>
            <w:vAlign w:val="center"/>
            <w:hideMark/>
          </w:tcPr>
          <w:p w14:paraId="4187903B"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vAlign w:val="center"/>
            <w:hideMark/>
          </w:tcPr>
          <w:p w14:paraId="255A50F2" w14:textId="15CAAF92" w:rsidR="00B24A9B" w:rsidRPr="000D1248" w:rsidRDefault="00B24A9B" w:rsidP="00385BBE">
            <w:pPr>
              <w:spacing w:before="0" w:after="0" w:line="240" w:lineRule="auto"/>
              <w:jc w:val="left"/>
              <w:rPr>
                <w:rFonts w:eastAsia="Times New Roman" w:cs="Times New Roman"/>
                <w:sz w:val="22"/>
              </w:rPr>
            </w:pPr>
          </w:p>
        </w:tc>
      </w:tr>
      <w:tr w:rsidR="00B24A9B" w:rsidRPr="000D1248" w14:paraId="1F8A8B64" w14:textId="77777777" w:rsidTr="00B562B4">
        <w:trPr>
          <w:trHeight w:val="1200"/>
          <w:jc w:val="center"/>
        </w:trPr>
        <w:tc>
          <w:tcPr>
            <w:tcW w:w="715" w:type="dxa"/>
            <w:noWrap/>
            <w:vAlign w:val="center"/>
            <w:hideMark/>
          </w:tcPr>
          <w:p w14:paraId="74BE205D"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3</w:t>
            </w:r>
          </w:p>
        </w:tc>
        <w:tc>
          <w:tcPr>
            <w:tcW w:w="3533" w:type="dxa"/>
            <w:vAlign w:val="center"/>
            <w:hideMark/>
          </w:tcPr>
          <w:p w14:paraId="3CEC8533"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Tự đánh giá thực hiện các điều kiện để đề xuất chủ trương mở ngành của Khoa</w:t>
            </w:r>
          </w:p>
        </w:tc>
        <w:tc>
          <w:tcPr>
            <w:tcW w:w="2551" w:type="dxa"/>
            <w:vAlign w:val="center"/>
            <w:hideMark/>
          </w:tcPr>
          <w:p w14:paraId="58BEC147" w14:textId="30B89B2F" w:rsidR="00B24A9B" w:rsidRPr="000D1248" w:rsidRDefault="00B24A9B" w:rsidP="00FB5506">
            <w:pPr>
              <w:spacing w:before="0" w:after="0" w:line="240" w:lineRule="auto"/>
              <w:jc w:val="left"/>
              <w:rPr>
                <w:rFonts w:eastAsia="Times New Roman" w:cs="Times New Roman"/>
                <w:bCs/>
                <w:sz w:val="22"/>
              </w:rPr>
            </w:pPr>
            <w:r w:rsidRPr="000D1248">
              <w:rPr>
                <w:rFonts w:eastAsia="Times New Roman" w:cs="Times New Roman"/>
                <w:bCs/>
                <w:sz w:val="22"/>
              </w:rPr>
              <w:t>Phiếu tự đánh giá điều kiện để đề xuất chủ trương mở ngành ĐT (</w:t>
            </w:r>
            <w:r w:rsidRPr="000D1248">
              <w:rPr>
                <w:rFonts w:eastAsia="Times New Roman" w:cs="Times New Roman"/>
                <w:bCs/>
                <w:i/>
                <w:sz w:val="22"/>
              </w:rPr>
              <w:t>Mẫu</w:t>
            </w:r>
            <w:r w:rsidR="00D42561" w:rsidRPr="000D1248">
              <w:rPr>
                <w:rFonts w:eastAsia="Times New Roman" w:cs="Times New Roman"/>
                <w:bCs/>
                <w:i/>
                <w:sz w:val="22"/>
              </w:rPr>
              <w:t xml:space="preserve"> </w:t>
            </w:r>
            <w:r w:rsidR="00FB5506" w:rsidRPr="000D1248">
              <w:rPr>
                <w:rFonts w:eastAsia="Times New Roman" w:cs="Times New Roman"/>
                <w:bCs/>
                <w:i/>
                <w:sz w:val="22"/>
              </w:rPr>
              <w:t>5</w:t>
            </w:r>
            <w:r w:rsidRPr="000D1248">
              <w:rPr>
                <w:rFonts w:eastAsia="Times New Roman" w:cs="Times New Roman"/>
                <w:bCs/>
                <w:i/>
                <w:sz w:val="22"/>
              </w:rPr>
              <w:t>, Phụ lục 2</w:t>
            </w:r>
            <w:r w:rsidRPr="000D1248">
              <w:rPr>
                <w:rFonts w:eastAsia="Times New Roman" w:cs="Times New Roman"/>
                <w:bCs/>
                <w:sz w:val="22"/>
              </w:rPr>
              <w:t>)</w:t>
            </w:r>
          </w:p>
        </w:tc>
        <w:tc>
          <w:tcPr>
            <w:tcW w:w="1142" w:type="dxa"/>
            <w:vAlign w:val="center"/>
            <w:hideMark/>
          </w:tcPr>
          <w:p w14:paraId="2909B323"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913" w:type="dxa"/>
            <w:vAlign w:val="center"/>
            <w:hideMark/>
          </w:tcPr>
          <w:p w14:paraId="742A003B"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1013" w:type="dxa"/>
            <w:vAlign w:val="center"/>
            <w:hideMark/>
          </w:tcPr>
          <w:p w14:paraId="0A57D25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Trưởng Khoa</w:t>
            </w:r>
          </w:p>
        </w:tc>
        <w:tc>
          <w:tcPr>
            <w:tcW w:w="900" w:type="dxa"/>
            <w:vAlign w:val="center"/>
            <w:hideMark/>
          </w:tcPr>
          <w:p w14:paraId="4B15D49E"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1FAF0995" w14:textId="77777777" w:rsidTr="001A2906">
        <w:trPr>
          <w:trHeight w:val="3492"/>
          <w:jc w:val="center"/>
        </w:trPr>
        <w:tc>
          <w:tcPr>
            <w:tcW w:w="715" w:type="dxa"/>
            <w:noWrap/>
            <w:vAlign w:val="center"/>
            <w:hideMark/>
          </w:tcPr>
          <w:p w14:paraId="21123493"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4</w:t>
            </w:r>
          </w:p>
        </w:tc>
        <w:tc>
          <w:tcPr>
            <w:tcW w:w="3533" w:type="dxa"/>
            <w:vAlign w:val="center"/>
            <w:hideMark/>
          </w:tcPr>
          <w:p w14:paraId="5277BC8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Xây dựng báo cáo v/v đề xuất chủ trương mở ngành ĐT gồm các nội dung quy định tại Khoản 2 Điều 7 Thông tư 02:</w:t>
            </w:r>
            <w:r w:rsidRPr="000D1248">
              <w:rPr>
                <w:rFonts w:eastAsia="Times New Roman" w:cs="Times New Roman"/>
                <w:sz w:val="22"/>
              </w:rPr>
              <w:br/>
              <w:t>(1) Về sự cần thiết đề xuất chủ trương mở ngành đào tạo;</w:t>
            </w:r>
            <w:r w:rsidRPr="000D1248">
              <w:rPr>
                <w:rFonts w:eastAsia="Times New Roman" w:cs="Times New Roman"/>
                <w:sz w:val="22"/>
              </w:rPr>
              <w:br/>
              <w:t>(2) Về năng lực của cơ sở đào tạo;</w:t>
            </w:r>
            <w:r w:rsidRPr="000D1248">
              <w:rPr>
                <w:rFonts w:eastAsia="Times New Roman" w:cs="Times New Roman"/>
                <w:sz w:val="22"/>
              </w:rPr>
              <w:br/>
              <w:t>(3) Về mục tiêu phát triển ngành đào tạo đề xuất mở;</w:t>
            </w:r>
            <w:r w:rsidRPr="000D1248">
              <w:rPr>
                <w:rFonts w:eastAsia="Times New Roman" w:cs="Times New Roman"/>
                <w:sz w:val="22"/>
              </w:rPr>
              <w:br/>
              <w:t>(4) Về giải pháp và lộ trình thực hiện;</w:t>
            </w:r>
            <w:r w:rsidRPr="000D1248">
              <w:rPr>
                <w:rFonts w:eastAsia="Times New Roman" w:cs="Times New Roman"/>
                <w:sz w:val="22"/>
              </w:rPr>
              <w:br/>
              <w:t>(5) Về phương án phòng ngừa và xử lý rủi ro.</w:t>
            </w:r>
          </w:p>
        </w:tc>
        <w:tc>
          <w:tcPr>
            <w:tcW w:w="2551" w:type="dxa"/>
            <w:vAlign w:val="center"/>
            <w:hideMark/>
          </w:tcPr>
          <w:p w14:paraId="60F25BD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bCs/>
                <w:sz w:val="22"/>
              </w:rPr>
              <w:t>Báo cáo v/v đề xuất chủ trương mở ngành ĐT</w:t>
            </w:r>
            <w:r w:rsidRPr="000D1248">
              <w:rPr>
                <w:rFonts w:eastAsia="Times New Roman" w:cs="Times New Roman"/>
                <w:sz w:val="22"/>
              </w:rPr>
              <w:t xml:space="preserve"> </w:t>
            </w:r>
          </w:p>
          <w:p w14:paraId="56893C32" w14:textId="12554FB4" w:rsidR="00B24A9B" w:rsidRPr="000D1248" w:rsidRDefault="00B24A9B" w:rsidP="00FB5506">
            <w:pPr>
              <w:spacing w:before="0" w:after="0" w:line="240" w:lineRule="auto"/>
              <w:jc w:val="left"/>
              <w:rPr>
                <w:rFonts w:eastAsia="Times New Roman" w:cs="Times New Roman"/>
                <w:sz w:val="22"/>
              </w:rPr>
            </w:pPr>
            <w:r w:rsidRPr="000D1248">
              <w:rPr>
                <w:rFonts w:eastAsia="Times New Roman" w:cs="Times New Roman"/>
                <w:sz w:val="22"/>
              </w:rPr>
              <w:t>(</w:t>
            </w:r>
            <w:r w:rsidRPr="000D1248">
              <w:rPr>
                <w:rFonts w:eastAsia="Times New Roman" w:cs="Times New Roman"/>
                <w:i/>
                <w:sz w:val="22"/>
              </w:rPr>
              <w:t>Mẫu</w:t>
            </w:r>
            <w:r w:rsidR="006E4AA1" w:rsidRPr="000D1248">
              <w:rPr>
                <w:rFonts w:eastAsia="Times New Roman" w:cs="Times New Roman"/>
                <w:i/>
                <w:sz w:val="22"/>
              </w:rPr>
              <w:t xml:space="preserve"> </w:t>
            </w:r>
            <w:r w:rsidR="00FB5506" w:rsidRPr="000D1248">
              <w:rPr>
                <w:rFonts w:eastAsia="Times New Roman" w:cs="Times New Roman"/>
                <w:i/>
                <w:sz w:val="22"/>
              </w:rPr>
              <w:t>6</w:t>
            </w:r>
            <w:r w:rsidRPr="000D1248">
              <w:rPr>
                <w:rFonts w:eastAsia="Times New Roman" w:cs="Times New Roman"/>
                <w:i/>
                <w:sz w:val="22"/>
              </w:rPr>
              <w:t>, Phụ lục 2</w:t>
            </w:r>
            <w:r w:rsidRPr="000D1248">
              <w:rPr>
                <w:rFonts w:eastAsia="Times New Roman" w:cs="Times New Roman"/>
                <w:sz w:val="22"/>
              </w:rPr>
              <w:t>)</w:t>
            </w:r>
          </w:p>
        </w:tc>
        <w:tc>
          <w:tcPr>
            <w:tcW w:w="1142" w:type="dxa"/>
            <w:vAlign w:val="center"/>
            <w:hideMark/>
          </w:tcPr>
          <w:p w14:paraId="69D7353C"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913" w:type="dxa"/>
            <w:vAlign w:val="center"/>
            <w:hideMark/>
          </w:tcPr>
          <w:p w14:paraId="00222E4B" w14:textId="641A8B99" w:rsidR="00B24A9B" w:rsidRPr="000D1248" w:rsidRDefault="001A121D" w:rsidP="00385BBE">
            <w:pPr>
              <w:spacing w:before="0" w:after="0" w:line="240" w:lineRule="auto"/>
              <w:jc w:val="left"/>
              <w:rPr>
                <w:rFonts w:eastAsia="Times New Roman" w:cs="Times New Roman"/>
                <w:sz w:val="22"/>
              </w:rPr>
            </w:pPr>
            <w:r>
              <w:rPr>
                <w:rFonts w:eastAsia="Times New Roman" w:cs="Times New Roman"/>
                <w:sz w:val="22"/>
              </w:rPr>
              <w:t>Phòng ĐT</w:t>
            </w:r>
          </w:p>
        </w:tc>
        <w:tc>
          <w:tcPr>
            <w:tcW w:w="1013" w:type="dxa"/>
            <w:vAlign w:val="center"/>
            <w:hideMark/>
          </w:tcPr>
          <w:p w14:paraId="3A56B183"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Trưởng Khoa</w:t>
            </w:r>
          </w:p>
        </w:tc>
        <w:tc>
          <w:tcPr>
            <w:tcW w:w="900" w:type="dxa"/>
            <w:noWrap/>
            <w:vAlign w:val="center"/>
            <w:hideMark/>
          </w:tcPr>
          <w:p w14:paraId="2596A7C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3B30A322" w14:textId="77777777" w:rsidTr="00B562B4">
        <w:trPr>
          <w:trHeight w:val="1537"/>
          <w:jc w:val="center"/>
        </w:trPr>
        <w:tc>
          <w:tcPr>
            <w:tcW w:w="715" w:type="dxa"/>
            <w:noWrap/>
            <w:vAlign w:val="center"/>
            <w:hideMark/>
          </w:tcPr>
          <w:p w14:paraId="190F6AE1"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lastRenderedPageBreak/>
              <w:t>5</w:t>
            </w:r>
          </w:p>
        </w:tc>
        <w:tc>
          <w:tcPr>
            <w:tcW w:w="3533" w:type="dxa"/>
            <w:vAlign w:val="center"/>
            <w:hideMark/>
          </w:tcPr>
          <w:p w14:paraId="7F83F3BB" w14:textId="088A87EF"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Tổ chức thẩm định </w:t>
            </w:r>
            <w:r w:rsidRPr="000D1248">
              <w:rPr>
                <w:rFonts w:eastAsia="Times New Roman" w:cs="Times New Roman"/>
                <w:b/>
                <w:bCs/>
                <w:i/>
                <w:iCs/>
                <w:sz w:val="22"/>
              </w:rPr>
              <w:t>Báo cáo v/v đề xuất chủ trương mở ngành ĐT</w:t>
            </w:r>
            <w:r w:rsidRPr="000D1248">
              <w:rPr>
                <w:rFonts w:eastAsia="Times New Roman" w:cs="Times New Roman"/>
                <w:sz w:val="22"/>
              </w:rPr>
              <w:t xml:space="preserve"> theo các bước sau:</w:t>
            </w:r>
            <w:r w:rsidRPr="000D1248">
              <w:rPr>
                <w:rFonts w:eastAsia="Times New Roman" w:cs="Times New Roman"/>
                <w:sz w:val="22"/>
              </w:rPr>
              <w:br/>
              <w:t>(1) Phân công cho thành viên HĐ KH&amp;ĐT là người phụ trách lĩnh vực/mảng công tác tổ chức kiểm tra, rà soát thông tin. Trường hợp không có đại d</w:t>
            </w:r>
            <w:r w:rsidR="004F6B26" w:rsidRPr="000D1248">
              <w:rPr>
                <w:rFonts w:eastAsia="Times New Roman" w:cs="Times New Roman"/>
                <w:sz w:val="22"/>
              </w:rPr>
              <w:t>iện đơn vị phụ trách lĩnh vực/mả</w:t>
            </w:r>
            <w:r w:rsidRPr="000D1248">
              <w:rPr>
                <w:rFonts w:eastAsia="Times New Roman" w:cs="Times New Roman"/>
                <w:sz w:val="22"/>
              </w:rPr>
              <w:t>ng công tác trong HĐ KH&amp;ĐT thì HĐ KH&amp;ĐT gửi đề xuất tới đơn vị liên quan để tổ chức thẩm định;</w:t>
            </w:r>
            <w:r w:rsidRPr="000D1248">
              <w:rPr>
                <w:rFonts w:eastAsia="Times New Roman" w:cs="Times New Roman"/>
                <w:sz w:val="22"/>
              </w:rPr>
              <w:br/>
              <w:t>(2) Thư ký HĐ KH&amp;ĐT tập hợp ý kiến của các thành viên;</w:t>
            </w:r>
            <w:r w:rsidRPr="000D1248">
              <w:rPr>
                <w:rFonts w:eastAsia="Times New Roman" w:cs="Times New Roman"/>
                <w:sz w:val="22"/>
              </w:rPr>
              <w:br/>
              <w:t>(3) Họp HĐ KH&amp;ĐT xét duyệt theo nguyên tắc đa số;</w:t>
            </w:r>
            <w:r w:rsidRPr="000D1248">
              <w:rPr>
                <w:rFonts w:eastAsia="Times New Roman" w:cs="Times New Roman"/>
                <w:sz w:val="22"/>
              </w:rPr>
              <w:br/>
              <w:t>(4) Khoa chỉnh sửa theo yêu cầu của HĐ KH&amp;ĐT (nếu có) và nộp lại Thư ký HĐ KH&amp;ĐT, HĐ KH&amp;ĐT họp lại (nếu cần).</w:t>
            </w:r>
          </w:p>
        </w:tc>
        <w:tc>
          <w:tcPr>
            <w:tcW w:w="2551" w:type="dxa"/>
            <w:vAlign w:val="center"/>
            <w:hideMark/>
          </w:tcPr>
          <w:p w14:paraId="042A3D68"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Biên bản của Hội đồng KH&amp;ĐT</w:t>
            </w:r>
          </w:p>
        </w:tc>
        <w:tc>
          <w:tcPr>
            <w:tcW w:w="1142" w:type="dxa"/>
            <w:vAlign w:val="center"/>
            <w:hideMark/>
          </w:tcPr>
          <w:p w14:paraId="6382649E"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KH&amp;ĐT</w:t>
            </w:r>
          </w:p>
        </w:tc>
        <w:tc>
          <w:tcPr>
            <w:tcW w:w="913" w:type="dxa"/>
            <w:vAlign w:val="center"/>
            <w:hideMark/>
          </w:tcPr>
          <w:p w14:paraId="1C5AF730" w14:textId="77777777" w:rsidR="00B24A9B" w:rsidRPr="000D1248" w:rsidRDefault="00B24A9B" w:rsidP="00385BBE">
            <w:pPr>
              <w:spacing w:before="0" w:after="0" w:line="240" w:lineRule="auto"/>
              <w:jc w:val="left"/>
              <w:rPr>
                <w:rFonts w:eastAsia="Times New Roman" w:cs="Times New Roman"/>
                <w:sz w:val="22"/>
              </w:rPr>
            </w:pPr>
            <w:r w:rsidRPr="001A121D">
              <w:rPr>
                <w:rFonts w:eastAsia="Times New Roman" w:cs="Times New Roman"/>
                <w:sz w:val="22"/>
              </w:rPr>
              <w:t>Các đơn vị liên quan</w:t>
            </w:r>
          </w:p>
        </w:tc>
        <w:tc>
          <w:tcPr>
            <w:tcW w:w="1013" w:type="dxa"/>
            <w:vAlign w:val="center"/>
            <w:hideMark/>
          </w:tcPr>
          <w:p w14:paraId="68C9B497"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Chủ tịch HĐ KH&amp;ĐT</w:t>
            </w:r>
          </w:p>
        </w:tc>
        <w:tc>
          <w:tcPr>
            <w:tcW w:w="900" w:type="dxa"/>
            <w:noWrap/>
            <w:vAlign w:val="center"/>
            <w:hideMark/>
          </w:tcPr>
          <w:p w14:paraId="3CB3076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3A667583" w14:textId="77777777" w:rsidTr="00B562B4">
        <w:trPr>
          <w:trHeight w:val="1620"/>
          <w:jc w:val="center"/>
        </w:trPr>
        <w:tc>
          <w:tcPr>
            <w:tcW w:w="715" w:type="dxa"/>
            <w:noWrap/>
            <w:vAlign w:val="center"/>
            <w:hideMark/>
          </w:tcPr>
          <w:p w14:paraId="53EF3494"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6</w:t>
            </w:r>
          </w:p>
        </w:tc>
        <w:tc>
          <w:tcPr>
            <w:tcW w:w="3533" w:type="dxa"/>
            <w:vAlign w:val="center"/>
            <w:hideMark/>
          </w:tcPr>
          <w:p w14:paraId="1AC0FAD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Chuẩn bị hồ sơ trình HĐT đề nghị phê duyệt chủ trương mở ngành ĐT</w:t>
            </w:r>
          </w:p>
        </w:tc>
        <w:tc>
          <w:tcPr>
            <w:tcW w:w="2551" w:type="dxa"/>
            <w:vAlign w:val="center"/>
            <w:hideMark/>
          </w:tcPr>
          <w:p w14:paraId="7862F0B9" w14:textId="56CD5EC3" w:rsidR="00B24A9B" w:rsidRPr="000D1248" w:rsidRDefault="00B24A9B" w:rsidP="006E4AA1">
            <w:pPr>
              <w:spacing w:before="0" w:after="0" w:line="240" w:lineRule="auto"/>
              <w:jc w:val="left"/>
              <w:rPr>
                <w:rFonts w:eastAsia="Times New Roman" w:cs="Times New Roman"/>
                <w:i/>
                <w:iCs/>
                <w:sz w:val="22"/>
              </w:rPr>
            </w:pPr>
            <w:r w:rsidRPr="000D1248">
              <w:rPr>
                <w:rFonts w:eastAsia="Times New Roman" w:cs="Times New Roman"/>
                <w:i/>
                <w:iCs/>
                <w:sz w:val="22"/>
              </w:rPr>
              <w:t>- Các tài liệu từ Bước 1 đến 5;</w:t>
            </w:r>
            <w:r w:rsidRPr="000D1248">
              <w:rPr>
                <w:rFonts w:eastAsia="Times New Roman" w:cs="Times New Roman"/>
                <w:i/>
                <w:iCs/>
                <w:sz w:val="22"/>
              </w:rPr>
              <w:br/>
            </w:r>
            <w:r w:rsidRPr="000D1248">
              <w:rPr>
                <w:rFonts w:eastAsia="Times New Roman" w:cs="Times New Roman"/>
                <w:sz w:val="22"/>
              </w:rPr>
              <w:t xml:space="preserve">- </w:t>
            </w:r>
            <w:r w:rsidRPr="000D1248">
              <w:rPr>
                <w:rFonts w:eastAsia="Times New Roman" w:cs="Times New Roman"/>
                <w:bCs/>
                <w:sz w:val="22"/>
              </w:rPr>
              <w:t>Tờ</w:t>
            </w:r>
            <w:r w:rsidRPr="000D1248">
              <w:rPr>
                <w:rFonts w:eastAsia="Times New Roman" w:cs="Times New Roman"/>
                <w:sz w:val="22"/>
              </w:rPr>
              <w:t xml:space="preserve"> </w:t>
            </w:r>
            <w:r w:rsidRPr="000D1248">
              <w:rPr>
                <w:rFonts w:eastAsia="Times New Roman" w:cs="Times New Roman"/>
                <w:bCs/>
                <w:sz w:val="22"/>
              </w:rPr>
              <w:t xml:space="preserve">trình v/v đề nghị phê duyệt chủ trương mở ngành ĐT </w:t>
            </w:r>
          </w:p>
        </w:tc>
        <w:tc>
          <w:tcPr>
            <w:tcW w:w="1142" w:type="dxa"/>
            <w:vAlign w:val="center"/>
            <w:hideMark/>
          </w:tcPr>
          <w:p w14:paraId="06B9F06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264786CA"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1013" w:type="dxa"/>
            <w:vAlign w:val="center"/>
            <w:hideMark/>
          </w:tcPr>
          <w:p w14:paraId="210ACD2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noWrap/>
            <w:vAlign w:val="center"/>
            <w:hideMark/>
          </w:tcPr>
          <w:p w14:paraId="0D1359BE"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44762E00" w14:textId="77777777" w:rsidTr="00B562B4">
        <w:trPr>
          <w:trHeight w:val="3877"/>
          <w:jc w:val="center"/>
        </w:trPr>
        <w:tc>
          <w:tcPr>
            <w:tcW w:w="715" w:type="dxa"/>
            <w:noWrap/>
            <w:vAlign w:val="center"/>
            <w:hideMark/>
          </w:tcPr>
          <w:p w14:paraId="07B6F1DE"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7</w:t>
            </w:r>
          </w:p>
        </w:tc>
        <w:tc>
          <w:tcPr>
            <w:tcW w:w="3533" w:type="dxa"/>
            <w:vAlign w:val="center"/>
            <w:hideMark/>
          </w:tcPr>
          <w:p w14:paraId="10698BDF"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HĐT phê duyệt chủ trương mở ngành ĐT, bao gồm các nội dung:</w:t>
            </w:r>
            <w:r w:rsidRPr="000D1248">
              <w:rPr>
                <w:rFonts w:eastAsia="Times New Roman" w:cs="Times New Roman"/>
                <w:sz w:val="22"/>
              </w:rPr>
              <w:br/>
              <w:t>(1) Định hướng phát triển ngành đề xuất mở phải phù hợp với định hướng phát triển của Trường, bảo đảm phù hợp với nhu cầu nguồn nhân lực của các Bộ, ngành, địa phương, cả nước và hội nhập quốc tế;</w:t>
            </w:r>
            <w:r w:rsidRPr="000D1248">
              <w:rPr>
                <w:rFonts w:eastAsia="Times New Roman" w:cs="Times New Roman"/>
                <w:sz w:val="22"/>
              </w:rPr>
              <w:br/>
              <w:t>(2) Bảo đảm nguồn lực để triển khai đề án mở ngành đào tạo đạt hiệu quả;</w:t>
            </w:r>
            <w:r w:rsidRPr="000D1248">
              <w:rPr>
                <w:rFonts w:eastAsia="Times New Roman" w:cs="Times New Roman"/>
                <w:sz w:val="22"/>
              </w:rPr>
              <w:br/>
              <w:t>(3) Đánh giá về dự báo rủi ro, các giải pháp ngăn ngừa, đề phòng rủi ro và cách thức giải quyết trong trường hợp xảy ra rủi ro khi mở ngành đào tạo.</w:t>
            </w:r>
          </w:p>
        </w:tc>
        <w:tc>
          <w:tcPr>
            <w:tcW w:w="2551" w:type="dxa"/>
            <w:vAlign w:val="center"/>
            <w:hideMark/>
          </w:tcPr>
          <w:p w14:paraId="3C27A2A8"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Nghị quyết của HĐT v/v phê duyệt chủ trương mở ngành ĐT</w:t>
            </w:r>
          </w:p>
        </w:tc>
        <w:tc>
          <w:tcPr>
            <w:tcW w:w="1142" w:type="dxa"/>
            <w:vAlign w:val="center"/>
            <w:hideMark/>
          </w:tcPr>
          <w:p w14:paraId="5797ED28"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trường</w:t>
            </w:r>
          </w:p>
        </w:tc>
        <w:tc>
          <w:tcPr>
            <w:tcW w:w="913" w:type="dxa"/>
            <w:vAlign w:val="center"/>
            <w:hideMark/>
          </w:tcPr>
          <w:p w14:paraId="7A72077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 Phòng ĐT</w:t>
            </w:r>
          </w:p>
        </w:tc>
        <w:tc>
          <w:tcPr>
            <w:tcW w:w="1013" w:type="dxa"/>
            <w:vAlign w:val="center"/>
            <w:hideMark/>
          </w:tcPr>
          <w:p w14:paraId="0395950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Chủ tịch HĐT</w:t>
            </w:r>
          </w:p>
        </w:tc>
        <w:tc>
          <w:tcPr>
            <w:tcW w:w="900" w:type="dxa"/>
            <w:noWrap/>
            <w:vAlign w:val="center"/>
            <w:hideMark/>
          </w:tcPr>
          <w:p w14:paraId="71397624"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562B4" w:rsidRPr="000D1248" w14:paraId="2538930C" w14:textId="77777777" w:rsidTr="00D502E7">
        <w:trPr>
          <w:trHeight w:val="600"/>
          <w:jc w:val="center"/>
        </w:trPr>
        <w:tc>
          <w:tcPr>
            <w:tcW w:w="715" w:type="dxa"/>
            <w:noWrap/>
            <w:vAlign w:val="center"/>
            <w:hideMark/>
          </w:tcPr>
          <w:p w14:paraId="04CF97A3" w14:textId="77777777" w:rsidR="00B562B4" w:rsidRPr="000D1248" w:rsidRDefault="00B562B4" w:rsidP="00385BBE">
            <w:pPr>
              <w:spacing w:before="0" w:after="0" w:line="240" w:lineRule="auto"/>
              <w:rPr>
                <w:rFonts w:eastAsia="Times New Roman" w:cs="Times New Roman"/>
                <w:b/>
                <w:bCs/>
                <w:sz w:val="22"/>
              </w:rPr>
            </w:pPr>
            <w:r w:rsidRPr="000D1248">
              <w:rPr>
                <w:rFonts w:eastAsia="Times New Roman" w:cs="Times New Roman"/>
                <w:b/>
                <w:bCs/>
                <w:sz w:val="22"/>
              </w:rPr>
              <w:t>II</w:t>
            </w:r>
          </w:p>
        </w:tc>
        <w:tc>
          <w:tcPr>
            <w:tcW w:w="10052" w:type="dxa"/>
            <w:gridSpan w:val="6"/>
            <w:vAlign w:val="center"/>
            <w:hideMark/>
          </w:tcPr>
          <w:p w14:paraId="5817D44E" w14:textId="1E8803BB" w:rsidR="00B562B4" w:rsidRPr="000D1248" w:rsidRDefault="00B562B4" w:rsidP="00385BBE">
            <w:pPr>
              <w:spacing w:before="0" w:after="0" w:line="240" w:lineRule="auto"/>
              <w:jc w:val="left"/>
              <w:rPr>
                <w:rFonts w:eastAsia="Times New Roman" w:cs="Times New Roman"/>
                <w:b/>
                <w:bCs/>
                <w:sz w:val="22"/>
              </w:rPr>
            </w:pPr>
            <w:r w:rsidRPr="000D1248">
              <w:rPr>
                <w:rFonts w:eastAsia="Times New Roman" w:cs="Times New Roman"/>
                <w:b/>
                <w:bCs/>
                <w:sz w:val="22"/>
              </w:rPr>
              <w:t>Giai đoạn 2: Xây dựng đề án, chuẩn bị điều kiện mở ngành đào tạo</w:t>
            </w:r>
          </w:p>
        </w:tc>
      </w:tr>
      <w:tr w:rsidR="00B24A9B" w:rsidRPr="000D1248" w14:paraId="4CA4638D" w14:textId="77777777" w:rsidTr="00B562B4">
        <w:trPr>
          <w:trHeight w:val="975"/>
          <w:jc w:val="center"/>
        </w:trPr>
        <w:tc>
          <w:tcPr>
            <w:tcW w:w="715" w:type="dxa"/>
            <w:noWrap/>
            <w:vAlign w:val="center"/>
            <w:hideMark/>
          </w:tcPr>
          <w:p w14:paraId="066DFD9E"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8</w:t>
            </w:r>
          </w:p>
        </w:tc>
        <w:tc>
          <w:tcPr>
            <w:tcW w:w="3533" w:type="dxa"/>
            <w:vAlign w:val="center"/>
            <w:hideMark/>
          </w:tcPr>
          <w:p w14:paraId="44A74A1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Đề xuất giao nhiệm vụ xây dựng Đề án mở ngành ĐT</w:t>
            </w:r>
          </w:p>
        </w:tc>
        <w:tc>
          <w:tcPr>
            <w:tcW w:w="2551" w:type="dxa"/>
            <w:vAlign w:val="center"/>
            <w:hideMark/>
          </w:tcPr>
          <w:p w14:paraId="60D287A8" w14:textId="5CA06078"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Quyết định giao nhiệm vụ xây dựng Đề án mở ngành ĐT</w:t>
            </w:r>
          </w:p>
        </w:tc>
        <w:tc>
          <w:tcPr>
            <w:tcW w:w="1142" w:type="dxa"/>
            <w:vAlign w:val="center"/>
            <w:hideMark/>
          </w:tcPr>
          <w:p w14:paraId="07AB2B6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4CAD9D9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1013" w:type="dxa"/>
            <w:vAlign w:val="center"/>
            <w:hideMark/>
          </w:tcPr>
          <w:p w14:paraId="3B8344AE"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noWrap/>
            <w:vAlign w:val="center"/>
            <w:hideMark/>
          </w:tcPr>
          <w:p w14:paraId="1ECD7F9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540333AC" w14:textId="77777777" w:rsidTr="00B562B4">
        <w:trPr>
          <w:trHeight w:val="1536"/>
          <w:jc w:val="center"/>
        </w:trPr>
        <w:tc>
          <w:tcPr>
            <w:tcW w:w="715" w:type="dxa"/>
            <w:noWrap/>
            <w:vAlign w:val="center"/>
            <w:hideMark/>
          </w:tcPr>
          <w:p w14:paraId="598BEBB1"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lastRenderedPageBreak/>
              <w:t>9</w:t>
            </w:r>
          </w:p>
        </w:tc>
        <w:tc>
          <w:tcPr>
            <w:tcW w:w="3533" w:type="dxa"/>
            <w:vAlign w:val="center"/>
            <w:hideMark/>
          </w:tcPr>
          <w:p w14:paraId="67DDCC7A" w14:textId="366A1174"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Xây dựng Kế hoạch </w:t>
            </w:r>
            <w:r w:rsidR="001A121D">
              <w:rPr>
                <w:rFonts w:eastAsia="Times New Roman" w:cs="Times New Roman"/>
                <w:sz w:val="22"/>
              </w:rPr>
              <w:t xml:space="preserve">xây dựng đề </w:t>
            </w:r>
            <w:r w:rsidRPr="000D1248">
              <w:rPr>
                <w:rFonts w:eastAsia="Times New Roman" w:cs="Times New Roman"/>
                <w:sz w:val="22"/>
              </w:rPr>
              <w:t>mở ngành ĐT</w:t>
            </w:r>
          </w:p>
        </w:tc>
        <w:tc>
          <w:tcPr>
            <w:tcW w:w="2551" w:type="dxa"/>
            <w:vAlign w:val="center"/>
            <w:hideMark/>
          </w:tcPr>
          <w:p w14:paraId="5A9BF4BA" w14:textId="39BDDD08"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 xml:space="preserve">Kế hoạch </w:t>
            </w:r>
            <w:r w:rsidR="0006015C" w:rsidRPr="000D1248">
              <w:rPr>
                <w:rFonts w:eastAsia="Times New Roman" w:cs="Times New Roman"/>
                <w:bCs/>
                <w:sz w:val="22"/>
              </w:rPr>
              <w:t xml:space="preserve">xây dựng đề án </w:t>
            </w:r>
            <w:r w:rsidRPr="000D1248">
              <w:rPr>
                <w:rFonts w:eastAsia="Times New Roman" w:cs="Times New Roman"/>
                <w:bCs/>
                <w:sz w:val="22"/>
              </w:rPr>
              <w:t>mở ngành ĐT</w:t>
            </w:r>
          </w:p>
          <w:p w14:paraId="42FA42BB" w14:textId="2DCBDCDC" w:rsidR="00895D11" w:rsidRPr="000D1248" w:rsidRDefault="00895D11" w:rsidP="00385BBE">
            <w:pPr>
              <w:spacing w:before="0" w:after="0" w:line="240" w:lineRule="auto"/>
              <w:jc w:val="left"/>
              <w:rPr>
                <w:rFonts w:eastAsia="Times New Roman" w:cs="Times New Roman"/>
                <w:bCs/>
                <w:sz w:val="22"/>
              </w:rPr>
            </w:pPr>
            <w:r w:rsidRPr="000D1248">
              <w:rPr>
                <w:rFonts w:eastAsia="Times New Roman" w:cs="Times New Roman"/>
                <w:bCs/>
                <w:sz w:val="22"/>
              </w:rPr>
              <w:t>(</w:t>
            </w:r>
            <w:r w:rsidRPr="000D1248">
              <w:rPr>
                <w:rFonts w:eastAsia="Times New Roman" w:cs="Times New Roman"/>
                <w:bCs/>
                <w:i/>
                <w:sz w:val="22"/>
              </w:rPr>
              <w:t>Mẫu</w:t>
            </w:r>
            <w:r w:rsidR="00DA351B" w:rsidRPr="000D1248">
              <w:rPr>
                <w:rFonts w:eastAsia="Times New Roman" w:cs="Times New Roman"/>
                <w:bCs/>
                <w:i/>
                <w:sz w:val="22"/>
              </w:rPr>
              <w:t xml:space="preserve"> 1</w:t>
            </w:r>
            <w:r w:rsidRPr="000D1248">
              <w:rPr>
                <w:rFonts w:eastAsia="Times New Roman" w:cs="Times New Roman"/>
                <w:bCs/>
                <w:i/>
                <w:sz w:val="22"/>
              </w:rPr>
              <w:t>, Phụ lục 4</w:t>
            </w:r>
            <w:r w:rsidRPr="000D1248">
              <w:rPr>
                <w:rFonts w:eastAsia="Times New Roman" w:cs="Times New Roman"/>
                <w:bCs/>
                <w:sz w:val="22"/>
              </w:rPr>
              <w:t>)</w:t>
            </w:r>
          </w:p>
        </w:tc>
        <w:tc>
          <w:tcPr>
            <w:tcW w:w="1142" w:type="dxa"/>
            <w:vAlign w:val="center"/>
            <w:hideMark/>
          </w:tcPr>
          <w:p w14:paraId="15DED4AE"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913" w:type="dxa"/>
            <w:vAlign w:val="center"/>
            <w:hideMark/>
          </w:tcPr>
          <w:p w14:paraId="2091DB6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1013" w:type="dxa"/>
            <w:vAlign w:val="center"/>
            <w:hideMark/>
          </w:tcPr>
          <w:p w14:paraId="169A96C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vAlign w:val="center"/>
            <w:hideMark/>
          </w:tcPr>
          <w:p w14:paraId="0DE98E4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Căn cứ Quy trình mở ngành để xây dựng Kế hoạch mở ngành</w:t>
            </w:r>
          </w:p>
        </w:tc>
      </w:tr>
      <w:tr w:rsidR="00B24A9B" w:rsidRPr="000D1248" w14:paraId="2675B0B8" w14:textId="77777777" w:rsidTr="00B562B4">
        <w:trPr>
          <w:trHeight w:val="1215"/>
          <w:jc w:val="center"/>
        </w:trPr>
        <w:tc>
          <w:tcPr>
            <w:tcW w:w="715" w:type="dxa"/>
            <w:vMerge w:val="restart"/>
            <w:noWrap/>
            <w:vAlign w:val="center"/>
            <w:hideMark/>
          </w:tcPr>
          <w:p w14:paraId="19E22215"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10</w:t>
            </w:r>
          </w:p>
        </w:tc>
        <w:tc>
          <w:tcPr>
            <w:tcW w:w="3533" w:type="dxa"/>
            <w:vMerge w:val="restart"/>
            <w:vAlign w:val="center"/>
            <w:hideMark/>
          </w:tcPr>
          <w:p w14:paraId="134235E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Thành lập Ban xây dựng Đề án mở ngành ĐT</w:t>
            </w:r>
          </w:p>
        </w:tc>
        <w:tc>
          <w:tcPr>
            <w:tcW w:w="2551" w:type="dxa"/>
            <w:vAlign w:val="center"/>
            <w:hideMark/>
          </w:tcPr>
          <w:p w14:paraId="125A30D0"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Đề xuất thành lập Ban xây dựng Đề án mở ngành ĐT</w:t>
            </w:r>
          </w:p>
          <w:p w14:paraId="6E19BFB1" w14:textId="213F65F7" w:rsidR="00895D11" w:rsidRPr="000D1248" w:rsidRDefault="00895D11" w:rsidP="00385BBE">
            <w:pPr>
              <w:spacing w:before="0" w:after="0" w:line="240" w:lineRule="auto"/>
              <w:jc w:val="left"/>
              <w:rPr>
                <w:rFonts w:eastAsia="Times New Roman" w:cs="Times New Roman"/>
                <w:bCs/>
                <w:sz w:val="22"/>
              </w:rPr>
            </w:pPr>
            <w:r w:rsidRPr="000D1248">
              <w:rPr>
                <w:rFonts w:eastAsia="Times New Roman" w:cs="Times New Roman"/>
                <w:bCs/>
                <w:i/>
                <w:sz w:val="22"/>
              </w:rPr>
              <w:t>(Mẫu</w:t>
            </w:r>
            <w:r w:rsidR="00DA351B" w:rsidRPr="000D1248">
              <w:rPr>
                <w:rFonts w:eastAsia="Times New Roman" w:cs="Times New Roman"/>
                <w:bCs/>
                <w:i/>
                <w:sz w:val="22"/>
              </w:rPr>
              <w:t xml:space="preserve"> 2</w:t>
            </w:r>
            <w:r w:rsidRPr="000D1248">
              <w:rPr>
                <w:rFonts w:eastAsia="Times New Roman" w:cs="Times New Roman"/>
                <w:bCs/>
                <w:i/>
                <w:sz w:val="22"/>
              </w:rPr>
              <w:t>, Phụ lục 4</w:t>
            </w:r>
            <w:r w:rsidRPr="000D1248">
              <w:rPr>
                <w:rFonts w:eastAsia="Times New Roman" w:cs="Times New Roman"/>
                <w:bCs/>
                <w:sz w:val="22"/>
              </w:rPr>
              <w:t>)</w:t>
            </w:r>
          </w:p>
        </w:tc>
        <w:tc>
          <w:tcPr>
            <w:tcW w:w="1142" w:type="dxa"/>
            <w:vAlign w:val="center"/>
            <w:hideMark/>
          </w:tcPr>
          <w:p w14:paraId="6CDBEA0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913" w:type="dxa"/>
            <w:vAlign w:val="center"/>
            <w:hideMark/>
          </w:tcPr>
          <w:p w14:paraId="4BADEAC8"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1013" w:type="dxa"/>
            <w:vAlign w:val="center"/>
            <w:hideMark/>
          </w:tcPr>
          <w:p w14:paraId="6A14C53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Trưởng Khoa</w:t>
            </w:r>
          </w:p>
        </w:tc>
        <w:tc>
          <w:tcPr>
            <w:tcW w:w="900" w:type="dxa"/>
            <w:noWrap/>
            <w:vAlign w:val="center"/>
            <w:hideMark/>
          </w:tcPr>
          <w:p w14:paraId="26B5C5E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18F248CC" w14:textId="77777777" w:rsidTr="00B562B4">
        <w:trPr>
          <w:trHeight w:val="990"/>
          <w:jc w:val="center"/>
        </w:trPr>
        <w:tc>
          <w:tcPr>
            <w:tcW w:w="715" w:type="dxa"/>
            <w:vMerge/>
            <w:vAlign w:val="center"/>
            <w:hideMark/>
          </w:tcPr>
          <w:p w14:paraId="0C09441C"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5A86A1AA"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79F4D923" w14:textId="5B26621C" w:rsidR="00B24A9B" w:rsidRPr="000D1248" w:rsidRDefault="00B24A9B" w:rsidP="00DA351B">
            <w:pPr>
              <w:spacing w:before="0" w:after="0" w:line="240" w:lineRule="auto"/>
              <w:jc w:val="left"/>
              <w:rPr>
                <w:rFonts w:eastAsia="Times New Roman" w:cs="Times New Roman"/>
                <w:bCs/>
                <w:sz w:val="22"/>
              </w:rPr>
            </w:pPr>
            <w:r w:rsidRPr="000D1248">
              <w:rPr>
                <w:rFonts w:eastAsia="Times New Roman" w:cs="Times New Roman"/>
                <w:bCs/>
                <w:sz w:val="22"/>
              </w:rPr>
              <w:t xml:space="preserve">Quyết định thành </w:t>
            </w:r>
            <w:r w:rsidR="001A121D" w:rsidRPr="000D1248">
              <w:rPr>
                <w:rFonts w:eastAsia="Times New Roman" w:cs="Times New Roman"/>
                <w:bCs/>
                <w:sz w:val="22"/>
              </w:rPr>
              <w:t>lập Ban</w:t>
            </w:r>
            <w:r w:rsidRPr="000D1248">
              <w:rPr>
                <w:rFonts w:eastAsia="Times New Roman" w:cs="Times New Roman"/>
                <w:bCs/>
                <w:sz w:val="22"/>
              </w:rPr>
              <w:t xml:space="preserve"> xây dựng Đề án mở ngành ĐT</w:t>
            </w:r>
            <w:r w:rsidR="00895D11" w:rsidRPr="000D1248">
              <w:rPr>
                <w:rFonts w:eastAsia="Times New Roman" w:cs="Times New Roman"/>
                <w:bCs/>
                <w:sz w:val="22"/>
              </w:rPr>
              <w:t xml:space="preserve"> </w:t>
            </w:r>
          </w:p>
        </w:tc>
        <w:tc>
          <w:tcPr>
            <w:tcW w:w="1142" w:type="dxa"/>
            <w:vAlign w:val="center"/>
            <w:hideMark/>
          </w:tcPr>
          <w:p w14:paraId="413B0083"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0F8F718B"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1013" w:type="dxa"/>
            <w:vAlign w:val="center"/>
            <w:hideMark/>
          </w:tcPr>
          <w:p w14:paraId="0D038DB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noWrap/>
            <w:vAlign w:val="center"/>
            <w:hideMark/>
          </w:tcPr>
          <w:p w14:paraId="6CB939FB"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4AA50FE8" w14:textId="77777777" w:rsidTr="00B562B4">
        <w:trPr>
          <w:trHeight w:val="930"/>
          <w:jc w:val="center"/>
        </w:trPr>
        <w:tc>
          <w:tcPr>
            <w:tcW w:w="715" w:type="dxa"/>
            <w:vMerge w:val="restart"/>
            <w:noWrap/>
            <w:vAlign w:val="center"/>
            <w:hideMark/>
          </w:tcPr>
          <w:p w14:paraId="21DF8244"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11</w:t>
            </w:r>
          </w:p>
        </w:tc>
        <w:tc>
          <w:tcPr>
            <w:tcW w:w="3533" w:type="dxa"/>
            <w:vMerge w:val="restart"/>
            <w:vAlign w:val="center"/>
            <w:hideMark/>
          </w:tcPr>
          <w:p w14:paraId="28017E57" w14:textId="1660B911" w:rsidR="00B24A9B" w:rsidRPr="000D1248" w:rsidRDefault="002105BB" w:rsidP="00385BBE">
            <w:pPr>
              <w:spacing w:before="0" w:after="0" w:line="240" w:lineRule="auto"/>
              <w:jc w:val="left"/>
              <w:rPr>
                <w:rFonts w:eastAsia="Times New Roman" w:cs="Times New Roman"/>
                <w:b/>
                <w:sz w:val="22"/>
              </w:rPr>
            </w:pPr>
            <w:r w:rsidRPr="000D1248">
              <w:rPr>
                <w:rStyle w:val="FootnoteReference"/>
                <w:rFonts w:eastAsia="Times New Roman" w:cs="Times New Roman"/>
                <w:b/>
                <w:sz w:val="22"/>
              </w:rPr>
              <w:footnoteReference w:id="1"/>
            </w:r>
            <w:r w:rsidR="00B24A9B" w:rsidRPr="000D1248">
              <w:rPr>
                <w:rFonts w:eastAsia="Times New Roman" w:cs="Times New Roman"/>
                <w:b/>
                <w:sz w:val="22"/>
              </w:rPr>
              <w:t>Thành lập Hội đồng xây dựng CTĐT</w:t>
            </w:r>
          </w:p>
          <w:p w14:paraId="16954179" w14:textId="0E2E822F" w:rsidR="00895D11" w:rsidRPr="000D1248" w:rsidRDefault="00895D11" w:rsidP="00895D11">
            <w:pPr>
              <w:spacing w:before="0" w:after="0" w:line="240" w:lineRule="auto"/>
              <w:jc w:val="left"/>
              <w:rPr>
                <w:rFonts w:eastAsia="Times New Roman" w:cs="Times New Roman"/>
                <w:sz w:val="22"/>
              </w:rPr>
            </w:pPr>
            <w:r w:rsidRPr="000D1248">
              <w:rPr>
                <w:rFonts w:eastAsia="Times New Roman" w:cs="Times New Roman"/>
                <w:i/>
                <w:sz w:val="22"/>
              </w:rPr>
              <w:t xml:space="preserve">(Thực hiện </w:t>
            </w:r>
            <w:r w:rsidRPr="001A121D">
              <w:rPr>
                <w:rFonts w:eastAsia="Times New Roman" w:cs="Times New Roman"/>
                <w:i/>
                <w:sz w:val="22"/>
              </w:rPr>
              <w:t>theo Quy định xây dựng, thẩm định, ban hành; rà soát, đánh giá, điều chỉnh chuẩn đầu ra và chương trình đào tạo các trình độ của giáo dục đại học</w:t>
            </w:r>
            <w:r w:rsidR="001A121D" w:rsidRPr="001A121D">
              <w:rPr>
                <w:rFonts w:eastAsia="Times New Roman" w:cs="Times New Roman"/>
                <w:i/>
                <w:sz w:val="22"/>
              </w:rPr>
              <w:t xml:space="preserve"> của Trường</w:t>
            </w:r>
            <w:r w:rsidR="001A121D">
              <w:rPr>
                <w:rFonts w:eastAsia="Times New Roman" w:cs="Times New Roman"/>
                <w:sz w:val="22"/>
              </w:rPr>
              <w:t>)</w:t>
            </w:r>
          </w:p>
        </w:tc>
        <w:tc>
          <w:tcPr>
            <w:tcW w:w="2551" w:type="dxa"/>
            <w:vAlign w:val="center"/>
            <w:hideMark/>
          </w:tcPr>
          <w:p w14:paraId="76FD7F78"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Đề xuất thành lập Hội đồng xây dựng CTĐT</w:t>
            </w:r>
          </w:p>
        </w:tc>
        <w:tc>
          <w:tcPr>
            <w:tcW w:w="1142" w:type="dxa"/>
            <w:vAlign w:val="center"/>
            <w:hideMark/>
          </w:tcPr>
          <w:p w14:paraId="7610077E"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913" w:type="dxa"/>
            <w:vAlign w:val="center"/>
            <w:hideMark/>
          </w:tcPr>
          <w:p w14:paraId="5FFC5200"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1013" w:type="dxa"/>
            <w:vAlign w:val="center"/>
            <w:hideMark/>
          </w:tcPr>
          <w:p w14:paraId="6DE2B31F"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Trưởng Khoa</w:t>
            </w:r>
          </w:p>
        </w:tc>
        <w:tc>
          <w:tcPr>
            <w:tcW w:w="900" w:type="dxa"/>
            <w:noWrap/>
            <w:vAlign w:val="center"/>
            <w:hideMark/>
          </w:tcPr>
          <w:p w14:paraId="40424D87"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3D58DD04" w14:textId="77777777" w:rsidTr="00B562B4">
        <w:trPr>
          <w:trHeight w:val="930"/>
          <w:jc w:val="center"/>
        </w:trPr>
        <w:tc>
          <w:tcPr>
            <w:tcW w:w="715" w:type="dxa"/>
            <w:vMerge/>
            <w:vAlign w:val="center"/>
            <w:hideMark/>
          </w:tcPr>
          <w:p w14:paraId="39600548"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33B7785E"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2091867E"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Quyết định thành lập Hội đồng xây dựng CTĐT</w:t>
            </w:r>
          </w:p>
        </w:tc>
        <w:tc>
          <w:tcPr>
            <w:tcW w:w="1142" w:type="dxa"/>
            <w:vAlign w:val="center"/>
            <w:hideMark/>
          </w:tcPr>
          <w:p w14:paraId="09E1492C"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22C0D5B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1013" w:type="dxa"/>
            <w:vAlign w:val="center"/>
            <w:hideMark/>
          </w:tcPr>
          <w:p w14:paraId="5AD3477C"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noWrap/>
            <w:vAlign w:val="center"/>
            <w:hideMark/>
          </w:tcPr>
          <w:p w14:paraId="66ED6C1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6B670F66" w14:textId="77777777" w:rsidTr="00B562B4">
        <w:trPr>
          <w:trHeight w:val="1080"/>
          <w:jc w:val="center"/>
        </w:trPr>
        <w:tc>
          <w:tcPr>
            <w:tcW w:w="715" w:type="dxa"/>
            <w:vMerge w:val="restart"/>
            <w:noWrap/>
            <w:vAlign w:val="center"/>
            <w:hideMark/>
          </w:tcPr>
          <w:p w14:paraId="1523A571"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12</w:t>
            </w:r>
          </w:p>
        </w:tc>
        <w:tc>
          <w:tcPr>
            <w:tcW w:w="3533" w:type="dxa"/>
            <w:vMerge w:val="restart"/>
            <w:vAlign w:val="center"/>
            <w:hideMark/>
          </w:tcPr>
          <w:p w14:paraId="0763BDFF" w14:textId="7CA45332" w:rsidR="00895D11"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Xây dựng dự thảo Bộ CTĐT gồm: Mục tiêu, Chuẩn đầu ra, CTĐT, Bảng mô tả CTĐT, Đề cương chi tiết học phần... </w:t>
            </w:r>
            <w:r w:rsidR="00895D11" w:rsidRPr="000D1248">
              <w:rPr>
                <w:rFonts w:eastAsia="Times New Roman" w:cs="Times New Roman"/>
                <w:i/>
                <w:sz w:val="22"/>
              </w:rPr>
              <w:t>(Thực hiện theo Quy định xây dựng, thẩm định, ban hành; rà soát, đánh giá, điều chỉnh chuẩn đầu ra và chương trình đào tạo các trình độ của giáo dục đại học</w:t>
            </w:r>
            <w:r w:rsidR="001A121D">
              <w:rPr>
                <w:rFonts w:eastAsia="Times New Roman" w:cs="Times New Roman"/>
                <w:i/>
                <w:sz w:val="22"/>
              </w:rPr>
              <w:t xml:space="preserve"> </w:t>
            </w:r>
            <w:r w:rsidR="001A121D" w:rsidRPr="001A121D">
              <w:rPr>
                <w:rFonts w:eastAsia="Times New Roman" w:cs="Times New Roman"/>
                <w:i/>
                <w:sz w:val="22"/>
              </w:rPr>
              <w:t>của Trường</w:t>
            </w:r>
            <w:r w:rsidR="00A4244B">
              <w:rPr>
                <w:rFonts w:eastAsia="Times New Roman" w:cs="Times New Roman"/>
                <w:sz w:val="22"/>
              </w:rPr>
              <w:t>)</w:t>
            </w:r>
          </w:p>
          <w:p w14:paraId="138EA25E" w14:textId="70EB2127" w:rsidR="00895D11" w:rsidRPr="000D1248" w:rsidRDefault="00895D11" w:rsidP="00385BBE">
            <w:pPr>
              <w:spacing w:before="0" w:after="0" w:line="240" w:lineRule="auto"/>
              <w:jc w:val="left"/>
              <w:rPr>
                <w:rFonts w:eastAsia="Times New Roman" w:cs="Times New Roman"/>
                <w:sz w:val="22"/>
              </w:rPr>
            </w:pPr>
          </w:p>
        </w:tc>
        <w:tc>
          <w:tcPr>
            <w:tcW w:w="2551" w:type="dxa"/>
            <w:vAlign w:val="center"/>
            <w:hideMark/>
          </w:tcPr>
          <w:p w14:paraId="61F79A1B"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Xây dựng mục tiêu chung, CĐR (đáp ứng quy định tại Điều 4, 5 của TT17/2021</w:t>
            </w:r>
          </w:p>
        </w:tc>
        <w:tc>
          <w:tcPr>
            <w:tcW w:w="1142" w:type="dxa"/>
            <w:vMerge w:val="restart"/>
            <w:vAlign w:val="center"/>
            <w:hideMark/>
          </w:tcPr>
          <w:p w14:paraId="72DFF338"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xây dựng CTĐT</w:t>
            </w:r>
          </w:p>
        </w:tc>
        <w:tc>
          <w:tcPr>
            <w:tcW w:w="913" w:type="dxa"/>
            <w:vMerge w:val="restart"/>
            <w:vAlign w:val="center"/>
            <w:hideMark/>
          </w:tcPr>
          <w:p w14:paraId="67B1C450" w14:textId="77777777" w:rsidR="00B24A9B" w:rsidRDefault="001A121D" w:rsidP="00385BBE">
            <w:pPr>
              <w:spacing w:before="0" w:after="0" w:line="240" w:lineRule="auto"/>
              <w:rPr>
                <w:rFonts w:eastAsia="Times New Roman" w:cs="Times New Roman"/>
                <w:sz w:val="22"/>
              </w:rPr>
            </w:pPr>
            <w:r>
              <w:rPr>
                <w:rFonts w:eastAsia="Times New Roman" w:cs="Times New Roman"/>
                <w:sz w:val="22"/>
              </w:rPr>
              <w:t>Phòng Đào tạo</w:t>
            </w:r>
          </w:p>
          <w:p w14:paraId="14829D63" w14:textId="7BC266F7" w:rsidR="001A121D" w:rsidRPr="000D1248" w:rsidRDefault="001A121D" w:rsidP="00385BBE">
            <w:pPr>
              <w:spacing w:before="0" w:after="0" w:line="240" w:lineRule="auto"/>
              <w:rPr>
                <w:rFonts w:eastAsia="Times New Roman" w:cs="Times New Roman"/>
                <w:sz w:val="22"/>
              </w:rPr>
            </w:pPr>
            <w:r>
              <w:rPr>
                <w:rFonts w:eastAsia="Times New Roman" w:cs="Times New Roman"/>
                <w:sz w:val="22"/>
              </w:rPr>
              <w:t>Khoa chuyên môn</w:t>
            </w:r>
          </w:p>
        </w:tc>
        <w:tc>
          <w:tcPr>
            <w:tcW w:w="1013" w:type="dxa"/>
            <w:vMerge w:val="restart"/>
            <w:vAlign w:val="center"/>
            <w:hideMark/>
          </w:tcPr>
          <w:p w14:paraId="71DCA41F"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xây dựng CTĐT</w:t>
            </w:r>
          </w:p>
        </w:tc>
        <w:tc>
          <w:tcPr>
            <w:tcW w:w="900" w:type="dxa"/>
            <w:noWrap/>
            <w:vAlign w:val="center"/>
            <w:hideMark/>
          </w:tcPr>
          <w:p w14:paraId="345992F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1E3C2C7C" w14:textId="77777777" w:rsidTr="00B562B4">
        <w:trPr>
          <w:trHeight w:val="1252"/>
          <w:jc w:val="center"/>
        </w:trPr>
        <w:tc>
          <w:tcPr>
            <w:tcW w:w="715" w:type="dxa"/>
            <w:vMerge/>
            <w:vAlign w:val="center"/>
            <w:hideMark/>
          </w:tcPr>
          <w:p w14:paraId="6BC6B2D0"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40C6D205"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2673D86B"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 Xác định khối lượng học tập, xây dựng cấu trúc CTĐT;</w:t>
            </w:r>
            <w:r w:rsidRPr="000D1248">
              <w:rPr>
                <w:rFonts w:eastAsia="Times New Roman" w:cs="Times New Roman"/>
                <w:bCs/>
                <w:sz w:val="22"/>
              </w:rPr>
              <w:br/>
              <w:t>- Xây dựng ma trận kỹ năng.</w:t>
            </w:r>
          </w:p>
        </w:tc>
        <w:tc>
          <w:tcPr>
            <w:tcW w:w="1142" w:type="dxa"/>
            <w:vMerge/>
            <w:vAlign w:val="center"/>
            <w:hideMark/>
          </w:tcPr>
          <w:p w14:paraId="4542491A"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1AFB482F"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350CEF78" w14:textId="77777777" w:rsidR="00B24A9B" w:rsidRPr="000D1248" w:rsidRDefault="00B24A9B" w:rsidP="00385BBE">
            <w:pPr>
              <w:spacing w:before="0" w:after="0" w:line="240" w:lineRule="auto"/>
              <w:jc w:val="left"/>
              <w:rPr>
                <w:rFonts w:eastAsia="Times New Roman" w:cs="Times New Roman"/>
                <w:sz w:val="22"/>
              </w:rPr>
            </w:pPr>
          </w:p>
        </w:tc>
        <w:tc>
          <w:tcPr>
            <w:tcW w:w="900" w:type="dxa"/>
            <w:noWrap/>
            <w:vAlign w:val="center"/>
            <w:hideMark/>
          </w:tcPr>
          <w:p w14:paraId="0A19E393"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465265B7" w14:textId="77777777" w:rsidTr="00B562B4">
        <w:trPr>
          <w:trHeight w:val="405"/>
          <w:jc w:val="center"/>
        </w:trPr>
        <w:tc>
          <w:tcPr>
            <w:tcW w:w="715" w:type="dxa"/>
            <w:vMerge/>
            <w:vAlign w:val="center"/>
            <w:hideMark/>
          </w:tcPr>
          <w:p w14:paraId="05835FBA"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1BFC0B69"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2F4E6E66"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Dự thảo Chuẩn đầu ra</w:t>
            </w:r>
          </w:p>
        </w:tc>
        <w:tc>
          <w:tcPr>
            <w:tcW w:w="1142" w:type="dxa"/>
            <w:vMerge/>
            <w:vAlign w:val="center"/>
            <w:hideMark/>
          </w:tcPr>
          <w:p w14:paraId="6EEDFBD2"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3AE28D0B"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2049AC40" w14:textId="77777777" w:rsidR="00B24A9B" w:rsidRPr="000D1248" w:rsidRDefault="00B24A9B" w:rsidP="00385BBE">
            <w:pPr>
              <w:spacing w:before="0" w:after="0" w:line="240" w:lineRule="auto"/>
              <w:jc w:val="left"/>
              <w:rPr>
                <w:rFonts w:eastAsia="Times New Roman" w:cs="Times New Roman"/>
                <w:sz w:val="22"/>
              </w:rPr>
            </w:pPr>
          </w:p>
        </w:tc>
        <w:tc>
          <w:tcPr>
            <w:tcW w:w="900" w:type="dxa"/>
            <w:noWrap/>
            <w:vAlign w:val="center"/>
            <w:hideMark/>
          </w:tcPr>
          <w:p w14:paraId="54A12D44"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5616CF95" w14:textId="77777777" w:rsidTr="00B562B4">
        <w:trPr>
          <w:trHeight w:val="411"/>
          <w:jc w:val="center"/>
        </w:trPr>
        <w:tc>
          <w:tcPr>
            <w:tcW w:w="715" w:type="dxa"/>
            <w:vMerge/>
            <w:vAlign w:val="center"/>
            <w:hideMark/>
          </w:tcPr>
          <w:p w14:paraId="6214F96A"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59B152D7"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02C3DB33"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Dự thảo CTĐT</w:t>
            </w:r>
          </w:p>
        </w:tc>
        <w:tc>
          <w:tcPr>
            <w:tcW w:w="1142" w:type="dxa"/>
            <w:vMerge/>
            <w:vAlign w:val="center"/>
            <w:hideMark/>
          </w:tcPr>
          <w:p w14:paraId="2EBCE5E1"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1FCBC4FB"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67508C4D" w14:textId="77777777" w:rsidR="00B24A9B" w:rsidRPr="000D1248" w:rsidRDefault="00B24A9B" w:rsidP="00385BBE">
            <w:pPr>
              <w:spacing w:before="0" w:after="0" w:line="240" w:lineRule="auto"/>
              <w:jc w:val="left"/>
              <w:rPr>
                <w:rFonts w:eastAsia="Times New Roman" w:cs="Times New Roman"/>
                <w:sz w:val="22"/>
              </w:rPr>
            </w:pPr>
          </w:p>
        </w:tc>
        <w:tc>
          <w:tcPr>
            <w:tcW w:w="900" w:type="dxa"/>
            <w:vAlign w:val="center"/>
            <w:hideMark/>
          </w:tcPr>
          <w:p w14:paraId="1D22AB6A" w14:textId="6B0011F6" w:rsidR="00B24A9B" w:rsidRPr="000D1248" w:rsidRDefault="00B24A9B" w:rsidP="00385BBE">
            <w:pPr>
              <w:spacing w:before="0" w:after="0" w:line="240" w:lineRule="auto"/>
              <w:jc w:val="left"/>
              <w:rPr>
                <w:rFonts w:eastAsia="Times New Roman" w:cs="Times New Roman"/>
                <w:sz w:val="22"/>
              </w:rPr>
            </w:pPr>
          </w:p>
        </w:tc>
      </w:tr>
      <w:tr w:rsidR="00B24A9B" w:rsidRPr="000D1248" w14:paraId="0F9730B3" w14:textId="77777777" w:rsidTr="00B562B4">
        <w:trPr>
          <w:trHeight w:val="559"/>
          <w:jc w:val="center"/>
        </w:trPr>
        <w:tc>
          <w:tcPr>
            <w:tcW w:w="715" w:type="dxa"/>
            <w:vMerge/>
            <w:vAlign w:val="center"/>
            <w:hideMark/>
          </w:tcPr>
          <w:p w14:paraId="44266B4F"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10EF89EC"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508ADC81"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Bảng đối chiếu so sánh CTĐT với CĐR</w:t>
            </w:r>
          </w:p>
        </w:tc>
        <w:tc>
          <w:tcPr>
            <w:tcW w:w="1142" w:type="dxa"/>
            <w:vMerge/>
            <w:vAlign w:val="center"/>
            <w:hideMark/>
          </w:tcPr>
          <w:p w14:paraId="7A3A1C6C"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22615A17"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0BC9EBC4" w14:textId="77777777" w:rsidR="00B24A9B" w:rsidRPr="000D1248" w:rsidRDefault="00B24A9B" w:rsidP="00385BBE">
            <w:pPr>
              <w:spacing w:before="0" w:after="0" w:line="240" w:lineRule="auto"/>
              <w:jc w:val="left"/>
              <w:rPr>
                <w:rFonts w:eastAsia="Times New Roman" w:cs="Times New Roman"/>
                <w:sz w:val="22"/>
              </w:rPr>
            </w:pPr>
          </w:p>
        </w:tc>
        <w:tc>
          <w:tcPr>
            <w:tcW w:w="900" w:type="dxa"/>
            <w:noWrap/>
            <w:vAlign w:val="center"/>
            <w:hideMark/>
          </w:tcPr>
          <w:p w14:paraId="61BC4B07"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26796177" w14:textId="77777777" w:rsidTr="00B562B4">
        <w:trPr>
          <w:trHeight w:val="1120"/>
          <w:jc w:val="center"/>
        </w:trPr>
        <w:tc>
          <w:tcPr>
            <w:tcW w:w="715" w:type="dxa"/>
            <w:vMerge/>
            <w:vAlign w:val="center"/>
            <w:hideMark/>
          </w:tcPr>
          <w:p w14:paraId="3633FEBF"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03C0B650"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131ED523"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 xml:space="preserve">Bảng đối chiếu so sánh CTĐT với các CTĐT cùng trình độ của một số cơ sở đào tạo khác </w:t>
            </w:r>
          </w:p>
        </w:tc>
        <w:tc>
          <w:tcPr>
            <w:tcW w:w="1142" w:type="dxa"/>
            <w:vMerge/>
            <w:vAlign w:val="center"/>
            <w:hideMark/>
          </w:tcPr>
          <w:p w14:paraId="20E34A6D"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4AAAFF9A"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1D1CA624" w14:textId="77777777" w:rsidR="00B24A9B" w:rsidRPr="000D1248" w:rsidRDefault="00B24A9B" w:rsidP="00385BBE">
            <w:pPr>
              <w:spacing w:before="0" w:after="0" w:line="240" w:lineRule="auto"/>
              <w:jc w:val="left"/>
              <w:rPr>
                <w:rFonts w:eastAsia="Times New Roman" w:cs="Times New Roman"/>
                <w:sz w:val="22"/>
              </w:rPr>
            </w:pPr>
          </w:p>
        </w:tc>
        <w:tc>
          <w:tcPr>
            <w:tcW w:w="900" w:type="dxa"/>
            <w:noWrap/>
            <w:vAlign w:val="center"/>
            <w:hideMark/>
          </w:tcPr>
          <w:p w14:paraId="7F818287"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32B104BA" w14:textId="77777777" w:rsidTr="00B562B4">
        <w:trPr>
          <w:trHeight w:val="711"/>
          <w:jc w:val="center"/>
        </w:trPr>
        <w:tc>
          <w:tcPr>
            <w:tcW w:w="715" w:type="dxa"/>
            <w:vMerge/>
            <w:vAlign w:val="center"/>
            <w:hideMark/>
          </w:tcPr>
          <w:p w14:paraId="199CE5C7"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3327CB13"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18A67232"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Dự thảo Đề cương chi tiết học phần</w:t>
            </w:r>
          </w:p>
        </w:tc>
        <w:tc>
          <w:tcPr>
            <w:tcW w:w="1142" w:type="dxa"/>
            <w:vMerge/>
            <w:vAlign w:val="center"/>
            <w:hideMark/>
          </w:tcPr>
          <w:p w14:paraId="447796EB"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3AE59C66" w14:textId="77777777" w:rsidR="00B24A9B" w:rsidRPr="000D1248" w:rsidRDefault="00B24A9B" w:rsidP="00385BBE">
            <w:pPr>
              <w:spacing w:before="0" w:after="0" w:line="240" w:lineRule="auto"/>
              <w:jc w:val="left"/>
              <w:rPr>
                <w:rFonts w:eastAsia="Times New Roman" w:cs="Times New Roman"/>
                <w:sz w:val="22"/>
              </w:rPr>
            </w:pPr>
          </w:p>
        </w:tc>
        <w:tc>
          <w:tcPr>
            <w:tcW w:w="1013" w:type="dxa"/>
            <w:vAlign w:val="center"/>
            <w:hideMark/>
          </w:tcPr>
          <w:p w14:paraId="15ADC588" w14:textId="23B1C97E" w:rsidR="00B24A9B" w:rsidRPr="000D1248" w:rsidRDefault="00B24A9B" w:rsidP="00385BBE">
            <w:pPr>
              <w:spacing w:before="0" w:after="0" w:line="240" w:lineRule="auto"/>
              <w:jc w:val="left"/>
              <w:rPr>
                <w:rFonts w:eastAsia="Times New Roman" w:cs="Times New Roman"/>
                <w:sz w:val="22"/>
              </w:rPr>
            </w:pPr>
          </w:p>
        </w:tc>
        <w:tc>
          <w:tcPr>
            <w:tcW w:w="900" w:type="dxa"/>
            <w:vAlign w:val="center"/>
            <w:hideMark/>
          </w:tcPr>
          <w:p w14:paraId="2A845B58"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3CA3BFBC" w14:textId="77777777" w:rsidTr="00B562B4">
        <w:trPr>
          <w:trHeight w:val="693"/>
          <w:jc w:val="center"/>
        </w:trPr>
        <w:tc>
          <w:tcPr>
            <w:tcW w:w="715" w:type="dxa"/>
            <w:vMerge/>
            <w:vAlign w:val="center"/>
            <w:hideMark/>
          </w:tcPr>
          <w:p w14:paraId="4C0F3188"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7DEBFFB3"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61BD794D"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Bộ các Đề cương chi tiết học phần</w:t>
            </w:r>
          </w:p>
        </w:tc>
        <w:tc>
          <w:tcPr>
            <w:tcW w:w="1142" w:type="dxa"/>
            <w:vMerge/>
            <w:vAlign w:val="center"/>
            <w:hideMark/>
          </w:tcPr>
          <w:p w14:paraId="3CE361CE"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7A2BE5B6" w14:textId="77777777" w:rsidR="00B24A9B" w:rsidRPr="000D1248" w:rsidRDefault="00B24A9B" w:rsidP="00385BBE">
            <w:pPr>
              <w:spacing w:before="0" w:after="0" w:line="240" w:lineRule="auto"/>
              <w:jc w:val="left"/>
              <w:rPr>
                <w:rFonts w:eastAsia="Times New Roman" w:cs="Times New Roman"/>
                <w:sz w:val="22"/>
              </w:rPr>
            </w:pPr>
          </w:p>
        </w:tc>
        <w:tc>
          <w:tcPr>
            <w:tcW w:w="1013" w:type="dxa"/>
            <w:vAlign w:val="center"/>
            <w:hideMark/>
          </w:tcPr>
          <w:p w14:paraId="01187B12" w14:textId="768BAC9B" w:rsidR="00B24A9B" w:rsidRPr="000D1248" w:rsidRDefault="00B24A9B" w:rsidP="00385BBE">
            <w:pPr>
              <w:spacing w:before="0" w:after="0" w:line="240" w:lineRule="auto"/>
              <w:jc w:val="left"/>
              <w:rPr>
                <w:rFonts w:eastAsia="Times New Roman" w:cs="Times New Roman"/>
                <w:sz w:val="22"/>
              </w:rPr>
            </w:pPr>
          </w:p>
        </w:tc>
        <w:tc>
          <w:tcPr>
            <w:tcW w:w="900" w:type="dxa"/>
            <w:vAlign w:val="center"/>
            <w:hideMark/>
          </w:tcPr>
          <w:p w14:paraId="6C1354A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573645D7" w14:textId="77777777" w:rsidTr="00B562B4">
        <w:trPr>
          <w:trHeight w:val="703"/>
          <w:jc w:val="center"/>
        </w:trPr>
        <w:tc>
          <w:tcPr>
            <w:tcW w:w="715" w:type="dxa"/>
            <w:vMerge/>
            <w:vAlign w:val="center"/>
            <w:hideMark/>
          </w:tcPr>
          <w:p w14:paraId="70FF538E"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0E355AA3"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2FE2CFFF"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Bảng mô tả CTĐT (Dự thảo)</w:t>
            </w:r>
          </w:p>
        </w:tc>
        <w:tc>
          <w:tcPr>
            <w:tcW w:w="1142" w:type="dxa"/>
            <w:vMerge/>
            <w:vAlign w:val="center"/>
            <w:hideMark/>
          </w:tcPr>
          <w:p w14:paraId="2B5226A1"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09A0C2C9" w14:textId="77777777" w:rsidR="00B24A9B" w:rsidRPr="000D1248" w:rsidRDefault="00B24A9B" w:rsidP="00385BBE">
            <w:pPr>
              <w:spacing w:before="0" w:after="0" w:line="240" w:lineRule="auto"/>
              <w:jc w:val="left"/>
              <w:rPr>
                <w:rFonts w:eastAsia="Times New Roman" w:cs="Times New Roman"/>
                <w:sz w:val="22"/>
              </w:rPr>
            </w:pPr>
          </w:p>
        </w:tc>
        <w:tc>
          <w:tcPr>
            <w:tcW w:w="1013" w:type="dxa"/>
            <w:vAlign w:val="center"/>
            <w:hideMark/>
          </w:tcPr>
          <w:p w14:paraId="775D59C1" w14:textId="67699B3C" w:rsidR="00B24A9B" w:rsidRPr="000D1248" w:rsidRDefault="00B24A9B" w:rsidP="00385BBE">
            <w:pPr>
              <w:spacing w:before="0" w:after="0" w:line="240" w:lineRule="auto"/>
              <w:jc w:val="left"/>
              <w:rPr>
                <w:rFonts w:eastAsia="Times New Roman" w:cs="Times New Roman"/>
                <w:sz w:val="22"/>
              </w:rPr>
            </w:pPr>
          </w:p>
        </w:tc>
        <w:tc>
          <w:tcPr>
            <w:tcW w:w="900" w:type="dxa"/>
            <w:noWrap/>
            <w:vAlign w:val="center"/>
            <w:hideMark/>
          </w:tcPr>
          <w:p w14:paraId="3BFF9650"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20A865EA" w14:textId="77777777" w:rsidTr="00B562B4">
        <w:trPr>
          <w:trHeight w:val="982"/>
          <w:jc w:val="center"/>
        </w:trPr>
        <w:tc>
          <w:tcPr>
            <w:tcW w:w="715" w:type="dxa"/>
            <w:vMerge/>
            <w:vAlign w:val="center"/>
            <w:hideMark/>
          </w:tcPr>
          <w:p w14:paraId="58222D95"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restart"/>
            <w:vAlign w:val="center"/>
            <w:hideMark/>
          </w:tcPr>
          <w:p w14:paraId="26A73BFE"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Tổ chức lấy ý kiến về CĐR, CTĐT:</w:t>
            </w:r>
            <w:r w:rsidRPr="000D1248">
              <w:rPr>
                <w:rFonts w:eastAsia="Times New Roman" w:cs="Times New Roman"/>
                <w:sz w:val="22"/>
              </w:rPr>
              <w:br/>
              <w:t>- Lấy ý kiến của các bên liên quan về CTĐT bao gồm:</w:t>
            </w:r>
            <w:r w:rsidRPr="000D1248">
              <w:rPr>
                <w:rFonts w:eastAsia="Times New Roman" w:cs="Times New Roman"/>
                <w:sz w:val="22"/>
              </w:rPr>
              <w:br/>
              <w:t>+ Lập kế hoạch và thực hiện thu thập thông tin minh chứng từ các bên liên quan;</w:t>
            </w:r>
            <w:r w:rsidRPr="000D1248">
              <w:rPr>
                <w:rFonts w:eastAsia="Times New Roman" w:cs="Times New Roman"/>
                <w:sz w:val="22"/>
              </w:rPr>
              <w:br/>
              <w:t>+ Tổng hợp và báo cáo kết quả;</w:t>
            </w:r>
            <w:r w:rsidRPr="000D1248">
              <w:rPr>
                <w:rFonts w:eastAsia="Times New Roman" w:cs="Times New Roman"/>
                <w:sz w:val="22"/>
              </w:rPr>
              <w:br/>
              <w:t>+ Tổ chức hội thảo lấy ý kiến về CĐR, CTĐT.</w:t>
            </w:r>
            <w:r w:rsidRPr="000D1248">
              <w:rPr>
                <w:rFonts w:eastAsia="Times New Roman" w:cs="Times New Roman"/>
                <w:sz w:val="22"/>
              </w:rPr>
              <w:br/>
              <w:t>- Hoàn thiện trên cơ sở ý kiến phản hồi;</w:t>
            </w:r>
            <w:r w:rsidRPr="000D1248">
              <w:rPr>
                <w:rFonts w:eastAsia="Times New Roman" w:cs="Times New Roman"/>
                <w:sz w:val="22"/>
              </w:rPr>
              <w:br/>
              <w:t>- Hội đồng Khoa đánh giá thông qua.</w:t>
            </w:r>
          </w:p>
          <w:p w14:paraId="323B9D39" w14:textId="2855374F" w:rsidR="00895D11" w:rsidRPr="000D1248" w:rsidRDefault="00895D11" w:rsidP="00385BBE">
            <w:pPr>
              <w:spacing w:before="0" w:after="0" w:line="240" w:lineRule="auto"/>
              <w:jc w:val="left"/>
              <w:rPr>
                <w:rFonts w:eastAsia="Times New Roman" w:cs="Times New Roman"/>
                <w:sz w:val="22"/>
              </w:rPr>
            </w:pPr>
            <w:r w:rsidRPr="000D1248">
              <w:rPr>
                <w:rFonts w:eastAsia="Times New Roman" w:cs="Times New Roman"/>
                <w:i/>
                <w:sz w:val="22"/>
              </w:rPr>
              <w:t>(Thực hiện theo Quy định xây dựng, thẩm định, ban hành; rà soát, đánh giá, điều chỉnh chuẩn đầu ra và chương trình đào tạo các trình độ của giáo dục đại học</w:t>
            </w:r>
            <w:r w:rsidR="001A121D">
              <w:rPr>
                <w:rFonts w:eastAsia="Times New Roman" w:cs="Times New Roman"/>
                <w:i/>
                <w:sz w:val="22"/>
              </w:rPr>
              <w:t xml:space="preserve"> </w:t>
            </w:r>
            <w:r w:rsidR="001A121D" w:rsidRPr="001A121D">
              <w:rPr>
                <w:rFonts w:eastAsia="Times New Roman" w:cs="Times New Roman"/>
                <w:i/>
                <w:sz w:val="22"/>
              </w:rPr>
              <w:t>của Trường</w:t>
            </w:r>
            <w:r w:rsidR="001A121D">
              <w:rPr>
                <w:rStyle w:val="CommentReference"/>
              </w:rPr>
              <w:t>)</w:t>
            </w:r>
          </w:p>
        </w:tc>
        <w:tc>
          <w:tcPr>
            <w:tcW w:w="2551" w:type="dxa"/>
            <w:vAlign w:val="center"/>
            <w:hideMark/>
          </w:tcPr>
          <w:p w14:paraId="340B635B"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Kế hoạch thu thập thông tin minh chứng từ các bên liên quan</w:t>
            </w:r>
          </w:p>
        </w:tc>
        <w:tc>
          <w:tcPr>
            <w:tcW w:w="1142" w:type="dxa"/>
            <w:vMerge/>
            <w:vAlign w:val="center"/>
            <w:hideMark/>
          </w:tcPr>
          <w:p w14:paraId="33EF771F"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04B9AAAB" w14:textId="77777777" w:rsidR="00B24A9B" w:rsidRPr="000D1248" w:rsidRDefault="00B24A9B" w:rsidP="00385BBE">
            <w:pPr>
              <w:spacing w:before="0" w:after="0" w:line="240" w:lineRule="auto"/>
              <w:jc w:val="left"/>
              <w:rPr>
                <w:rFonts w:eastAsia="Times New Roman" w:cs="Times New Roman"/>
                <w:sz w:val="22"/>
              </w:rPr>
            </w:pPr>
          </w:p>
        </w:tc>
        <w:tc>
          <w:tcPr>
            <w:tcW w:w="1013" w:type="dxa"/>
            <w:vAlign w:val="center"/>
            <w:hideMark/>
          </w:tcPr>
          <w:p w14:paraId="61D523C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noWrap/>
            <w:vAlign w:val="center"/>
            <w:hideMark/>
          </w:tcPr>
          <w:p w14:paraId="7B37A45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122935C4" w14:textId="77777777" w:rsidTr="00B562B4">
        <w:trPr>
          <w:trHeight w:val="557"/>
          <w:jc w:val="center"/>
        </w:trPr>
        <w:tc>
          <w:tcPr>
            <w:tcW w:w="715" w:type="dxa"/>
            <w:vMerge/>
            <w:vAlign w:val="center"/>
            <w:hideMark/>
          </w:tcPr>
          <w:p w14:paraId="775A806C"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65FD94D6"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4C43BB45"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Tổ chức khảo sát, Hội thảo các bên liên quan</w:t>
            </w:r>
          </w:p>
        </w:tc>
        <w:tc>
          <w:tcPr>
            <w:tcW w:w="1142" w:type="dxa"/>
            <w:vMerge/>
            <w:vAlign w:val="center"/>
            <w:hideMark/>
          </w:tcPr>
          <w:p w14:paraId="5D7424A0"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4BADF0CE" w14:textId="77777777" w:rsidR="00B24A9B" w:rsidRPr="000D1248" w:rsidRDefault="00B24A9B" w:rsidP="00385BBE">
            <w:pPr>
              <w:spacing w:before="0" w:after="0" w:line="240" w:lineRule="auto"/>
              <w:jc w:val="left"/>
              <w:rPr>
                <w:rFonts w:eastAsia="Times New Roman" w:cs="Times New Roman"/>
                <w:sz w:val="22"/>
              </w:rPr>
            </w:pPr>
          </w:p>
        </w:tc>
        <w:tc>
          <w:tcPr>
            <w:tcW w:w="1013" w:type="dxa"/>
            <w:vAlign w:val="center"/>
            <w:hideMark/>
          </w:tcPr>
          <w:p w14:paraId="6AFBF124"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noWrap/>
            <w:vAlign w:val="center"/>
            <w:hideMark/>
          </w:tcPr>
          <w:p w14:paraId="778DB36C"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55C64796" w14:textId="77777777" w:rsidTr="00B562B4">
        <w:trPr>
          <w:trHeight w:val="750"/>
          <w:jc w:val="center"/>
        </w:trPr>
        <w:tc>
          <w:tcPr>
            <w:tcW w:w="715" w:type="dxa"/>
            <w:vMerge/>
            <w:vAlign w:val="center"/>
            <w:hideMark/>
          </w:tcPr>
          <w:p w14:paraId="520059AC"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727D0189"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40B0CDBF"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Báo cáo kết quả thu thập minh chứng</w:t>
            </w:r>
          </w:p>
        </w:tc>
        <w:tc>
          <w:tcPr>
            <w:tcW w:w="1142" w:type="dxa"/>
            <w:vMerge/>
            <w:vAlign w:val="center"/>
            <w:hideMark/>
          </w:tcPr>
          <w:p w14:paraId="59D1DE4B"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6349CF24" w14:textId="77777777" w:rsidR="00B24A9B" w:rsidRPr="000D1248" w:rsidRDefault="00B24A9B" w:rsidP="00385BBE">
            <w:pPr>
              <w:spacing w:before="0" w:after="0" w:line="240" w:lineRule="auto"/>
              <w:jc w:val="left"/>
              <w:rPr>
                <w:rFonts w:eastAsia="Times New Roman" w:cs="Times New Roman"/>
                <w:sz w:val="22"/>
              </w:rPr>
            </w:pPr>
          </w:p>
        </w:tc>
        <w:tc>
          <w:tcPr>
            <w:tcW w:w="1013" w:type="dxa"/>
            <w:vAlign w:val="center"/>
            <w:hideMark/>
          </w:tcPr>
          <w:p w14:paraId="219C8780"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noWrap/>
            <w:vAlign w:val="center"/>
            <w:hideMark/>
          </w:tcPr>
          <w:p w14:paraId="5E509DE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5B8C049B" w14:textId="77777777" w:rsidTr="00B562B4">
        <w:trPr>
          <w:trHeight w:val="1929"/>
          <w:jc w:val="center"/>
        </w:trPr>
        <w:tc>
          <w:tcPr>
            <w:tcW w:w="715" w:type="dxa"/>
            <w:vMerge/>
            <w:vAlign w:val="center"/>
            <w:hideMark/>
          </w:tcPr>
          <w:p w14:paraId="32B526D3"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6A9F449E"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7B1844AD"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Biên bản HĐ Khoa</w:t>
            </w:r>
          </w:p>
        </w:tc>
        <w:tc>
          <w:tcPr>
            <w:tcW w:w="1142" w:type="dxa"/>
            <w:vMerge/>
            <w:vAlign w:val="center"/>
            <w:hideMark/>
          </w:tcPr>
          <w:p w14:paraId="6D0F9489"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09C236FF" w14:textId="77777777" w:rsidR="00B24A9B" w:rsidRPr="000D1248" w:rsidRDefault="00B24A9B" w:rsidP="00385BBE">
            <w:pPr>
              <w:spacing w:before="0" w:after="0" w:line="240" w:lineRule="auto"/>
              <w:jc w:val="left"/>
              <w:rPr>
                <w:rFonts w:eastAsia="Times New Roman" w:cs="Times New Roman"/>
                <w:sz w:val="22"/>
              </w:rPr>
            </w:pPr>
          </w:p>
        </w:tc>
        <w:tc>
          <w:tcPr>
            <w:tcW w:w="1013" w:type="dxa"/>
            <w:vAlign w:val="center"/>
            <w:hideMark/>
          </w:tcPr>
          <w:p w14:paraId="7AC4856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vAlign w:val="center"/>
            <w:hideMark/>
          </w:tcPr>
          <w:p w14:paraId="6F5CF0BA"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74AD611D" w14:textId="77777777" w:rsidTr="00B562B4">
        <w:trPr>
          <w:trHeight w:val="544"/>
          <w:jc w:val="center"/>
        </w:trPr>
        <w:tc>
          <w:tcPr>
            <w:tcW w:w="715" w:type="dxa"/>
            <w:noWrap/>
            <w:vAlign w:val="center"/>
            <w:hideMark/>
          </w:tcPr>
          <w:p w14:paraId="2599A406"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13</w:t>
            </w:r>
          </w:p>
        </w:tc>
        <w:tc>
          <w:tcPr>
            <w:tcW w:w="3533" w:type="dxa"/>
            <w:vAlign w:val="center"/>
            <w:hideMark/>
          </w:tcPr>
          <w:p w14:paraId="12363B5F"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Đề xuất danh sách Hội đồng thẩm định CTĐT</w:t>
            </w:r>
          </w:p>
        </w:tc>
        <w:tc>
          <w:tcPr>
            <w:tcW w:w="2551" w:type="dxa"/>
            <w:vAlign w:val="center"/>
            <w:hideMark/>
          </w:tcPr>
          <w:p w14:paraId="45906009" w14:textId="1AA9D359" w:rsidR="008D39CA" w:rsidRPr="000D1248" w:rsidRDefault="00B24A9B" w:rsidP="008D39CA">
            <w:pPr>
              <w:spacing w:before="0" w:after="0" w:line="240" w:lineRule="auto"/>
              <w:jc w:val="left"/>
              <w:rPr>
                <w:rFonts w:eastAsia="Times New Roman" w:cs="Times New Roman"/>
                <w:bCs/>
                <w:sz w:val="22"/>
              </w:rPr>
            </w:pPr>
            <w:r w:rsidRPr="000D1248">
              <w:rPr>
                <w:rFonts w:eastAsia="Times New Roman" w:cs="Times New Roman"/>
                <w:bCs/>
                <w:sz w:val="22"/>
              </w:rPr>
              <w:t>Đề xuất danh sách Hội đồng thẩm định CTĐT</w:t>
            </w:r>
          </w:p>
        </w:tc>
        <w:tc>
          <w:tcPr>
            <w:tcW w:w="1142" w:type="dxa"/>
            <w:vAlign w:val="center"/>
            <w:hideMark/>
          </w:tcPr>
          <w:p w14:paraId="4EC11FC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913" w:type="dxa"/>
            <w:vAlign w:val="center"/>
            <w:hideMark/>
          </w:tcPr>
          <w:p w14:paraId="61ECB4FC"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1013" w:type="dxa"/>
            <w:vAlign w:val="center"/>
            <w:hideMark/>
          </w:tcPr>
          <w:p w14:paraId="50E8216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Trưởng Khoa</w:t>
            </w:r>
          </w:p>
        </w:tc>
        <w:tc>
          <w:tcPr>
            <w:tcW w:w="900" w:type="dxa"/>
            <w:vAlign w:val="center"/>
            <w:hideMark/>
          </w:tcPr>
          <w:p w14:paraId="0C5359EC" w14:textId="42468863" w:rsidR="00B24A9B" w:rsidRPr="000D1248" w:rsidRDefault="00B24A9B" w:rsidP="00385BBE">
            <w:pPr>
              <w:spacing w:before="0" w:after="0" w:line="240" w:lineRule="auto"/>
              <w:jc w:val="left"/>
              <w:rPr>
                <w:rFonts w:eastAsia="Times New Roman" w:cs="Times New Roman"/>
                <w:sz w:val="22"/>
              </w:rPr>
            </w:pPr>
          </w:p>
        </w:tc>
      </w:tr>
      <w:tr w:rsidR="00B24A9B" w:rsidRPr="000D1248" w14:paraId="5575B3BE" w14:textId="77777777" w:rsidTr="00B562B4">
        <w:trPr>
          <w:trHeight w:val="981"/>
          <w:jc w:val="center"/>
        </w:trPr>
        <w:tc>
          <w:tcPr>
            <w:tcW w:w="715" w:type="dxa"/>
            <w:noWrap/>
            <w:vAlign w:val="center"/>
            <w:hideMark/>
          </w:tcPr>
          <w:p w14:paraId="3A738015"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14</w:t>
            </w:r>
          </w:p>
        </w:tc>
        <w:tc>
          <w:tcPr>
            <w:tcW w:w="3533" w:type="dxa"/>
            <w:vAlign w:val="center"/>
            <w:hideMark/>
          </w:tcPr>
          <w:p w14:paraId="7C058ADB"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Thành lập Hội đồng thẩm định CTĐT</w:t>
            </w:r>
          </w:p>
        </w:tc>
        <w:tc>
          <w:tcPr>
            <w:tcW w:w="2551" w:type="dxa"/>
            <w:vAlign w:val="center"/>
            <w:hideMark/>
          </w:tcPr>
          <w:p w14:paraId="7BACDC9B"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Quyết định thành lập Hội đồng thẩm định CTĐT</w:t>
            </w:r>
          </w:p>
        </w:tc>
        <w:tc>
          <w:tcPr>
            <w:tcW w:w="1142" w:type="dxa"/>
            <w:vAlign w:val="center"/>
            <w:hideMark/>
          </w:tcPr>
          <w:p w14:paraId="319819A0"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331BD79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1013" w:type="dxa"/>
            <w:vAlign w:val="center"/>
            <w:hideMark/>
          </w:tcPr>
          <w:p w14:paraId="4E2A3B68"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vAlign w:val="center"/>
            <w:hideMark/>
          </w:tcPr>
          <w:p w14:paraId="3E26116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0B7CCB30" w14:textId="77777777" w:rsidTr="00B562B4">
        <w:trPr>
          <w:trHeight w:val="402"/>
          <w:jc w:val="center"/>
        </w:trPr>
        <w:tc>
          <w:tcPr>
            <w:tcW w:w="715" w:type="dxa"/>
            <w:vMerge w:val="restart"/>
            <w:noWrap/>
            <w:vAlign w:val="center"/>
            <w:hideMark/>
          </w:tcPr>
          <w:p w14:paraId="1F7D6361"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15</w:t>
            </w:r>
          </w:p>
        </w:tc>
        <w:tc>
          <w:tcPr>
            <w:tcW w:w="3533" w:type="dxa"/>
            <w:vMerge w:val="restart"/>
            <w:vAlign w:val="center"/>
            <w:hideMark/>
          </w:tcPr>
          <w:p w14:paraId="1E9159E3"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Tổ chức thẩm định CTĐT</w:t>
            </w:r>
          </w:p>
          <w:p w14:paraId="285A5489" w14:textId="68C60290" w:rsidR="00895D11" w:rsidRPr="000D1248" w:rsidRDefault="00895D11" w:rsidP="00385BBE">
            <w:pPr>
              <w:spacing w:before="0" w:after="0" w:line="240" w:lineRule="auto"/>
              <w:jc w:val="left"/>
              <w:rPr>
                <w:rFonts w:eastAsia="Times New Roman" w:cs="Times New Roman"/>
                <w:sz w:val="22"/>
              </w:rPr>
            </w:pPr>
            <w:r w:rsidRPr="000D1248">
              <w:rPr>
                <w:rFonts w:eastAsia="Times New Roman" w:cs="Times New Roman"/>
                <w:i/>
                <w:sz w:val="22"/>
              </w:rPr>
              <w:t xml:space="preserve">(Thực </w:t>
            </w:r>
            <w:r w:rsidRPr="001A121D">
              <w:rPr>
                <w:rFonts w:eastAsia="Times New Roman" w:cs="Times New Roman"/>
                <w:i/>
                <w:sz w:val="22"/>
              </w:rPr>
              <w:t>hiện theo Quy định xây dựng, thẩm định, ban hành; rà soát, đánh giá, điều chỉnh chuẩn đầu ra và chương trình đào tạo các trình độ của giáo dục đại học</w:t>
            </w:r>
            <w:r w:rsidR="001A121D" w:rsidRPr="001A121D">
              <w:rPr>
                <w:rFonts w:eastAsia="Times New Roman" w:cs="Times New Roman"/>
                <w:i/>
                <w:sz w:val="22"/>
              </w:rPr>
              <w:t xml:space="preserve"> của Trường</w:t>
            </w:r>
            <w:r w:rsidR="00A4244B" w:rsidRPr="001A121D">
              <w:rPr>
                <w:rFonts w:eastAsia="Times New Roman" w:cs="Times New Roman"/>
                <w:i/>
                <w:sz w:val="22"/>
              </w:rPr>
              <w:t>)</w:t>
            </w:r>
          </w:p>
        </w:tc>
        <w:tc>
          <w:tcPr>
            <w:tcW w:w="2551" w:type="dxa"/>
            <w:vAlign w:val="center"/>
            <w:hideMark/>
          </w:tcPr>
          <w:p w14:paraId="2C69CC82" w14:textId="77777777" w:rsidR="00B24A9B" w:rsidRPr="000D1248" w:rsidRDefault="00B24A9B" w:rsidP="00385BBE">
            <w:pPr>
              <w:spacing w:before="0" w:after="0" w:line="240" w:lineRule="auto"/>
              <w:jc w:val="left"/>
              <w:rPr>
                <w:rFonts w:eastAsia="Times New Roman" w:cs="Times New Roman"/>
                <w:i/>
                <w:iCs/>
                <w:sz w:val="22"/>
              </w:rPr>
            </w:pPr>
            <w:r w:rsidRPr="000D1248">
              <w:rPr>
                <w:rFonts w:eastAsia="Times New Roman" w:cs="Times New Roman"/>
                <w:i/>
                <w:iCs/>
                <w:sz w:val="22"/>
              </w:rPr>
              <w:t>Tài liệu các Bước 2, 3, 11, 12, 13, 14</w:t>
            </w:r>
          </w:p>
        </w:tc>
        <w:tc>
          <w:tcPr>
            <w:tcW w:w="1142" w:type="dxa"/>
            <w:vMerge w:val="restart"/>
            <w:vAlign w:val="center"/>
            <w:hideMark/>
          </w:tcPr>
          <w:p w14:paraId="71D76EAA"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thẩm định CTĐT</w:t>
            </w:r>
          </w:p>
        </w:tc>
        <w:tc>
          <w:tcPr>
            <w:tcW w:w="913" w:type="dxa"/>
            <w:vMerge w:val="restart"/>
            <w:vAlign w:val="center"/>
            <w:hideMark/>
          </w:tcPr>
          <w:p w14:paraId="70BD6EFC"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xây dựng CTĐT</w:t>
            </w:r>
          </w:p>
        </w:tc>
        <w:tc>
          <w:tcPr>
            <w:tcW w:w="1013" w:type="dxa"/>
            <w:vMerge w:val="restart"/>
            <w:vAlign w:val="center"/>
            <w:hideMark/>
          </w:tcPr>
          <w:p w14:paraId="2E57A3DF"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Chủ tịch HĐ thẩm định CTĐT</w:t>
            </w:r>
          </w:p>
        </w:tc>
        <w:tc>
          <w:tcPr>
            <w:tcW w:w="900" w:type="dxa"/>
            <w:vMerge w:val="restart"/>
            <w:vAlign w:val="center"/>
            <w:hideMark/>
          </w:tcPr>
          <w:p w14:paraId="0ACA3C6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4319AF3F" w14:textId="77777777" w:rsidTr="00B562B4">
        <w:trPr>
          <w:trHeight w:val="748"/>
          <w:jc w:val="center"/>
        </w:trPr>
        <w:tc>
          <w:tcPr>
            <w:tcW w:w="715" w:type="dxa"/>
            <w:vMerge/>
            <w:vAlign w:val="center"/>
            <w:hideMark/>
          </w:tcPr>
          <w:p w14:paraId="4D8B9CA5"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0005463A"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6563E234"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Biên bản của Hội đồng thẩm định CTĐT</w:t>
            </w:r>
          </w:p>
        </w:tc>
        <w:tc>
          <w:tcPr>
            <w:tcW w:w="1142" w:type="dxa"/>
            <w:vMerge/>
            <w:vAlign w:val="center"/>
            <w:hideMark/>
          </w:tcPr>
          <w:p w14:paraId="43E9DB81"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7D96B9CD"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1A62FACA" w14:textId="77777777" w:rsidR="00B24A9B" w:rsidRPr="000D1248" w:rsidRDefault="00B24A9B" w:rsidP="00385BBE">
            <w:pPr>
              <w:spacing w:before="0" w:after="0" w:line="240" w:lineRule="auto"/>
              <w:jc w:val="left"/>
              <w:rPr>
                <w:rFonts w:eastAsia="Times New Roman" w:cs="Times New Roman"/>
                <w:sz w:val="22"/>
              </w:rPr>
            </w:pPr>
          </w:p>
        </w:tc>
        <w:tc>
          <w:tcPr>
            <w:tcW w:w="900" w:type="dxa"/>
            <w:vMerge/>
            <w:vAlign w:val="center"/>
            <w:hideMark/>
          </w:tcPr>
          <w:p w14:paraId="2E350551" w14:textId="77777777" w:rsidR="00B24A9B" w:rsidRPr="000D1248" w:rsidRDefault="00B24A9B" w:rsidP="00385BBE">
            <w:pPr>
              <w:spacing w:before="0" w:after="0" w:line="240" w:lineRule="auto"/>
              <w:jc w:val="left"/>
              <w:rPr>
                <w:rFonts w:eastAsia="Times New Roman" w:cs="Times New Roman"/>
                <w:sz w:val="22"/>
              </w:rPr>
            </w:pPr>
          </w:p>
        </w:tc>
      </w:tr>
      <w:tr w:rsidR="00B24A9B" w:rsidRPr="000D1248" w14:paraId="0B7444F3" w14:textId="77777777" w:rsidTr="00B562B4">
        <w:trPr>
          <w:trHeight w:val="750"/>
          <w:jc w:val="center"/>
        </w:trPr>
        <w:tc>
          <w:tcPr>
            <w:tcW w:w="715" w:type="dxa"/>
            <w:vMerge/>
            <w:vAlign w:val="center"/>
            <w:hideMark/>
          </w:tcPr>
          <w:p w14:paraId="4B64CDEA"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753C7587"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2B75AEFC"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Phiếu phản biện của thành viên Hội đồng</w:t>
            </w:r>
          </w:p>
        </w:tc>
        <w:tc>
          <w:tcPr>
            <w:tcW w:w="1142" w:type="dxa"/>
            <w:vMerge/>
            <w:vAlign w:val="center"/>
            <w:hideMark/>
          </w:tcPr>
          <w:p w14:paraId="5CC6C599"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5097666F"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5B4180B9" w14:textId="77777777" w:rsidR="00B24A9B" w:rsidRPr="000D1248" w:rsidRDefault="00B24A9B" w:rsidP="00385BBE">
            <w:pPr>
              <w:spacing w:before="0" w:after="0" w:line="240" w:lineRule="auto"/>
              <w:jc w:val="left"/>
              <w:rPr>
                <w:rFonts w:eastAsia="Times New Roman" w:cs="Times New Roman"/>
                <w:sz w:val="22"/>
              </w:rPr>
            </w:pPr>
          </w:p>
        </w:tc>
        <w:tc>
          <w:tcPr>
            <w:tcW w:w="900" w:type="dxa"/>
            <w:vMerge/>
            <w:vAlign w:val="center"/>
            <w:hideMark/>
          </w:tcPr>
          <w:p w14:paraId="7FF8EBA0" w14:textId="77777777" w:rsidR="00B24A9B" w:rsidRPr="000D1248" w:rsidRDefault="00B24A9B" w:rsidP="00385BBE">
            <w:pPr>
              <w:spacing w:before="0" w:after="0" w:line="240" w:lineRule="auto"/>
              <w:jc w:val="left"/>
              <w:rPr>
                <w:rFonts w:eastAsia="Times New Roman" w:cs="Times New Roman"/>
                <w:sz w:val="22"/>
              </w:rPr>
            </w:pPr>
          </w:p>
        </w:tc>
      </w:tr>
      <w:tr w:rsidR="00B24A9B" w:rsidRPr="000D1248" w14:paraId="66B3C761" w14:textId="77777777" w:rsidTr="00B562B4">
        <w:trPr>
          <w:trHeight w:val="780"/>
          <w:jc w:val="center"/>
        </w:trPr>
        <w:tc>
          <w:tcPr>
            <w:tcW w:w="715" w:type="dxa"/>
            <w:vMerge/>
            <w:vAlign w:val="center"/>
            <w:hideMark/>
          </w:tcPr>
          <w:p w14:paraId="0685E071"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59001170"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72A9CCFA"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Phiếu nhận xét của thành viên Hội đồng</w:t>
            </w:r>
          </w:p>
        </w:tc>
        <w:tc>
          <w:tcPr>
            <w:tcW w:w="1142" w:type="dxa"/>
            <w:vMerge/>
            <w:vAlign w:val="center"/>
            <w:hideMark/>
          </w:tcPr>
          <w:p w14:paraId="7729841C"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0EBE1897"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2DC21A6B" w14:textId="77777777" w:rsidR="00B24A9B" w:rsidRPr="000D1248" w:rsidRDefault="00B24A9B" w:rsidP="00385BBE">
            <w:pPr>
              <w:spacing w:before="0" w:after="0" w:line="240" w:lineRule="auto"/>
              <w:jc w:val="left"/>
              <w:rPr>
                <w:rFonts w:eastAsia="Times New Roman" w:cs="Times New Roman"/>
                <w:sz w:val="22"/>
              </w:rPr>
            </w:pPr>
          </w:p>
        </w:tc>
        <w:tc>
          <w:tcPr>
            <w:tcW w:w="900" w:type="dxa"/>
            <w:vMerge/>
            <w:vAlign w:val="center"/>
            <w:hideMark/>
          </w:tcPr>
          <w:p w14:paraId="5E6BC00E" w14:textId="77777777" w:rsidR="00B24A9B" w:rsidRPr="000D1248" w:rsidRDefault="00B24A9B" w:rsidP="00385BBE">
            <w:pPr>
              <w:spacing w:before="0" w:after="0" w:line="240" w:lineRule="auto"/>
              <w:jc w:val="left"/>
              <w:rPr>
                <w:rFonts w:eastAsia="Times New Roman" w:cs="Times New Roman"/>
                <w:sz w:val="22"/>
              </w:rPr>
            </w:pPr>
          </w:p>
        </w:tc>
      </w:tr>
      <w:tr w:rsidR="00B24A9B" w:rsidRPr="000D1248" w14:paraId="6A6D782F" w14:textId="77777777" w:rsidTr="00B562B4">
        <w:trPr>
          <w:trHeight w:val="1122"/>
          <w:jc w:val="center"/>
        </w:trPr>
        <w:tc>
          <w:tcPr>
            <w:tcW w:w="715" w:type="dxa"/>
            <w:vMerge w:val="restart"/>
            <w:noWrap/>
            <w:vAlign w:val="center"/>
            <w:hideMark/>
          </w:tcPr>
          <w:p w14:paraId="19F4BC77"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16</w:t>
            </w:r>
          </w:p>
        </w:tc>
        <w:tc>
          <w:tcPr>
            <w:tcW w:w="3533" w:type="dxa"/>
            <w:vMerge w:val="restart"/>
            <w:vAlign w:val="center"/>
            <w:hideMark/>
          </w:tcPr>
          <w:p w14:paraId="5CEEEE1B"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Chỉnh sửa CTĐT theo yêu cầu của Hội đồng thẩm định CTĐT (nếu có)</w:t>
            </w:r>
          </w:p>
        </w:tc>
        <w:tc>
          <w:tcPr>
            <w:tcW w:w="2551" w:type="dxa"/>
            <w:vAlign w:val="center"/>
            <w:hideMark/>
          </w:tcPr>
          <w:p w14:paraId="55316995"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Bản giải trình chỉnh sửa CTĐT theo yêu cầu của Hội đồng thẩm định CTĐT (nếu có)</w:t>
            </w:r>
          </w:p>
        </w:tc>
        <w:tc>
          <w:tcPr>
            <w:tcW w:w="1142" w:type="dxa"/>
            <w:vAlign w:val="center"/>
            <w:hideMark/>
          </w:tcPr>
          <w:p w14:paraId="63AC68EC"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xây dựng CTĐT</w:t>
            </w:r>
          </w:p>
        </w:tc>
        <w:tc>
          <w:tcPr>
            <w:tcW w:w="913" w:type="dxa"/>
            <w:vMerge w:val="restart"/>
            <w:vAlign w:val="center"/>
            <w:hideMark/>
          </w:tcPr>
          <w:p w14:paraId="6841FFDF"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1013" w:type="dxa"/>
            <w:vAlign w:val="center"/>
            <w:hideMark/>
          </w:tcPr>
          <w:p w14:paraId="4701FB8F"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Chủ tịch HĐ xây dựng CTĐT</w:t>
            </w:r>
          </w:p>
        </w:tc>
        <w:tc>
          <w:tcPr>
            <w:tcW w:w="900" w:type="dxa"/>
            <w:noWrap/>
            <w:vAlign w:val="center"/>
            <w:hideMark/>
          </w:tcPr>
          <w:p w14:paraId="067C524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2BD612D8" w14:textId="77777777" w:rsidTr="00B562B4">
        <w:trPr>
          <w:trHeight w:val="1124"/>
          <w:jc w:val="center"/>
        </w:trPr>
        <w:tc>
          <w:tcPr>
            <w:tcW w:w="715" w:type="dxa"/>
            <w:vMerge/>
            <w:vAlign w:val="center"/>
            <w:hideMark/>
          </w:tcPr>
          <w:p w14:paraId="04A88FB9"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519E6E38"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45F73528"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Bản xác nhận sửa chữa và các minh chứng kèm theo</w:t>
            </w:r>
          </w:p>
        </w:tc>
        <w:tc>
          <w:tcPr>
            <w:tcW w:w="1142" w:type="dxa"/>
            <w:vAlign w:val="center"/>
            <w:hideMark/>
          </w:tcPr>
          <w:p w14:paraId="37BF1F1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thẩm định CTĐT</w:t>
            </w:r>
          </w:p>
        </w:tc>
        <w:tc>
          <w:tcPr>
            <w:tcW w:w="913" w:type="dxa"/>
            <w:vMerge/>
            <w:vAlign w:val="center"/>
            <w:hideMark/>
          </w:tcPr>
          <w:p w14:paraId="3A17995B" w14:textId="77777777" w:rsidR="00B24A9B" w:rsidRPr="000D1248" w:rsidRDefault="00B24A9B" w:rsidP="00385BBE">
            <w:pPr>
              <w:spacing w:before="0" w:after="0" w:line="240" w:lineRule="auto"/>
              <w:jc w:val="left"/>
              <w:rPr>
                <w:rFonts w:eastAsia="Times New Roman" w:cs="Times New Roman"/>
                <w:sz w:val="22"/>
              </w:rPr>
            </w:pPr>
          </w:p>
        </w:tc>
        <w:tc>
          <w:tcPr>
            <w:tcW w:w="1013" w:type="dxa"/>
            <w:vAlign w:val="center"/>
            <w:hideMark/>
          </w:tcPr>
          <w:p w14:paraId="36630B28"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Chủ tịch HĐ thẩm định CTĐT</w:t>
            </w:r>
          </w:p>
        </w:tc>
        <w:tc>
          <w:tcPr>
            <w:tcW w:w="900" w:type="dxa"/>
            <w:noWrap/>
            <w:vAlign w:val="center"/>
            <w:hideMark/>
          </w:tcPr>
          <w:p w14:paraId="41AD2E4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7613272C" w14:textId="77777777" w:rsidTr="00B562B4">
        <w:trPr>
          <w:trHeight w:val="960"/>
          <w:jc w:val="center"/>
        </w:trPr>
        <w:tc>
          <w:tcPr>
            <w:tcW w:w="715" w:type="dxa"/>
            <w:vMerge w:val="restart"/>
            <w:noWrap/>
            <w:vAlign w:val="center"/>
            <w:hideMark/>
          </w:tcPr>
          <w:p w14:paraId="4E9DBE43"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lastRenderedPageBreak/>
              <w:t>17</w:t>
            </w:r>
          </w:p>
        </w:tc>
        <w:tc>
          <w:tcPr>
            <w:tcW w:w="3533" w:type="dxa"/>
            <w:vMerge w:val="restart"/>
            <w:vAlign w:val="center"/>
            <w:hideMark/>
          </w:tcPr>
          <w:p w14:paraId="1498E95C"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Chuẩn bị hồ sơ trình Hội đồng KH&amp;ĐT thông qua Bộ CTĐT</w:t>
            </w:r>
          </w:p>
        </w:tc>
        <w:tc>
          <w:tcPr>
            <w:tcW w:w="2551" w:type="dxa"/>
            <w:vAlign w:val="center"/>
            <w:hideMark/>
          </w:tcPr>
          <w:p w14:paraId="493D19CE" w14:textId="77777777" w:rsidR="00B24A9B" w:rsidRPr="000D1248" w:rsidRDefault="00B24A9B" w:rsidP="00385BBE">
            <w:pPr>
              <w:spacing w:before="0" w:after="0" w:line="240" w:lineRule="auto"/>
              <w:jc w:val="left"/>
              <w:rPr>
                <w:rFonts w:eastAsia="Times New Roman" w:cs="Times New Roman"/>
                <w:i/>
                <w:iCs/>
                <w:sz w:val="22"/>
              </w:rPr>
            </w:pPr>
            <w:r w:rsidRPr="000D1248">
              <w:rPr>
                <w:rFonts w:eastAsia="Times New Roman" w:cs="Times New Roman"/>
                <w:i/>
                <w:iCs/>
                <w:sz w:val="22"/>
              </w:rPr>
              <w:t>Tài liệu các Bước 11 đến 16</w:t>
            </w:r>
          </w:p>
        </w:tc>
        <w:tc>
          <w:tcPr>
            <w:tcW w:w="1142" w:type="dxa"/>
            <w:vAlign w:val="center"/>
            <w:hideMark/>
          </w:tcPr>
          <w:p w14:paraId="4813D43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xây dựng CTĐT</w:t>
            </w:r>
          </w:p>
        </w:tc>
        <w:tc>
          <w:tcPr>
            <w:tcW w:w="913" w:type="dxa"/>
            <w:vAlign w:val="center"/>
            <w:hideMark/>
          </w:tcPr>
          <w:p w14:paraId="3BC04C4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 Phòng ĐT</w:t>
            </w:r>
          </w:p>
        </w:tc>
        <w:tc>
          <w:tcPr>
            <w:tcW w:w="1013" w:type="dxa"/>
            <w:vAlign w:val="center"/>
            <w:hideMark/>
          </w:tcPr>
          <w:p w14:paraId="5B3ABF3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noWrap/>
            <w:vAlign w:val="center"/>
            <w:hideMark/>
          </w:tcPr>
          <w:p w14:paraId="7509050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7D90C199" w14:textId="77777777" w:rsidTr="00B562B4">
        <w:trPr>
          <w:trHeight w:val="780"/>
          <w:jc w:val="center"/>
        </w:trPr>
        <w:tc>
          <w:tcPr>
            <w:tcW w:w="715" w:type="dxa"/>
            <w:vMerge/>
            <w:vAlign w:val="center"/>
            <w:hideMark/>
          </w:tcPr>
          <w:p w14:paraId="57D2BB65"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4A6BE7A2"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28A218CE"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Tờ trình đề nghị thông qua Bộ CTĐT</w:t>
            </w:r>
          </w:p>
        </w:tc>
        <w:tc>
          <w:tcPr>
            <w:tcW w:w="1142" w:type="dxa"/>
            <w:vAlign w:val="center"/>
            <w:hideMark/>
          </w:tcPr>
          <w:p w14:paraId="6D9E6057"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913" w:type="dxa"/>
            <w:vAlign w:val="center"/>
            <w:hideMark/>
          </w:tcPr>
          <w:p w14:paraId="6FE2CAB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1013" w:type="dxa"/>
            <w:vAlign w:val="center"/>
            <w:hideMark/>
          </w:tcPr>
          <w:p w14:paraId="6A87918A"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Trưởng Khoa</w:t>
            </w:r>
          </w:p>
        </w:tc>
        <w:tc>
          <w:tcPr>
            <w:tcW w:w="900" w:type="dxa"/>
            <w:noWrap/>
            <w:vAlign w:val="center"/>
            <w:hideMark/>
          </w:tcPr>
          <w:p w14:paraId="5D2F605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554C70B0" w14:textId="77777777" w:rsidTr="00B562B4">
        <w:trPr>
          <w:trHeight w:val="1210"/>
          <w:jc w:val="center"/>
        </w:trPr>
        <w:tc>
          <w:tcPr>
            <w:tcW w:w="715" w:type="dxa"/>
            <w:noWrap/>
            <w:vAlign w:val="center"/>
            <w:hideMark/>
          </w:tcPr>
          <w:p w14:paraId="3560076A"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18</w:t>
            </w:r>
          </w:p>
        </w:tc>
        <w:tc>
          <w:tcPr>
            <w:tcW w:w="3533" w:type="dxa"/>
            <w:vAlign w:val="center"/>
            <w:hideMark/>
          </w:tcPr>
          <w:p w14:paraId="400938A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KH&amp;ĐT thông qua Bộ CTĐT</w:t>
            </w:r>
            <w:r w:rsidRPr="000D1248">
              <w:rPr>
                <w:rFonts w:eastAsia="Times New Roman" w:cs="Times New Roman"/>
                <w:i/>
                <w:iCs/>
                <w:sz w:val="22"/>
              </w:rPr>
              <w:t xml:space="preserve"> (Hội đồng xây dựng CTĐT thống nhất với Hội đồng thẩm định CTĐT chỉnh sửa theo yêu cầu của HĐ KH&amp;ĐT (nếu có))</w:t>
            </w:r>
          </w:p>
        </w:tc>
        <w:tc>
          <w:tcPr>
            <w:tcW w:w="2551" w:type="dxa"/>
            <w:vAlign w:val="center"/>
            <w:hideMark/>
          </w:tcPr>
          <w:p w14:paraId="3CCF8C5A"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Biên bản thông qua Bộ CTĐT</w:t>
            </w:r>
          </w:p>
        </w:tc>
        <w:tc>
          <w:tcPr>
            <w:tcW w:w="1142" w:type="dxa"/>
            <w:vAlign w:val="center"/>
            <w:hideMark/>
          </w:tcPr>
          <w:p w14:paraId="01483430"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Thư ký HĐ KH&amp;ĐT</w:t>
            </w:r>
          </w:p>
        </w:tc>
        <w:tc>
          <w:tcPr>
            <w:tcW w:w="913" w:type="dxa"/>
            <w:vAlign w:val="center"/>
            <w:hideMark/>
          </w:tcPr>
          <w:p w14:paraId="4A06C09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1013" w:type="dxa"/>
            <w:vAlign w:val="center"/>
            <w:hideMark/>
          </w:tcPr>
          <w:p w14:paraId="0017790A"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Chủ tịch HĐ KH&amp;ĐT</w:t>
            </w:r>
          </w:p>
        </w:tc>
        <w:tc>
          <w:tcPr>
            <w:tcW w:w="900" w:type="dxa"/>
            <w:noWrap/>
            <w:vAlign w:val="center"/>
            <w:hideMark/>
          </w:tcPr>
          <w:p w14:paraId="39C4FDE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3EE63420" w14:textId="77777777" w:rsidTr="00B562B4">
        <w:trPr>
          <w:trHeight w:val="1214"/>
          <w:jc w:val="center"/>
        </w:trPr>
        <w:tc>
          <w:tcPr>
            <w:tcW w:w="715" w:type="dxa"/>
            <w:noWrap/>
            <w:vAlign w:val="center"/>
            <w:hideMark/>
          </w:tcPr>
          <w:p w14:paraId="708BE281" w14:textId="3F7ABC44" w:rsidR="00B24A9B" w:rsidRPr="000D1248" w:rsidRDefault="00562212" w:rsidP="00385BBE">
            <w:pPr>
              <w:spacing w:before="0" w:after="0" w:line="240" w:lineRule="auto"/>
              <w:rPr>
                <w:rFonts w:eastAsia="Times New Roman" w:cs="Times New Roman"/>
                <w:sz w:val="22"/>
              </w:rPr>
            </w:pPr>
            <w:r w:rsidRPr="000D1248">
              <w:rPr>
                <w:rFonts w:eastAsia="Times New Roman" w:cs="Times New Roman"/>
                <w:sz w:val="22"/>
              </w:rPr>
              <w:t xml:space="preserve"> </w:t>
            </w:r>
            <w:r w:rsidR="00B24A9B" w:rsidRPr="000D1248">
              <w:rPr>
                <w:rFonts w:eastAsia="Times New Roman" w:cs="Times New Roman"/>
                <w:sz w:val="22"/>
              </w:rPr>
              <w:t>19</w:t>
            </w:r>
          </w:p>
        </w:tc>
        <w:tc>
          <w:tcPr>
            <w:tcW w:w="3533" w:type="dxa"/>
            <w:vAlign w:val="center"/>
            <w:hideMark/>
          </w:tcPr>
          <w:p w14:paraId="417D758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Ban hành Bộ CTĐT</w:t>
            </w:r>
          </w:p>
        </w:tc>
        <w:tc>
          <w:tcPr>
            <w:tcW w:w="2551" w:type="dxa"/>
            <w:vAlign w:val="center"/>
            <w:hideMark/>
          </w:tcPr>
          <w:p w14:paraId="0511E5CE"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Quyết định ban hành Bộ CTĐT</w:t>
            </w:r>
            <w:r w:rsidRPr="000D1248">
              <w:rPr>
                <w:rFonts w:eastAsia="Times New Roman" w:cs="Times New Roman"/>
                <w:sz w:val="22"/>
              </w:rPr>
              <w:t>, gồm:</w:t>
            </w:r>
            <w:r w:rsidRPr="000D1248">
              <w:rPr>
                <w:rFonts w:eastAsia="Times New Roman" w:cs="Times New Roman"/>
                <w:bCs/>
                <w:sz w:val="22"/>
              </w:rPr>
              <w:br/>
              <w:t>- Chuẩn đầu ra, CTĐT;</w:t>
            </w:r>
            <w:r w:rsidRPr="000D1248">
              <w:rPr>
                <w:rFonts w:eastAsia="Times New Roman" w:cs="Times New Roman"/>
                <w:bCs/>
                <w:sz w:val="22"/>
              </w:rPr>
              <w:br/>
              <w:t>- Bảng mô tả CTĐT.</w:t>
            </w:r>
          </w:p>
        </w:tc>
        <w:tc>
          <w:tcPr>
            <w:tcW w:w="1142" w:type="dxa"/>
            <w:vAlign w:val="center"/>
            <w:hideMark/>
          </w:tcPr>
          <w:p w14:paraId="1AA9C0B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7D520A4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1013" w:type="dxa"/>
            <w:vAlign w:val="center"/>
            <w:hideMark/>
          </w:tcPr>
          <w:p w14:paraId="4F607C83"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noWrap/>
            <w:vAlign w:val="center"/>
            <w:hideMark/>
          </w:tcPr>
          <w:p w14:paraId="5C8A40D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426A22A0" w14:textId="77777777" w:rsidTr="00B562B4">
        <w:trPr>
          <w:trHeight w:val="930"/>
          <w:jc w:val="center"/>
        </w:trPr>
        <w:tc>
          <w:tcPr>
            <w:tcW w:w="715" w:type="dxa"/>
            <w:noWrap/>
            <w:vAlign w:val="center"/>
            <w:hideMark/>
          </w:tcPr>
          <w:p w14:paraId="206A760F"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20</w:t>
            </w:r>
          </w:p>
        </w:tc>
        <w:tc>
          <w:tcPr>
            <w:tcW w:w="3533" w:type="dxa"/>
            <w:vAlign w:val="center"/>
            <w:hideMark/>
          </w:tcPr>
          <w:p w14:paraId="2F3FED6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Lập lý lịch khoa học của giảng viên cơ hữu giảng dạy ở ngành sẽ mở </w:t>
            </w:r>
          </w:p>
        </w:tc>
        <w:tc>
          <w:tcPr>
            <w:tcW w:w="2551" w:type="dxa"/>
            <w:vAlign w:val="center"/>
            <w:hideMark/>
          </w:tcPr>
          <w:p w14:paraId="6F5321A3" w14:textId="3257EE5A" w:rsidR="00895D11" w:rsidRPr="000D1248" w:rsidRDefault="00DA351B" w:rsidP="00385BBE">
            <w:pPr>
              <w:spacing w:before="0" w:after="0" w:line="240" w:lineRule="auto"/>
              <w:jc w:val="left"/>
              <w:rPr>
                <w:rFonts w:eastAsia="Times New Roman" w:cs="Times New Roman"/>
                <w:bCs/>
                <w:sz w:val="22"/>
              </w:rPr>
            </w:pPr>
            <w:r w:rsidRPr="000D1248">
              <w:rPr>
                <w:rFonts w:eastAsia="Times New Roman" w:cs="Times New Roman"/>
                <w:bCs/>
                <w:sz w:val="22"/>
              </w:rPr>
              <w:t>Lý lịch khoa học</w:t>
            </w:r>
          </w:p>
          <w:p w14:paraId="428334A0" w14:textId="5D8D3417" w:rsidR="00B24A9B" w:rsidRPr="000D1248" w:rsidRDefault="00895D11" w:rsidP="00385BBE">
            <w:pPr>
              <w:spacing w:before="0" w:after="0" w:line="240" w:lineRule="auto"/>
              <w:jc w:val="left"/>
              <w:rPr>
                <w:rFonts w:eastAsia="Times New Roman" w:cs="Times New Roman"/>
                <w:bCs/>
                <w:sz w:val="22"/>
              </w:rPr>
            </w:pPr>
            <w:r w:rsidRPr="000D1248">
              <w:rPr>
                <w:rFonts w:eastAsia="Times New Roman" w:cs="Times New Roman"/>
                <w:bCs/>
                <w:sz w:val="22"/>
              </w:rPr>
              <w:t>(</w:t>
            </w:r>
            <w:r w:rsidRPr="000D1248">
              <w:rPr>
                <w:rFonts w:eastAsia="Times New Roman" w:cs="Times New Roman"/>
                <w:bCs/>
                <w:i/>
                <w:sz w:val="22"/>
              </w:rPr>
              <w:t>Mẫu</w:t>
            </w:r>
            <w:r w:rsidR="00DA351B" w:rsidRPr="000D1248">
              <w:rPr>
                <w:rFonts w:eastAsia="Times New Roman" w:cs="Times New Roman"/>
                <w:bCs/>
                <w:i/>
                <w:sz w:val="22"/>
              </w:rPr>
              <w:t xml:space="preserve"> 3</w:t>
            </w:r>
            <w:r w:rsidRPr="000D1248">
              <w:rPr>
                <w:rFonts w:eastAsia="Times New Roman" w:cs="Times New Roman"/>
                <w:bCs/>
                <w:i/>
                <w:sz w:val="22"/>
              </w:rPr>
              <w:t>, Phụ lục 4</w:t>
            </w:r>
            <w:r w:rsidRPr="000D1248">
              <w:rPr>
                <w:rFonts w:eastAsia="Times New Roman" w:cs="Times New Roman"/>
                <w:bCs/>
                <w:sz w:val="22"/>
              </w:rPr>
              <w:t>)</w:t>
            </w:r>
            <w:r w:rsidR="00B24A9B" w:rsidRPr="000D1248">
              <w:rPr>
                <w:rFonts w:eastAsia="Times New Roman" w:cs="Times New Roman"/>
                <w:bCs/>
                <w:sz w:val="22"/>
              </w:rPr>
              <w:t xml:space="preserve"> </w:t>
            </w:r>
          </w:p>
        </w:tc>
        <w:tc>
          <w:tcPr>
            <w:tcW w:w="1142" w:type="dxa"/>
            <w:vAlign w:val="center"/>
            <w:hideMark/>
          </w:tcPr>
          <w:p w14:paraId="3E86BE6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Giảng viên, Khoa</w:t>
            </w:r>
          </w:p>
        </w:tc>
        <w:tc>
          <w:tcPr>
            <w:tcW w:w="913" w:type="dxa"/>
            <w:vAlign w:val="center"/>
            <w:hideMark/>
          </w:tcPr>
          <w:p w14:paraId="52438548"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TCCB</w:t>
            </w:r>
          </w:p>
        </w:tc>
        <w:tc>
          <w:tcPr>
            <w:tcW w:w="1013" w:type="dxa"/>
            <w:vAlign w:val="center"/>
            <w:hideMark/>
          </w:tcPr>
          <w:p w14:paraId="035CEB6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vAlign w:val="center"/>
            <w:hideMark/>
          </w:tcPr>
          <w:p w14:paraId="3CBD3A1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Mẫu tại Phụ lục IV TT22</w:t>
            </w:r>
          </w:p>
        </w:tc>
      </w:tr>
      <w:tr w:rsidR="00B24A9B" w:rsidRPr="000D1248" w14:paraId="3F793430" w14:textId="77777777" w:rsidTr="00B562B4">
        <w:trPr>
          <w:trHeight w:val="645"/>
          <w:jc w:val="center"/>
        </w:trPr>
        <w:tc>
          <w:tcPr>
            <w:tcW w:w="715" w:type="dxa"/>
            <w:vMerge w:val="restart"/>
            <w:noWrap/>
            <w:vAlign w:val="center"/>
            <w:hideMark/>
          </w:tcPr>
          <w:p w14:paraId="7CBF3CA6"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21</w:t>
            </w:r>
          </w:p>
        </w:tc>
        <w:tc>
          <w:tcPr>
            <w:tcW w:w="3533" w:type="dxa"/>
            <w:vAlign w:val="center"/>
            <w:hideMark/>
          </w:tcPr>
          <w:p w14:paraId="4F86950E"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Lập bảng </w:t>
            </w:r>
            <w:r w:rsidRPr="000D1248">
              <w:rPr>
                <w:rFonts w:eastAsia="Times New Roman" w:cs="Times New Roman"/>
                <w:b/>
                <w:bCs/>
                <w:i/>
                <w:iCs/>
                <w:sz w:val="22"/>
              </w:rPr>
              <w:t>Xác nhận điều kiện thực tế của Trường</w:t>
            </w:r>
            <w:r w:rsidRPr="000D1248">
              <w:rPr>
                <w:rFonts w:eastAsia="Times New Roman" w:cs="Times New Roman"/>
                <w:sz w:val="22"/>
              </w:rPr>
              <w:t>, gồm:</w:t>
            </w:r>
          </w:p>
        </w:tc>
        <w:tc>
          <w:tcPr>
            <w:tcW w:w="2551" w:type="dxa"/>
            <w:vMerge w:val="restart"/>
            <w:vAlign w:val="center"/>
            <w:hideMark/>
          </w:tcPr>
          <w:p w14:paraId="2683B5A9"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Xác nhận điều kiện thực tế của Trường</w:t>
            </w:r>
          </w:p>
          <w:p w14:paraId="79111186" w14:textId="34F335A8" w:rsidR="00895D11" w:rsidRPr="000D1248" w:rsidRDefault="00895D11" w:rsidP="00385BBE">
            <w:pPr>
              <w:spacing w:before="0" w:after="0" w:line="240" w:lineRule="auto"/>
              <w:jc w:val="left"/>
              <w:rPr>
                <w:rFonts w:eastAsia="Times New Roman" w:cs="Times New Roman"/>
                <w:bCs/>
                <w:sz w:val="22"/>
              </w:rPr>
            </w:pPr>
          </w:p>
        </w:tc>
        <w:tc>
          <w:tcPr>
            <w:tcW w:w="1142" w:type="dxa"/>
            <w:vMerge w:val="restart"/>
            <w:vAlign w:val="center"/>
            <w:hideMark/>
          </w:tcPr>
          <w:p w14:paraId="1EDA40E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Khoa/Đơn vị chức năng</w:t>
            </w:r>
          </w:p>
        </w:tc>
        <w:tc>
          <w:tcPr>
            <w:tcW w:w="913" w:type="dxa"/>
            <w:vMerge w:val="restart"/>
            <w:vAlign w:val="center"/>
            <w:hideMark/>
          </w:tcPr>
          <w:p w14:paraId="35F8EE9B"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Các đơn vị liên quan</w:t>
            </w:r>
          </w:p>
        </w:tc>
        <w:tc>
          <w:tcPr>
            <w:tcW w:w="1013" w:type="dxa"/>
            <w:vMerge w:val="restart"/>
            <w:vAlign w:val="center"/>
            <w:hideMark/>
          </w:tcPr>
          <w:p w14:paraId="29E6807C"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noWrap/>
            <w:vAlign w:val="center"/>
            <w:hideMark/>
          </w:tcPr>
          <w:p w14:paraId="2EB3B6D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7B49B075" w14:textId="77777777" w:rsidTr="00B562B4">
        <w:trPr>
          <w:trHeight w:val="771"/>
          <w:jc w:val="center"/>
        </w:trPr>
        <w:tc>
          <w:tcPr>
            <w:tcW w:w="715" w:type="dxa"/>
            <w:vMerge/>
            <w:vAlign w:val="center"/>
            <w:hideMark/>
          </w:tcPr>
          <w:p w14:paraId="27D3DB1F" w14:textId="77777777" w:rsidR="00B24A9B" w:rsidRPr="000D1248" w:rsidRDefault="00B24A9B" w:rsidP="00385BBE">
            <w:pPr>
              <w:spacing w:before="0" w:after="0" w:line="240" w:lineRule="auto"/>
              <w:jc w:val="left"/>
              <w:rPr>
                <w:rFonts w:eastAsia="Times New Roman" w:cs="Times New Roman"/>
                <w:sz w:val="22"/>
              </w:rPr>
            </w:pPr>
          </w:p>
        </w:tc>
        <w:tc>
          <w:tcPr>
            <w:tcW w:w="3533" w:type="dxa"/>
            <w:vAlign w:val="center"/>
            <w:hideMark/>
          </w:tcPr>
          <w:p w14:paraId="058A0B42" w14:textId="72EB593A"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(1) Về giảng </w:t>
            </w:r>
            <w:r w:rsidR="00895D11" w:rsidRPr="000D1248">
              <w:rPr>
                <w:rFonts w:eastAsia="Times New Roman" w:cs="Times New Roman"/>
                <w:sz w:val="22"/>
              </w:rPr>
              <w:t>viên (</w:t>
            </w:r>
            <w:r w:rsidR="00895D11" w:rsidRPr="000D1248">
              <w:rPr>
                <w:rFonts w:eastAsia="Times New Roman" w:cs="Times New Roman"/>
                <w:i/>
                <w:sz w:val="22"/>
              </w:rPr>
              <w:t>Mẫu 1, 2, 3 Phụ lục 3</w:t>
            </w:r>
            <w:r w:rsidRPr="000D1248">
              <w:rPr>
                <w:rFonts w:eastAsia="Times New Roman" w:cs="Times New Roman"/>
                <w:sz w:val="22"/>
              </w:rPr>
              <w:t>)</w:t>
            </w:r>
          </w:p>
        </w:tc>
        <w:tc>
          <w:tcPr>
            <w:tcW w:w="2551" w:type="dxa"/>
            <w:vMerge/>
            <w:vAlign w:val="center"/>
            <w:hideMark/>
          </w:tcPr>
          <w:p w14:paraId="1BDE9209" w14:textId="77777777" w:rsidR="00B24A9B" w:rsidRPr="000D1248" w:rsidRDefault="00B24A9B" w:rsidP="00385BBE">
            <w:pPr>
              <w:spacing w:before="0" w:after="0" w:line="240" w:lineRule="auto"/>
              <w:jc w:val="left"/>
              <w:rPr>
                <w:rFonts w:eastAsia="Times New Roman" w:cs="Times New Roman"/>
                <w:bCs/>
                <w:sz w:val="22"/>
              </w:rPr>
            </w:pPr>
          </w:p>
        </w:tc>
        <w:tc>
          <w:tcPr>
            <w:tcW w:w="1142" w:type="dxa"/>
            <w:vMerge/>
            <w:vAlign w:val="center"/>
            <w:hideMark/>
          </w:tcPr>
          <w:p w14:paraId="44951971"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26FDEA68"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76164FE6" w14:textId="77777777" w:rsidR="00B24A9B" w:rsidRPr="000D1248" w:rsidRDefault="00B24A9B" w:rsidP="00385BBE">
            <w:pPr>
              <w:spacing w:before="0" w:after="0" w:line="240" w:lineRule="auto"/>
              <w:jc w:val="left"/>
              <w:rPr>
                <w:rFonts w:eastAsia="Times New Roman" w:cs="Times New Roman"/>
                <w:sz w:val="22"/>
              </w:rPr>
            </w:pPr>
          </w:p>
        </w:tc>
        <w:tc>
          <w:tcPr>
            <w:tcW w:w="900" w:type="dxa"/>
            <w:vAlign w:val="center"/>
            <w:hideMark/>
          </w:tcPr>
          <w:p w14:paraId="283102EB"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1B4CDCB4" w14:textId="77777777" w:rsidTr="00B562B4">
        <w:trPr>
          <w:trHeight w:val="780"/>
          <w:jc w:val="center"/>
        </w:trPr>
        <w:tc>
          <w:tcPr>
            <w:tcW w:w="715" w:type="dxa"/>
            <w:vMerge/>
            <w:vAlign w:val="center"/>
            <w:hideMark/>
          </w:tcPr>
          <w:p w14:paraId="55037675" w14:textId="77777777" w:rsidR="00B24A9B" w:rsidRPr="000D1248" w:rsidRDefault="00B24A9B" w:rsidP="00385BBE">
            <w:pPr>
              <w:spacing w:before="0" w:after="0" w:line="240" w:lineRule="auto"/>
              <w:jc w:val="left"/>
              <w:rPr>
                <w:rFonts w:eastAsia="Times New Roman" w:cs="Times New Roman"/>
                <w:sz w:val="22"/>
              </w:rPr>
            </w:pPr>
          </w:p>
        </w:tc>
        <w:tc>
          <w:tcPr>
            <w:tcW w:w="3533" w:type="dxa"/>
            <w:vAlign w:val="center"/>
            <w:hideMark/>
          </w:tcPr>
          <w:p w14:paraId="00E44D62" w14:textId="091614AC"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(2) Về kết quả nghiên cứu k</w:t>
            </w:r>
            <w:r w:rsidR="00895D11" w:rsidRPr="000D1248">
              <w:rPr>
                <w:rFonts w:eastAsia="Times New Roman" w:cs="Times New Roman"/>
                <w:sz w:val="22"/>
              </w:rPr>
              <w:t>hoa học (</w:t>
            </w:r>
            <w:r w:rsidR="00895D11" w:rsidRPr="000D1248">
              <w:rPr>
                <w:rFonts w:eastAsia="Times New Roman" w:cs="Times New Roman"/>
                <w:i/>
                <w:sz w:val="22"/>
              </w:rPr>
              <w:t>Mẫu 4, 5 Phụ lục 3</w:t>
            </w:r>
            <w:r w:rsidR="00895D11" w:rsidRPr="000D1248">
              <w:rPr>
                <w:rFonts w:eastAsia="Times New Roman" w:cs="Times New Roman"/>
                <w:sz w:val="22"/>
              </w:rPr>
              <w:t xml:space="preserve"> </w:t>
            </w:r>
            <w:r w:rsidRPr="000D1248">
              <w:rPr>
                <w:rFonts w:eastAsia="Times New Roman" w:cs="Times New Roman"/>
                <w:sz w:val="22"/>
              </w:rPr>
              <w:t>)</w:t>
            </w:r>
          </w:p>
        </w:tc>
        <w:tc>
          <w:tcPr>
            <w:tcW w:w="2551" w:type="dxa"/>
            <w:vMerge/>
            <w:vAlign w:val="center"/>
            <w:hideMark/>
          </w:tcPr>
          <w:p w14:paraId="51796B23" w14:textId="77777777" w:rsidR="00B24A9B" w:rsidRPr="000D1248" w:rsidRDefault="00B24A9B" w:rsidP="00385BBE">
            <w:pPr>
              <w:spacing w:before="0" w:after="0" w:line="240" w:lineRule="auto"/>
              <w:jc w:val="left"/>
              <w:rPr>
                <w:rFonts w:eastAsia="Times New Roman" w:cs="Times New Roman"/>
                <w:bCs/>
                <w:sz w:val="22"/>
              </w:rPr>
            </w:pPr>
          </w:p>
        </w:tc>
        <w:tc>
          <w:tcPr>
            <w:tcW w:w="1142" w:type="dxa"/>
            <w:vMerge/>
            <w:vAlign w:val="center"/>
            <w:hideMark/>
          </w:tcPr>
          <w:p w14:paraId="3A1002F2"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134DCC11"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2A9A6CF6" w14:textId="77777777" w:rsidR="00B24A9B" w:rsidRPr="000D1248" w:rsidRDefault="00B24A9B" w:rsidP="00385BBE">
            <w:pPr>
              <w:spacing w:before="0" w:after="0" w:line="240" w:lineRule="auto"/>
              <w:jc w:val="left"/>
              <w:rPr>
                <w:rFonts w:eastAsia="Times New Roman" w:cs="Times New Roman"/>
                <w:sz w:val="22"/>
              </w:rPr>
            </w:pPr>
          </w:p>
        </w:tc>
        <w:tc>
          <w:tcPr>
            <w:tcW w:w="900" w:type="dxa"/>
            <w:vAlign w:val="center"/>
            <w:hideMark/>
          </w:tcPr>
          <w:p w14:paraId="64D35ABC"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3F56A525" w14:textId="77777777" w:rsidTr="00B562B4">
        <w:trPr>
          <w:trHeight w:val="1521"/>
          <w:jc w:val="center"/>
        </w:trPr>
        <w:tc>
          <w:tcPr>
            <w:tcW w:w="715" w:type="dxa"/>
            <w:vMerge/>
            <w:vAlign w:val="center"/>
            <w:hideMark/>
          </w:tcPr>
          <w:p w14:paraId="6EBBB4BD" w14:textId="77777777" w:rsidR="00B24A9B" w:rsidRPr="000D1248" w:rsidRDefault="00B24A9B" w:rsidP="00385BBE">
            <w:pPr>
              <w:spacing w:before="0" w:after="0" w:line="240" w:lineRule="auto"/>
              <w:jc w:val="left"/>
              <w:rPr>
                <w:rFonts w:eastAsia="Times New Roman" w:cs="Times New Roman"/>
                <w:sz w:val="22"/>
              </w:rPr>
            </w:pPr>
          </w:p>
        </w:tc>
        <w:tc>
          <w:tcPr>
            <w:tcW w:w="3533" w:type="dxa"/>
            <w:vAlign w:val="center"/>
            <w:hideMark/>
          </w:tcPr>
          <w:p w14:paraId="32119E36" w14:textId="685F4C51"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(3) Về cơ sở vật chất, trang thiết bị, thư viện phục vụ thực hiện </w:t>
            </w:r>
            <w:r w:rsidR="00895D11" w:rsidRPr="000D1248">
              <w:rPr>
                <w:rFonts w:eastAsia="Times New Roman" w:cs="Times New Roman"/>
                <w:sz w:val="22"/>
              </w:rPr>
              <w:t>CTĐT (</w:t>
            </w:r>
            <w:r w:rsidR="00895D11" w:rsidRPr="000D1248">
              <w:rPr>
                <w:rFonts w:eastAsia="Times New Roman" w:cs="Times New Roman"/>
                <w:i/>
                <w:sz w:val="22"/>
              </w:rPr>
              <w:t>Mẫu 6, 7, 8 Phụ lục 3</w:t>
            </w:r>
            <w:r w:rsidRPr="000D1248">
              <w:rPr>
                <w:rFonts w:eastAsia="Times New Roman" w:cs="Times New Roman"/>
                <w:sz w:val="22"/>
              </w:rPr>
              <w:t>)</w:t>
            </w:r>
          </w:p>
        </w:tc>
        <w:tc>
          <w:tcPr>
            <w:tcW w:w="2551" w:type="dxa"/>
            <w:vMerge/>
            <w:vAlign w:val="center"/>
            <w:hideMark/>
          </w:tcPr>
          <w:p w14:paraId="68EF58A7" w14:textId="77777777" w:rsidR="00B24A9B" w:rsidRPr="000D1248" w:rsidRDefault="00B24A9B" w:rsidP="00385BBE">
            <w:pPr>
              <w:spacing w:before="0" w:after="0" w:line="240" w:lineRule="auto"/>
              <w:jc w:val="left"/>
              <w:rPr>
                <w:rFonts w:eastAsia="Times New Roman" w:cs="Times New Roman"/>
                <w:bCs/>
                <w:sz w:val="22"/>
              </w:rPr>
            </w:pPr>
          </w:p>
        </w:tc>
        <w:tc>
          <w:tcPr>
            <w:tcW w:w="1142" w:type="dxa"/>
            <w:vMerge/>
            <w:vAlign w:val="center"/>
            <w:hideMark/>
          </w:tcPr>
          <w:p w14:paraId="4128F31B"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5B0336FD"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25615C22" w14:textId="77777777" w:rsidR="00B24A9B" w:rsidRPr="000D1248" w:rsidRDefault="00B24A9B" w:rsidP="00385BBE">
            <w:pPr>
              <w:spacing w:before="0" w:after="0" w:line="240" w:lineRule="auto"/>
              <w:jc w:val="left"/>
              <w:rPr>
                <w:rFonts w:eastAsia="Times New Roman" w:cs="Times New Roman"/>
                <w:sz w:val="22"/>
              </w:rPr>
            </w:pPr>
          </w:p>
        </w:tc>
        <w:tc>
          <w:tcPr>
            <w:tcW w:w="900" w:type="dxa"/>
            <w:vAlign w:val="center"/>
            <w:hideMark/>
          </w:tcPr>
          <w:p w14:paraId="741406D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7D81386B" w14:textId="77777777" w:rsidTr="00B562B4">
        <w:trPr>
          <w:trHeight w:val="750"/>
          <w:jc w:val="center"/>
        </w:trPr>
        <w:tc>
          <w:tcPr>
            <w:tcW w:w="715" w:type="dxa"/>
            <w:noWrap/>
            <w:vAlign w:val="center"/>
            <w:hideMark/>
          </w:tcPr>
          <w:p w14:paraId="7A0A43D8"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22</w:t>
            </w:r>
          </w:p>
        </w:tc>
        <w:tc>
          <w:tcPr>
            <w:tcW w:w="3533" w:type="dxa"/>
            <w:vAlign w:val="center"/>
            <w:hideMark/>
          </w:tcPr>
          <w:p w14:paraId="76D9B9A4"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Tự đánh giá Đề án mở ngành ĐT</w:t>
            </w:r>
          </w:p>
        </w:tc>
        <w:tc>
          <w:tcPr>
            <w:tcW w:w="2551" w:type="dxa"/>
            <w:vAlign w:val="center"/>
            <w:hideMark/>
          </w:tcPr>
          <w:p w14:paraId="4526B3A8"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Phiếu tự đánh giá Đề án mở ngành ĐT</w:t>
            </w:r>
          </w:p>
          <w:p w14:paraId="19B3B24E" w14:textId="65CBC669" w:rsidR="00895D11" w:rsidRPr="000D1248" w:rsidRDefault="00895D11" w:rsidP="00385BBE">
            <w:pPr>
              <w:spacing w:before="0" w:after="0" w:line="240" w:lineRule="auto"/>
              <w:jc w:val="left"/>
              <w:rPr>
                <w:rFonts w:eastAsia="Times New Roman" w:cs="Times New Roman"/>
                <w:bCs/>
                <w:sz w:val="22"/>
              </w:rPr>
            </w:pPr>
            <w:r w:rsidRPr="000D1248">
              <w:rPr>
                <w:rFonts w:eastAsia="Times New Roman" w:cs="Times New Roman"/>
                <w:bCs/>
                <w:sz w:val="22"/>
              </w:rPr>
              <w:t>(</w:t>
            </w:r>
            <w:r w:rsidRPr="000D1248">
              <w:rPr>
                <w:rFonts w:eastAsia="Times New Roman" w:cs="Times New Roman"/>
                <w:bCs/>
                <w:i/>
                <w:sz w:val="22"/>
              </w:rPr>
              <w:t>Mẫu 9, Phụ lục 3</w:t>
            </w:r>
            <w:r w:rsidRPr="000D1248">
              <w:rPr>
                <w:rFonts w:eastAsia="Times New Roman" w:cs="Times New Roman"/>
                <w:bCs/>
                <w:sz w:val="22"/>
              </w:rPr>
              <w:t>)</w:t>
            </w:r>
          </w:p>
        </w:tc>
        <w:tc>
          <w:tcPr>
            <w:tcW w:w="1142" w:type="dxa"/>
            <w:vAlign w:val="center"/>
            <w:hideMark/>
          </w:tcPr>
          <w:p w14:paraId="1DCC1934"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913" w:type="dxa"/>
            <w:vAlign w:val="center"/>
            <w:hideMark/>
          </w:tcPr>
          <w:p w14:paraId="39EFA294"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1013" w:type="dxa"/>
            <w:vAlign w:val="center"/>
            <w:hideMark/>
          </w:tcPr>
          <w:p w14:paraId="393CD49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Trưởng Khoa</w:t>
            </w:r>
          </w:p>
        </w:tc>
        <w:tc>
          <w:tcPr>
            <w:tcW w:w="900" w:type="dxa"/>
            <w:noWrap/>
            <w:vAlign w:val="center"/>
            <w:hideMark/>
          </w:tcPr>
          <w:p w14:paraId="1EFA259A"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2046E112" w14:textId="77777777" w:rsidTr="00B562B4">
        <w:trPr>
          <w:trHeight w:val="810"/>
          <w:jc w:val="center"/>
        </w:trPr>
        <w:tc>
          <w:tcPr>
            <w:tcW w:w="715" w:type="dxa"/>
            <w:vMerge w:val="restart"/>
            <w:noWrap/>
            <w:vAlign w:val="center"/>
            <w:hideMark/>
          </w:tcPr>
          <w:p w14:paraId="615E58E8"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23</w:t>
            </w:r>
          </w:p>
        </w:tc>
        <w:tc>
          <w:tcPr>
            <w:tcW w:w="3533" w:type="dxa"/>
            <w:vMerge w:val="restart"/>
            <w:vAlign w:val="center"/>
            <w:hideMark/>
          </w:tcPr>
          <w:p w14:paraId="7B8595D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Lập </w:t>
            </w:r>
            <w:r w:rsidRPr="000D1248">
              <w:rPr>
                <w:rFonts w:eastAsia="Times New Roman" w:cs="Times New Roman"/>
                <w:b/>
                <w:bCs/>
                <w:i/>
                <w:iCs/>
                <w:sz w:val="22"/>
              </w:rPr>
              <w:t>Đề án mở ngành ĐT</w:t>
            </w:r>
          </w:p>
        </w:tc>
        <w:tc>
          <w:tcPr>
            <w:tcW w:w="2551" w:type="dxa"/>
            <w:vAlign w:val="center"/>
            <w:hideMark/>
          </w:tcPr>
          <w:p w14:paraId="4ED17573" w14:textId="77777777" w:rsidR="00B24A9B" w:rsidRPr="000D1248" w:rsidRDefault="00B24A9B" w:rsidP="00385BBE">
            <w:pPr>
              <w:spacing w:before="0" w:after="0" w:line="240" w:lineRule="auto"/>
              <w:jc w:val="left"/>
              <w:rPr>
                <w:rFonts w:eastAsia="Times New Roman" w:cs="Times New Roman"/>
                <w:i/>
                <w:iCs/>
                <w:sz w:val="22"/>
              </w:rPr>
            </w:pPr>
            <w:r w:rsidRPr="000D1248">
              <w:rPr>
                <w:rFonts w:eastAsia="Times New Roman" w:cs="Times New Roman"/>
                <w:i/>
                <w:iCs/>
                <w:sz w:val="22"/>
              </w:rPr>
              <w:t>Các tài liệu từ Bước 1 đến 22</w:t>
            </w:r>
          </w:p>
        </w:tc>
        <w:tc>
          <w:tcPr>
            <w:tcW w:w="1142" w:type="dxa"/>
            <w:vMerge w:val="restart"/>
            <w:vAlign w:val="center"/>
            <w:hideMark/>
          </w:tcPr>
          <w:p w14:paraId="5493A6C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Ban xây dựng Đề án mở ngành ĐT</w:t>
            </w:r>
          </w:p>
        </w:tc>
        <w:tc>
          <w:tcPr>
            <w:tcW w:w="913" w:type="dxa"/>
            <w:vMerge w:val="restart"/>
            <w:vAlign w:val="center"/>
            <w:hideMark/>
          </w:tcPr>
          <w:p w14:paraId="3F72E123" w14:textId="77777777" w:rsidR="00B24A9B" w:rsidRPr="000D1248" w:rsidRDefault="00B24A9B" w:rsidP="00385BBE">
            <w:pPr>
              <w:spacing w:before="0" w:after="0" w:line="240" w:lineRule="auto"/>
              <w:jc w:val="left"/>
              <w:rPr>
                <w:rFonts w:eastAsia="Times New Roman" w:cs="Times New Roman"/>
                <w:sz w:val="22"/>
              </w:rPr>
            </w:pPr>
            <w:r w:rsidRPr="001A121D">
              <w:rPr>
                <w:rFonts w:eastAsia="Times New Roman" w:cs="Times New Roman"/>
                <w:sz w:val="22"/>
              </w:rPr>
              <w:t>Các đơn vị liên quan</w:t>
            </w:r>
          </w:p>
        </w:tc>
        <w:tc>
          <w:tcPr>
            <w:tcW w:w="1013" w:type="dxa"/>
            <w:vMerge w:val="restart"/>
            <w:vAlign w:val="center"/>
            <w:hideMark/>
          </w:tcPr>
          <w:p w14:paraId="3533CD50"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Trưởng Ban xây dựng Đề án mở ngành ĐT</w:t>
            </w:r>
          </w:p>
        </w:tc>
        <w:tc>
          <w:tcPr>
            <w:tcW w:w="900" w:type="dxa"/>
            <w:vMerge w:val="restart"/>
            <w:vAlign w:val="center"/>
            <w:hideMark/>
          </w:tcPr>
          <w:p w14:paraId="18E18F6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Các nội dung theo Điều 8 TT02</w:t>
            </w:r>
          </w:p>
        </w:tc>
      </w:tr>
      <w:tr w:rsidR="00B24A9B" w:rsidRPr="000D1248" w14:paraId="42693288" w14:textId="77777777" w:rsidTr="00B562B4">
        <w:trPr>
          <w:trHeight w:val="570"/>
          <w:jc w:val="center"/>
        </w:trPr>
        <w:tc>
          <w:tcPr>
            <w:tcW w:w="715" w:type="dxa"/>
            <w:vMerge/>
            <w:vAlign w:val="center"/>
            <w:hideMark/>
          </w:tcPr>
          <w:p w14:paraId="5A353F09"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47C031C2"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0AE4C4E7"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Đề án mở ngành ĐT</w:t>
            </w:r>
          </w:p>
          <w:p w14:paraId="3341B220" w14:textId="3F5FA77E" w:rsidR="00895D11" w:rsidRPr="000D1248" w:rsidRDefault="00895D11" w:rsidP="001A11CE">
            <w:pPr>
              <w:spacing w:before="0" w:after="0" w:line="240" w:lineRule="auto"/>
              <w:jc w:val="left"/>
              <w:rPr>
                <w:rFonts w:eastAsia="Times New Roman" w:cs="Times New Roman"/>
                <w:bCs/>
                <w:sz w:val="22"/>
              </w:rPr>
            </w:pPr>
            <w:r w:rsidRPr="000D1248">
              <w:rPr>
                <w:rFonts w:eastAsia="Times New Roman" w:cs="Times New Roman"/>
                <w:bCs/>
                <w:sz w:val="22"/>
              </w:rPr>
              <w:t>(</w:t>
            </w:r>
            <w:r w:rsidRPr="000D1248">
              <w:rPr>
                <w:rFonts w:eastAsia="Times New Roman" w:cs="Times New Roman"/>
                <w:bCs/>
                <w:i/>
                <w:sz w:val="22"/>
              </w:rPr>
              <w:t>Mẫu</w:t>
            </w:r>
            <w:r w:rsidR="00271376" w:rsidRPr="000D1248">
              <w:rPr>
                <w:rFonts w:eastAsia="Times New Roman" w:cs="Times New Roman"/>
                <w:bCs/>
                <w:i/>
                <w:sz w:val="22"/>
              </w:rPr>
              <w:t xml:space="preserve"> </w:t>
            </w:r>
            <w:r w:rsidR="001A11CE" w:rsidRPr="000D1248">
              <w:rPr>
                <w:rFonts w:eastAsia="Times New Roman" w:cs="Times New Roman"/>
                <w:bCs/>
                <w:i/>
                <w:sz w:val="22"/>
              </w:rPr>
              <w:t>5</w:t>
            </w:r>
            <w:r w:rsidR="00271376" w:rsidRPr="000D1248">
              <w:rPr>
                <w:rFonts w:eastAsia="Times New Roman" w:cs="Times New Roman"/>
                <w:bCs/>
                <w:i/>
                <w:sz w:val="22"/>
              </w:rPr>
              <w:t xml:space="preserve"> </w:t>
            </w:r>
            <w:r w:rsidRPr="000D1248">
              <w:rPr>
                <w:rFonts w:eastAsia="Times New Roman" w:cs="Times New Roman"/>
                <w:bCs/>
                <w:i/>
                <w:sz w:val="22"/>
              </w:rPr>
              <w:t>, Phụ lục 4</w:t>
            </w:r>
            <w:r w:rsidRPr="000D1248">
              <w:rPr>
                <w:rFonts w:eastAsia="Times New Roman" w:cs="Times New Roman"/>
                <w:bCs/>
                <w:sz w:val="22"/>
              </w:rPr>
              <w:t>)</w:t>
            </w:r>
          </w:p>
        </w:tc>
        <w:tc>
          <w:tcPr>
            <w:tcW w:w="1142" w:type="dxa"/>
            <w:vMerge/>
            <w:vAlign w:val="center"/>
            <w:hideMark/>
          </w:tcPr>
          <w:p w14:paraId="7A5B3682" w14:textId="77777777" w:rsidR="00B24A9B" w:rsidRPr="000D1248" w:rsidRDefault="00B24A9B" w:rsidP="00385BBE">
            <w:pPr>
              <w:spacing w:before="0" w:after="0" w:line="240" w:lineRule="auto"/>
              <w:jc w:val="left"/>
              <w:rPr>
                <w:rFonts w:eastAsia="Times New Roman" w:cs="Times New Roman"/>
                <w:sz w:val="22"/>
              </w:rPr>
            </w:pPr>
          </w:p>
        </w:tc>
        <w:tc>
          <w:tcPr>
            <w:tcW w:w="913" w:type="dxa"/>
            <w:vMerge/>
            <w:vAlign w:val="center"/>
            <w:hideMark/>
          </w:tcPr>
          <w:p w14:paraId="184724F8" w14:textId="77777777" w:rsidR="00B24A9B" w:rsidRPr="000D1248" w:rsidRDefault="00B24A9B" w:rsidP="00385BBE">
            <w:pPr>
              <w:spacing w:before="0" w:after="0" w:line="240" w:lineRule="auto"/>
              <w:jc w:val="left"/>
              <w:rPr>
                <w:rFonts w:eastAsia="Times New Roman" w:cs="Times New Roman"/>
                <w:sz w:val="22"/>
              </w:rPr>
            </w:pPr>
          </w:p>
        </w:tc>
        <w:tc>
          <w:tcPr>
            <w:tcW w:w="1013" w:type="dxa"/>
            <w:vMerge/>
            <w:vAlign w:val="center"/>
            <w:hideMark/>
          </w:tcPr>
          <w:p w14:paraId="7C620ECA" w14:textId="77777777" w:rsidR="00B24A9B" w:rsidRPr="000D1248" w:rsidRDefault="00B24A9B" w:rsidP="00385BBE">
            <w:pPr>
              <w:spacing w:before="0" w:after="0" w:line="240" w:lineRule="auto"/>
              <w:jc w:val="left"/>
              <w:rPr>
                <w:rFonts w:eastAsia="Times New Roman" w:cs="Times New Roman"/>
                <w:sz w:val="22"/>
              </w:rPr>
            </w:pPr>
          </w:p>
        </w:tc>
        <w:tc>
          <w:tcPr>
            <w:tcW w:w="900" w:type="dxa"/>
            <w:vMerge/>
            <w:vAlign w:val="center"/>
            <w:hideMark/>
          </w:tcPr>
          <w:p w14:paraId="634753DD" w14:textId="77777777" w:rsidR="00B24A9B" w:rsidRPr="000D1248" w:rsidRDefault="00B24A9B" w:rsidP="00385BBE">
            <w:pPr>
              <w:spacing w:before="0" w:after="0" w:line="240" w:lineRule="auto"/>
              <w:jc w:val="left"/>
              <w:rPr>
                <w:rFonts w:eastAsia="Times New Roman" w:cs="Times New Roman"/>
                <w:sz w:val="22"/>
              </w:rPr>
            </w:pPr>
          </w:p>
        </w:tc>
      </w:tr>
      <w:tr w:rsidR="00B24A9B" w:rsidRPr="000D1248" w14:paraId="11CE1DE4" w14:textId="77777777" w:rsidTr="00B562B4">
        <w:trPr>
          <w:trHeight w:val="1221"/>
          <w:jc w:val="center"/>
        </w:trPr>
        <w:tc>
          <w:tcPr>
            <w:tcW w:w="715" w:type="dxa"/>
            <w:vMerge w:val="restart"/>
            <w:noWrap/>
            <w:vAlign w:val="center"/>
            <w:hideMark/>
          </w:tcPr>
          <w:p w14:paraId="58C45ECD"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24</w:t>
            </w:r>
          </w:p>
        </w:tc>
        <w:tc>
          <w:tcPr>
            <w:tcW w:w="3533" w:type="dxa"/>
            <w:vMerge w:val="restart"/>
            <w:vAlign w:val="center"/>
            <w:hideMark/>
          </w:tcPr>
          <w:p w14:paraId="0075BEAF"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Chuẩn bị hồ sơ trình Hội đồng KH&amp;ĐT thông qua </w:t>
            </w:r>
            <w:r w:rsidRPr="000D1248">
              <w:rPr>
                <w:rFonts w:eastAsia="Times New Roman" w:cs="Times New Roman"/>
                <w:b/>
                <w:bCs/>
                <w:i/>
                <w:iCs/>
                <w:sz w:val="22"/>
              </w:rPr>
              <w:t>Đề án mở ngành ĐT</w:t>
            </w:r>
          </w:p>
        </w:tc>
        <w:tc>
          <w:tcPr>
            <w:tcW w:w="2551" w:type="dxa"/>
            <w:vAlign w:val="center"/>
            <w:hideMark/>
          </w:tcPr>
          <w:p w14:paraId="4020FBBE" w14:textId="77777777" w:rsidR="00B24A9B" w:rsidRPr="000D1248" w:rsidRDefault="00B24A9B" w:rsidP="00385BBE">
            <w:pPr>
              <w:spacing w:before="0" w:after="0" w:line="240" w:lineRule="auto"/>
              <w:jc w:val="left"/>
              <w:rPr>
                <w:rFonts w:eastAsia="Times New Roman" w:cs="Times New Roman"/>
                <w:i/>
                <w:iCs/>
                <w:sz w:val="22"/>
              </w:rPr>
            </w:pPr>
            <w:r w:rsidRPr="000D1248">
              <w:rPr>
                <w:rFonts w:eastAsia="Times New Roman" w:cs="Times New Roman"/>
                <w:i/>
                <w:iCs/>
                <w:sz w:val="22"/>
              </w:rPr>
              <w:t>Các tài liệu từ Bước 1 đến 23</w:t>
            </w:r>
          </w:p>
        </w:tc>
        <w:tc>
          <w:tcPr>
            <w:tcW w:w="1142" w:type="dxa"/>
            <w:vAlign w:val="center"/>
            <w:hideMark/>
          </w:tcPr>
          <w:p w14:paraId="4C667C6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Ban xây dựng Đề án mở ngành ĐT</w:t>
            </w:r>
          </w:p>
        </w:tc>
        <w:tc>
          <w:tcPr>
            <w:tcW w:w="913" w:type="dxa"/>
            <w:vAlign w:val="center"/>
            <w:hideMark/>
          </w:tcPr>
          <w:p w14:paraId="12BF01D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 Phòng ĐT</w:t>
            </w:r>
          </w:p>
        </w:tc>
        <w:tc>
          <w:tcPr>
            <w:tcW w:w="1013" w:type="dxa"/>
            <w:vAlign w:val="center"/>
            <w:hideMark/>
          </w:tcPr>
          <w:p w14:paraId="44B74697"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vAlign w:val="center"/>
            <w:hideMark/>
          </w:tcPr>
          <w:p w14:paraId="3522C43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61136AC9" w14:textId="77777777" w:rsidTr="00B562B4">
        <w:trPr>
          <w:trHeight w:val="1029"/>
          <w:jc w:val="center"/>
        </w:trPr>
        <w:tc>
          <w:tcPr>
            <w:tcW w:w="715" w:type="dxa"/>
            <w:vMerge/>
            <w:vAlign w:val="center"/>
            <w:hideMark/>
          </w:tcPr>
          <w:p w14:paraId="2B5D783D" w14:textId="77777777" w:rsidR="00B24A9B" w:rsidRPr="000D1248" w:rsidRDefault="00B24A9B" w:rsidP="00385BBE">
            <w:pPr>
              <w:spacing w:before="0" w:after="0" w:line="240" w:lineRule="auto"/>
              <w:jc w:val="left"/>
              <w:rPr>
                <w:rFonts w:eastAsia="Times New Roman" w:cs="Times New Roman"/>
                <w:sz w:val="22"/>
              </w:rPr>
            </w:pPr>
          </w:p>
        </w:tc>
        <w:tc>
          <w:tcPr>
            <w:tcW w:w="3533" w:type="dxa"/>
            <w:vMerge/>
            <w:vAlign w:val="center"/>
            <w:hideMark/>
          </w:tcPr>
          <w:p w14:paraId="3BDA8FC8" w14:textId="77777777" w:rsidR="00B24A9B" w:rsidRPr="000D1248" w:rsidRDefault="00B24A9B" w:rsidP="00385BBE">
            <w:pPr>
              <w:spacing w:before="0" w:after="0" w:line="240" w:lineRule="auto"/>
              <w:jc w:val="left"/>
              <w:rPr>
                <w:rFonts w:eastAsia="Times New Roman" w:cs="Times New Roman"/>
                <w:sz w:val="22"/>
              </w:rPr>
            </w:pPr>
          </w:p>
        </w:tc>
        <w:tc>
          <w:tcPr>
            <w:tcW w:w="2551" w:type="dxa"/>
            <w:vAlign w:val="center"/>
            <w:hideMark/>
          </w:tcPr>
          <w:p w14:paraId="4ACABA68"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Tờ trình v/v đề nghị thông qua Đề án mở ngành ĐT</w:t>
            </w:r>
          </w:p>
        </w:tc>
        <w:tc>
          <w:tcPr>
            <w:tcW w:w="1142" w:type="dxa"/>
            <w:vAlign w:val="center"/>
            <w:hideMark/>
          </w:tcPr>
          <w:p w14:paraId="5E5DFDF2"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913" w:type="dxa"/>
            <w:vAlign w:val="center"/>
            <w:hideMark/>
          </w:tcPr>
          <w:p w14:paraId="56E428C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1013" w:type="dxa"/>
            <w:vAlign w:val="center"/>
            <w:hideMark/>
          </w:tcPr>
          <w:p w14:paraId="09FCF113"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Trưởng Khoa</w:t>
            </w:r>
          </w:p>
        </w:tc>
        <w:tc>
          <w:tcPr>
            <w:tcW w:w="900" w:type="dxa"/>
            <w:vAlign w:val="center"/>
            <w:hideMark/>
          </w:tcPr>
          <w:p w14:paraId="2451616D"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445B2ED7" w14:textId="77777777" w:rsidTr="00B562B4">
        <w:trPr>
          <w:trHeight w:val="1020"/>
          <w:jc w:val="center"/>
        </w:trPr>
        <w:tc>
          <w:tcPr>
            <w:tcW w:w="715" w:type="dxa"/>
            <w:noWrap/>
            <w:vAlign w:val="center"/>
            <w:hideMark/>
          </w:tcPr>
          <w:p w14:paraId="40F49934"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25</w:t>
            </w:r>
          </w:p>
        </w:tc>
        <w:tc>
          <w:tcPr>
            <w:tcW w:w="3533" w:type="dxa"/>
            <w:vAlign w:val="center"/>
            <w:hideMark/>
          </w:tcPr>
          <w:p w14:paraId="02A6473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Tổ chức thẩm định và thông qua </w:t>
            </w:r>
            <w:r w:rsidRPr="000D1248">
              <w:rPr>
                <w:rFonts w:eastAsia="Times New Roman" w:cs="Times New Roman"/>
                <w:b/>
                <w:bCs/>
                <w:i/>
                <w:iCs/>
                <w:sz w:val="22"/>
              </w:rPr>
              <w:t>Đề án mở ngành ĐT</w:t>
            </w:r>
            <w:r w:rsidRPr="000D1248">
              <w:rPr>
                <w:rFonts w:eastAsia="Times New Roman" w:cs="Times New Roman"/>
                <w:sz w:val="22"/>
              </w:rPr>
              <w:t xml:space="preserve"> </w:t>
            </w:r>
          </w:p>
        </w:tc>
        <w:tc>
          <w:tcPr>
            <w:tcW w:w="2551" w:type="dxa"/>
            <w:vAlign w:val="center"/>
            <w:hideMark/>
          </w:tcPr>
          <w:p w14:paraId="4006F554"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Biên bản của Hội đồng KH&amp;ĐT</w:t>
            </w:r>
          </w:p>
        </w:tc>
        <w:tc>
          <w:tcPr>
            <w:tcW w:w="1142" w:type="dxa"/>
            <w:vAlign w:val="center"/>
            <w:hideMark/>
          </w:tcPr>
          <w:p w14:paraId="65FE6405"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Hội đồng KH&amp;ĐT</w:t>
            </w:r>
          </w:p>
        </w:tc>
        <w:tc>
          <w:tcPr>
            <w:tcW w:w="913" w:type="dxa"/>
            <w:vAlign w:val="center"/>
            <w:hideMark/>
          </w:tcPr>
          <w:p w14:paraId="6B4FEFC0"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Các đơn vị liên quan</w:t>
            </w:r>
          </w:p>
        </w:tc>
        <w:tc>
          <w:tcPr>
            <w:tcW w:w="1013" w:type="dxa"/>
            <w:vAlign w:val="center"/>
            <w:hideMark/>
          </w:tcPr>
          <w:p w14:paraId="74AD9414"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Chủ tịch HĐ KH&amp;ĐT</w:t>
            </w:r>
          </w:p>
        </w:tc>
        <w:tc>
          <w:tcPr>
            <w:tcW w:w="900" w:type="dxa"/>
            <w:noWrap/>
            <w:vAlign w:val="center"/>
            <w:hideMark/>
          </w:tcPr>
          <w:p w14:paraId="7E3EA55F"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3A0FD8F9" w14:textId="77777777" w:rsidTr="00B562B4">
        <w:trPr>
          <w:trHeight w:val="1245"/>
          <w:jc w:val="center"/>
        </w:trPr>
        <w:tc>
          <w:tcPr>
            <w:tcW w:w="715" w:type="dxa"/>
            <w:noWrap/>
            <w:vAlign w:val="center"/>
            <w:hideMark/>
          </w:tcPr>
          <w:p w14:paraId="7920B55C" w14:textId="77777777" w:rsidR="00B24A9B" w:rsidRPr="000D1248" w:rsidRDefault="00B24A9B" w:rsidP="00385BBE">
            <w:pPr>
              <w:spacing w:before="0" w:after="0" w:line="240" w:lineRule="auto"/>
              <w:rPr>
                <w:rFonts w:eastAsia="Times New Roman" w:cs="Times New Roman"/>
                <w:sz w:val="22"/>
              </w:rPr>
            </w:pPr>
            <w:r w:rsidRPr="000D1248">
              <w:rPr>
                <w:rFonts w:eastAsia="Times New Roman" w:cs="Times New Roman"/>
                <w:sz w:val="22"/>
              </w:rPr>
              <w:t>26</w:t>
            </w:r>
          </w:p>
        </w:tc>
        <w:tc>
          <w:tcPr>
            <w:tcW w:w="3533" w:type="dxa"/>
            <w:vAlign w:val="center"/>
            <w:hideMark/>
          </w:tcPr>
          <w:p w14:paraId="76DA80A8"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Hoàn thiện </w:t>
            </w:r>
            <w:r w:rsidRPr="000D1248">
              <w:rPr>
                <w:rFonts w:eastAsia="Times New Roman" w:cs="Times New Roman"/>
                <w:b/>
                <w:bCs/>
                <w:i/>
                <w:iCs/>
                <w:sz w:val="22"/>
              </w:rPr>
              <w:t xml:space="preserve">Đề án mở ngành ĐT </w:t>
            </w:r>
            <w:r w:rsidRPr="000D1248">
              <w:rPr>
                <w:rFonts w:eastAsia="Times New Roman" w:cs="Times New Roman"/>
                <w:sz w:val="22"/>
              </w:rPr>
              <w:t>sau khi có ý kiến của HĐ KH&amp;ĐT</w:t>
            </w:r>
          </w:p>
        </w:tc>
        <w:tc>
          <w:tcPr>
            <w:tcW w:w="2551" w:type="dxa"/>
            <w:vAlign w:val="center"/>
            <w:hideMark/>
          </w:tcPr>
          <w:p w14:paraId="37869F26"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bCs/>
                <w:sz w:val="22"/>
              </w:rPr>
              <w:t xml:space="preserve">Đề án mở ngành ĐT </w:t>
            </w:r>
          </w:p>
        </w:tc>
        <w:tc>
          <w:tcPr>
            <w:tcW w:w="1142" w:type="dxa"/>
            <w:vAlign w:val="center"/>
            <w:hideMark/>
          </w:tcPr>
          <w:p w14:paraId="429440DB"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Ban xây dựng Đề án mở ngành ĐT</w:t>
            </w:r>
          </w:p>
        </w:tc>
        <w:tc>
          <w:tcPr>
            <w:tcW w:w="913" w:type="dxa"/>
            <w:vAlign w:val="center"/>
            <w:hideMark/>
          </w:tcPr>
          <w:p w14:paraId="4C88F969"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 Phòng ĐT</w:t>
            </w:r>
          </w:p>
        </w:tc>
        <w:tc>
          <w:tcPr>
            <w:tcW w:w="1013" w:type="dxa"/>
            <w:vAlign w:val="center"/>
            <w:hideMark/>
          </w:tcPr>
          <w:p w14:paraId="3DD5018B"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Trưởng Ban xây dựng Đề án mở ngành ĐT</w:t>
            </w:r>
          </w:p>
        </w:tc>
        <w:tc>
          <w:tcPr>
            <w:tcW w:w="900" w:type="dxa"/>
            <w:vAlign w:val="center"/>
            <w:hideMark/>
          </w:tcPr>
          <w:p w14:paraId="02921A84"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562B4" w:rsidRPr="000D1248" w14:paraId="236E6DB4" w14:textId="77777777" w:rsidTr="00D502E7">
        <w:trPr>
          <w:trHeight w:val="540"/>
          <w:jc w:val="center"/>
        </w:trPr>
        <w:tc>
          <w:tcPr>
            <w:tcW w:w="715" w:type="dxa"/>
            <w:noWrap/>
            <w:vAlign w:val="center"/>
            <w:hideMark/>
          </w:tcPr>
          <w:p w14:paraId="0D03A9F2" w14:textId="77777777" w:rsidR="00B562B4" w:rsidRPr="000D1248" w:rsidRDefault="00B562B4" w:rsidP="00385BBE">
            <w:pPr>
              <w:spacing w:before="0" w:after="0" w:line="240" w:lineRule="auto"/>
              <w:rPr>
                <w:rFonts w:eastAsia="Times New Roman" w:cs="Times New Roman"/>
                <w:b/>
                <w:bCs/>
                <w:sz w:val="22"/>
              </w:rPr>
            </w:pPr>
            <w:r w:rsidRPr="000D1248">
              <w:rPr>
                <w:rFonts w:eastAsia="Times New Roman" w:cs="Times New Roman"/>
                <w:b/>
                <w:bCs/>
                <w:sz w:val="22"/>
              </w:rPr>
              <w:t>III</w:t>
            </w:r>
          </w:p>
        </w:tc>
        <w:tc>
          <w:tcPr>
            <w:tcW w:w="10052" w:type="dxa"/>
            <w:gridSpan w:val="6"/>
            <w:noWrap/>
            <w:vAlign w:val="center"/>
            <w:hideMark/>
          </w:tcPr>
          <w:p w14:paraId="7C31F419" w14:textId="152A7DB2" w:rsidR="00B562B4" w:rsidRPr="000D1248" w:rsidRDefault="00B562B4" w:rsidP="00385BBE">
            <w:pPr>
              <w:spacing w:before="0" w:after="0" w:line="240" w:lineRule="auto"/>
              <w:jc w:val="left"/>
              <w:rPr>
                <w:rFonts w:eastAsia="Times New Roman" w:cs="Times New Roman"/>
                <w:b/>
                <w:bCs/>
                <w:sz w:val="22"/>
              </w:rPr>
            </w:pPr>
            <w:r w:rsidRPr="000D1248">
              <w:rPr>
                <w:rFonts w:eastAsia="Times New Roman" w:cs="Times New Roman"/>
                <w:b/>
                <w:bCs/>
                <w:sz w:val="22"/>
              </w:rPr>
              <w:t>Giai đoạn 3: Phê duyệt đề án và quyết định mở ngành đào tạo</w:t>
            </w:r>
          </w:p>
        </w:tc>
      </w:tr>
      <w:tr w:rsidR="000B0479" w:rsidRPr="000D1248" w14:paraId="2E3F08F2" w14:textId="77777777" w:rsidTr="00FD084C">
        <w:trPr>
          <w:trHeight w:val="1980"/>
          <w:jc w:val="center"/>
        </w:trPr>
        <w:tc>
          <w:tcPr>
            <w:tcW w:w="715" w:type="dxa"/>
            <w:vMerge w:val="restart"/>
            <w:noWrap/>
            <w:vAlign w:val="center"/>
            <w:hideMark/>
          </w:tcPr>
          <w:p w14:paraId="31C36C96" w14:textId="77777777" w:rsidR="000B0479" w:rsidRPr="000D1248" w:rsidRDefault="000B0479" w:rsidP="00385BBE">
            <w:pPr>
              <w:spacing w:before="0" w:after="0" w:line="240" w:lineRule="auto"/>
              <w:rPr>
                <w:rFonts w:eastAsia="Times New Roman" w:cs="Times New Roman"/>
                <w:sz w:val="22"/>
              </w:rPr>
            </w:pPr>
            <w:r w:rsidRPr="000D1248">
              <w:rPr>
                <w:rFonts w:eastAsia="Times New Roman" w:cs="Times New Roman"/>
                <w:sz w:val="22"/>
              </w:rPr>
              <w:t>27</w:t>
            </w:r>
          </w:p>
          <w:p w14:paraId="5E73475D" w14:textId="346F902A" w:rsidR="000B0479" w:rsidRPr="000D1248" w:rsidRDefault="000B0479" w:rsidP="000B0479">
            <w:pPr>
              <w:spacing w:before="0" w:after="0" w:line="240" w:lineRule="auto"/>
              <w:jc w:val="both"/>
              <w:rPr>
                <w:rFonts w:eastAsia="Times New Roman" w:cs="Times New Roman"/>
                <w:sz w:val="22"/>
              </w:rPr>
            </w:pPr>
          </w:p>
        </w:tc>
        <w:tc>
          <w:tcPr>
            <w:tcW w:w="3533" w:type="dxa"/>
            <w:vAlign w:val="center"/>
            <w:hideMark/>
          </w:tcPr>
          <w:p w14:paraId="0785A4BD" w14:textId="77777777" w:rsidR="000B0479" w:rsidRPr="000D1248" w:rsidRDefault="000B0479" w:rsidP="00385BBE">
            <w:pPr>
              <w:spacing w:before="0" w:after="0" w:line="240" w:lineRule="auto"/>
              <w:jc w:val="left"/>
              <w:rPr>
                <w:rFonts w:eastAsia="Times New Roman" w:cs="Times New Roman"/>
                <w:sz w:val="22"/>
              </w:rPr>
            </w:pPr>
            <w:r w:rsidRPr="000D1248">
              <w:rPr>
                <w:rFonts w:eastAsia="Times New Roman" w:cs="Times New Roman"/>
                <w:sz w:val="22"/>
              </w:rPr>
              <w:t xml:space="preserve">Lập </w:t>
            </w:r>
            <w:r w:rsidRPr="000D1248">
              <w:rPr>
                <w:rFonts w:eastAsia="Times New Roman" w:cs="Times New Roman"/>
                <w:b/>
                <w:bCs/>
                <w:i/>
                <w:iCs/>
                <w:sz w:val="22"/>
              </w:rPr>
              <w:t>Hồ sơ mở ngành ĐT</w:t>
            </w:r>
            <w:r w:rsidRPr="000D1248">
              <w:rPr>
                <w:rFonts w:eastAsia="Times New Roman" w:cs="Times New Roman"/>
                <w:sz w:val="22"/>
              </w:rPr>
              <w:br/>
              <w:t xml:space="preserve">(tối thiểu 02 bộ) </w:t>
            </w:r>
          </w:p>
        </w:tc>
        <w:tc>
          <w:tcPr>
            <w:tcW w:w="2551" w:type="dxa"/>
            <w:vAlign w:val="center"/>
          </w:tcPr>
          <w:p w14:paraId="2D0D93FE" w14:textId="76D4E998" w:rsidR="000B0479" w:rsidRPr="000D1248" w:rsidRDefault="000B0479" w:rsidP="00385BBE">
            <w:pPr>
              <w:spacing w:before="0" w:after="0" w:line="240" w:lineRule="auto"/>
              <w:jc w:val="left"/>
              <w:rPr>
                <w:rFonts w:eastAsia="Times New Roman" w:cs="Times New Roman"/>
                <w:bCs/>
                <w:sz w:val="22"/>
              </w:rPr>
            </w:pPr>
            <w:r w:rsidRPr="000D1248">
              <w:rPr>
                <w:rFonts w:eastAsia="Times New Roman" w:cs="Times New Roman"/>
                <w:bCs/>
                <w:sz w:val="22"/>
              </w:rPr>
              <w:t>Hồ sơ mở ngành ĐT</w:t>
            </w:r>
            <w:r w:rsidRPr="000D1248">
              <w:rPr>
                <w:rFonts w:eastAsia="Times New Roman" w:cs="Times New Roman"/>
                <w:sz w:val="22"/>
              </w:rPr>
              <w:t xml:space="preserve"> (Tất cả tài liệu của Giai đoạn 1 và 2)</w:t>
            </w:r>
          </w:p>
        </w:tc>
        <w:tc>
          <w:tcPr>
            <w:tcW w:w="1142" w:type="dxa"/>
            <w:vAlign w:val="center"/>
          </w:tcPr>
          <w:p w14:paraId="7CF34CFD" w14:textId="22872F90" w:rsidR="000B0479" w:rsidRPr="000D1248" w:rsidRDefault="000B0479" w:rsidP="00385BBE">
            <w:pPr>
              <w:spacing w:before="0" w:after="0" w:line="240" w:lineRule="auto"/>
              <w:jc w:val="left"/>
              <w:rPr>
                <w:rFonts w:eastAsia="Times New Roman" w:cs="Times New Roman"/>
                <w:sz w:val="22"/>
              </w:rPr>
            </w:pPr>
            <w:r w:rsidRPr="000D1248">
              <w:rPr>
                <w:rFonts w:eastAsia="Times New Roman" w:cs="Times New Roman"/>
                <w:sz w:val="22"/>
              </w:rPr>
              <w:t>Ban xây dựng Đề án mở ngành ĐT</w:t>
            </w:r>
          </w:p>
        </w:tc>
        <w:tc>
          <w:tcPr>
            <w:tcW w:w="913" w:type="dxa"/>
            <w:vAlign w:val="center"/>
          </w:tcPr>
          <w:p w14:paraId="1CDD7E53" w14:textId="77B1A719" w:rsidR="000B0479" w:rsidRPr="000D1248" w:rsidRDefault="000B0479"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1013" w:type="dxa"/>
            <w:vAlign w:val="center"/>
          </w:tcPr>
          <w:p w14:paraId="7843E5BB" w14:textId="1223C497" w:rsidR="000B0479" w:rsidRPr="000D1248" w:rsidRDefault="000B0479" w:rsidP="00385BBE">
            <w:pPr>
              <w:spacing w:before="0" w:after="0" w:line="240" w:lineRule="auto"/>
              <w:jc w:val="left"/>
              <w:rPr>
                <w:rFonts w:eastAsia="Times New Roman" w:cs="Times New Roman"/>
                <w:sz w:val="22"/>
              </w:rPr>
            </w:pPr>
            <w:r w:rsidRPr="000D1248">
              <w:rPr>
                <w:rFonts w:eastAsia="Times New Roman" w:cs="Times New Roman"/>
                <w:sz w:val="22"/>
              </w:rPr>
              <w:t>Trưởng Ban xây dựng Đề án mở ngành ĐT</w:t>
            </w:r>
          </w:p>
        </w:tc>
        <w:tc>
          <w:tcPr>
            <w:tcW w:w="900" w:type="dxa"/>
            <w:vAlign w:val="center"/>
          </w:tcPr>
          <w:p w14:paraId="7474571E" w14:textId="1BB1BDFC" w:rsidR="000B0479" w:rsidRPr="000D1248" w:rsidRDefault="000B0479"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0B0479" w:rsidRPr="000D1248" w14:paraId="07BF3D21" w14:textId="77777777" w:rsidTr="00B562B4">
        <w:trPr>
          <w:trHeight w:val="720"/>
          <w:jc w:val="center"/>
        </w:trPr>
        <w:tc>
          <w:tcPr>
            <w:tcW w:w="715" w:type="dxa"/>
            <w:vMerge/>
            <w:noWrap/>
            <w:vAlign w:val="center"/>
            <w:hideMark/>
          </w:tcPr>
          <w:p w14:paraId="0684A80C" w14:textId="366DEA54" w:rsidR="000B0479" w:rsidRPr="000D1248" w:rsidRDefault="000B0479" w:rsidP="00385BBE">
            <w:pPr>
              <w:spacing w:before="0" w:after="0" w:line="240" w:lineRule="auto"/>
              <w:rPr>
                <w:rFonts w:eastAsia="Times New Roman" w:cs="Times New Roman"/>
                <w:sz w:val="22"/>
              </w:rPr>
            </w:pPr>
          </w:p>
        </w:tc>
        <w:tc>
          <w:tcPr>
            <w:tcW w:w="3533" w:type="dxa"/>
            <w:vAlign w:val="center"/>
            <w:hideMark/>
          </w:tcPr>
          <w:p w14:paraId="2A2F9B78" w14:textId="77777777" w:rsidR="000B0479" w:rsidRPr="000D1248" w:rsidRDefault="000B0479" w:rsidP="00385BBE">
            <w:pPr>
              <w:spacing w:before="0" w:after="0" w:line="240" w:lineRule="auto"/>
              <w:jc w:val="left"/>
              <w:rPr>
                <w:rFonts w:eastAsia="Times New Roman" w:cs="Times New Roman"/>
                <w:sz w:val="22"/>
              </w:rPr>
            </w:pPr>
            <w:r w:rsidRPr="000D1248">
              <w:rPr>
                <w:rFonts w:eastAsia="Times New Roman" w:cs="Times New Roman"/>
                <w:sz w:val="22"/>
              </w:rPr>
              <w:t xml:space="preserve">Công khai </w:t>
            </w:r>
            <w:r w:rsidRPr="000D1248">
              <w:rPr>
                <w:rFonts w:eastAsia="Times New Roman" w:cs="Times New Roman"/>
                <w:b/>
                <w:bCs/>
                <w:i/>
                <w:iCs/>
                <w:sz w:val="22"/>
              </w:rPr>
              <w:t>Đề án mở ngành ĐT</w:t>
            </w:r>
            <w:r w:rsidRPr="000D1248">
              <w:rPr>
                <w:rFonts w:eastAsia="Times New Roman" w:cs="Times New Roman"/>
                <w:sz w:val="22"/>
              </w:rPr>
              <w:t xml:space="preserve"> trên web của Trường</w:t>
            </w:r>
          </w:p>
        </w:tc>
        <w:tc>
          <w:tcPr>
            <w:tcW w:w="2551" w:type="dxa"/>
            <w:vAlign w:val="center"/>
            <w:hideMark/>
          </w:tcPr>
          <w:p w14:paraId="7F6C0C87" w14:textId="77777777" w:rsidR="000B0479" w:rsidRPr="000D1248" w:rsidRDefault="000B0479" w:rsidP="00385BBE">
            <w:pPr>
              <w:spacing w:before="0" w:after="0" w:line="240" w:lineRule="auto"/>
              <w:jc w:val="left"/>
              <w:rPr>
                <w:rFonts w:eastAsia="Times New Roman" w:cs="Times New Roman"/>
                <w:bCs/>
                <w:sz w:val="22"/>
              </w:rPr>
            </w:pPr>
            <w:r w:rsidRPr="000D1248">
              <w:rPr>
                <w:rFonts w:eastAsia="Times New Roman" w:cs="Times New Roman"/>
                <w:bCs/>
                <w:sz w:val="22"/>
              </w:rPr>
              <w:t>Đề án mở ngành ĐT (bản pdf)</w:t>
            </w:r>
          </w:p>
        </w:tc>
        <w:tc>
          <w:tcPr>
            <w:tcW w:w="1142" w:type="dxa"/>
            <w:vAlign w:val="center"/>
            <w:hideMark/>
          </w:tcPr>
          <w:p w14:paraId="6F299140" w14:textId="77777777" w:rsidR="000B0479" w:rsidRPr="000D1248" w:rsidRDefault="000B0479"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28B627FB" w14:textId="77777777" w:rsidR="000B0479" w:rsidRPr="000D1248" w:rsidRDefault="000B0479" w:rsidP="00385BBE">
            <w:pPr>
              <w:spacing w:before="0" w:after="0" w:line="240" w:lineRule="auto"/>
              <w:jc w:val="left"/>
              <w:rPr>
                <w:rFonts w:eastAsia="Times New Roman" w:cs="Times New Roman"/>
                <w:sz w:val="22"/>
              </w:rPr>
            </w:pPr>
            <w:r w:rsidRPr="000D1248">
              <w:rPr>
                <w:rFonts w:eastAsia="Times New Roman" w:cs="Times New Roman"/>
                <w:sz w:val="22"/>
              </w:rPr>
              <w:t>Phòng TS&amp;TT</w:t>
            </w:r>
          </w:p>
        </w:tc>
        <w:tc>
          <w:tcPr>
            <w:tcW w:w="1013" w:type="dxa"/>
            <w:vAlign w:val="center"/>
            <w:hideMark/>
          </w:tcPr>
          <w:p w14:paraId="6F289907" w14:textId="77777777" w:rsidR="000B0479" w:rsidRPr="000D1248" w:rsidRDefault="000B0479" w:rsidP="00385BBE">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vAlign w:val="center"/>
            <w:hideMark/>
          </w:tcPr>
          <w:p w14:paraId="6BD28EDA" w14:textId="77777777" w:rsidR="000B0479" w:rsidRPr="000D1248" w:rsidRDefault="000B0479"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B24A9B" w:rsidRPr="000D1248" w14:paraId="4C0117FA" w14:textId="77777777" w:rsidTr="00B562B4">
        <w:trPr>
          <w:trHeight w:val="1659"/>
          <w:jc w:val="center"/>
        </w:trPr>
        <w:tc>
          <w:tcPr>
            <w:tcW w:w="715" w:type="dxa"/>
            <w:noWrap/>
            <w:vAlign w:val="center"/>
            <w:hideMark/>
          </w:tcPr>
          <w:p w14:paraId="4E98DF3F" w14:textId="30785CDA" w:rsidR="00B24A9B" w:rsidRPr="000D1248" w:rsidRDefault="000B0479" w:rsidP="00385BBE">
            <w:pPr>
              <w:spacing w:before="0" w:after="0" w:line="240" w:lineRule="auto"/>
              <w:rPr>
                <w:rFonts w:eastAsia="Times New Roman" w:cs="Times New Roman"/>
                <w:sz w:val="22"/>
              </w:rPr>
            </w:pPr>
            <w:r w:rsidRPr="000D1248">
              <w:rPr>
                <w:rFonts w:eastAsia="Times New Roman" w:cs="Times New Roman"/>
                <w:sz w:val="22"/>
              </w:rPr>
              <w:t>28</w:t>
            </w:r>
          </w:p>
        </w:tc>
        <w:tc>
          <w:tcPr>
            <w:tcW w:w="3533" w:type="dxa"/>
            <w:vAlign w:val="center"/>
            <w:hideMark/>
          </w:tcPr>
          <w:p w14:paraId="59B95FEF"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xml:space="preserve">Kiểm tra </w:t>
            </w:r>
            <w:r w:rsidRPr="000D1248">
              <w:rPr>
                <w:rFonts w:eastAsia="Times New Roman" w:cs="Times New Roman"/>
                <w:b/>
                <w:bCs/>
                <w:i/>
                <w:iCs/>
                <w:sz w:val="22"/>
              </w:rPr>
              <w:t xml:space="preserve">Hồ sơ mở ngành ĐT </w:t>
            </w:r>
            <w:r w:rsidRPr="000D1248">
              <w:rPr>
                <w:rFonts w:eastAsia="Times New Roman" w:cs="Times New Roman"/>
                <w:sz w:val="22"/>
              </w:rPr>
              <w:t>(Khoa chỉnh sửa theo yêu cầu của Phòng chức năng (nếu có))</w:t>
            </w:r>
          </w:p>
        </w:tc>
        <w:tc>
          <w:tcPr>
            <w:tcW w:w="2551" w:type="dxa"/>
            <w:vAlign w:val="center"/>
            <w:hideMark/>
          </w:tcPr>
          <w:p w14:paraId="37A22AD1" w14:textId="77777777" w:rsidR="00B24A9B" w:rsidRPr="000D1248" w:rsidRDefault="00B24A9B" w:rsidP="00385BBE">
            <w:pPr>
              <w:spacing w:before="0" w:after="0" w:line="240" w:lineRule="auto"/>
              <w:jc w:val="left"/>
              <w:rPr>
                <w:rFonts w:eastAsia="Times New Roman" w:cs="Times New Roman"/>
                <w:bCs/>
                <w:sz w:val="22"/>
              </w:rPr>
            </w:pPr>
            <w:r w:rsidRPr="000D1248">
              <w:rPr>
                <w:rFonts w:eastAsia="Times New Roman" w:cs="Times New Roman"/>
                <w:bCs/>
                <w:sz w:val="22"/>
              </w:rPr>
              <w:t>Báo cáo v/v kiểm tra Hồ sơ mở ngành ĐT</w:t>
            </w:r>
          </w:p>
        </w:tc>
        <w:tc>
          <w:tcPr>
            <w:tcW w:w="1142" w:type="dxa"/>
            <w:vAlign w:val="center"/>
            <w:hideMark/>
          </w:tcPr>
          <w:p w14:paraId="63516958"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4543318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Khoa</w:t>
            </w:r>
          </w:p>
        </w:tc>
        <w:tc>
          <w:tcPr>
            <w:tcW w:w="1013" w:type="dxa"/>
            <w:vAlign w:val="center"/>
            <w:hideMark/>
          </w:tcPr>
          <w:p w14:paraId="3DCF0837"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vAlign w:val="center"/>
            <w:hideMark/>
          </w:tcPr>
          <w:p w14:paraId="6C6724F1" w14:textId="77777777" w:rsidR="00B24A9B" w:rsidRPr="000D1248" w:rsidRDefault="00B24A9B" w:rsidP="00385BBE">
            <w:pPr>
              <w:spacing w:before="0" w:after="0" w:line="240" w:lineRule="auto"/>
              <w:jc w:val="left"/>
              <w:rPr>
                <w:rFonts w:eastAsia="Times New Roman" w:cs="Times New Roman"/>
                <w:sz w:val="22"/>
              </w:rPr>
            </w:pPr>
            <w:r w:rsidRPr="000D1248">
              <w:rPr>
                <w:rFonts w:eastAsia="Times New Roman" w:cs="Times New Roman"/>
                <w:sz w:val="22"/>
              </w:rPr>
              <w:t> </w:t>
            </w:r>
          </w:p>
        </w:tc>
      </w:tr>
      <w:tr w:rsidR="000B0479" w:rsidRPr="000D1248" w14:paraId="7214A551" w14:textId="77777777" w:rsidTr="00B562B4">
        <w:trPr>
          <w:trHeight w:val="699"/>
          <w:jc w:val="center"/>
        </w:trPr>
        <w:tc>
          <w:tcPr>
            <w:tcW w:w="715" w:type="dxa"/>
            <w:vMerge w:val="restart"/>
            <w:noWrap/>
            <w:vAlign w:val="center"/>
          </w:tcPr>
          <w:p w14:paraId="6113D5EF" w14:textId="7A9F1C7A" w:rsidR="000B0479" w:rsidRPr="000D1248" w:rsidRDefault="000B0479" w:rsidP="000B0479">
            <w:pPr>
              <w:spacing w:before="0" w:after="0" w:line="240" w:lineRule="auto"/>
              <w:rPr>
                <w:rFonts w:eastAsia="Times New Roman" w:cs="Times New Roman"/>
                <w:sz w:val="22"/>
              </w:rPr>
            </w:pPr>
            <w:r w:rsidRPr="000D1248">
              <w:rPr>
                <w:rFonts w:eastAsia="Times New Roman" w:cs="Times New Roman"/>
                <w:sz w:val="22"/>
              </w:rPr>
              <w:t>29</w:t>
            </w:r>
          </w:p>
        </w:tc>
        <w:tc>
          <w:tcPr>
            <w:tcW w:w="3533" w:type="dxa"/>
            <w:vAlign w:val="center"/>
          </w:tcPr>
          <w:p w14:paraId="51031029" w14:textId="164B6141"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Trình HĐT thông qua hồ sơ đề án mở ngành đào tạo</w:t>
            </w:r>
          </w:p>
        </w:tc>
        <w:tc>
          <w:tcPr>
            <w:tcW w:w="2551" w:type="dxa"/>
            <w:vAlign w:val="center"/>
          </w:tcPr>
          <w:p w14:paraId="7D8FC2AB" w14:textId="1952F9BA" w:rsidR="000B0479" w:rsidRPr="000D1248" w:rsidRDefault="000B0479" w:rsidP="000B0479">
            <w:pPr>
              <w:spacing w:before="0" w:after="0" w:line="240" w:lineRule="auto"/>
              <w:jc w:val="left"/>
              <w:rPr>
                <w:rFonts w:eastAsia="Times New Roman" w:cs="Times New Roman"/>
                <w:bCs/>
                <w:sz w:val="22"/>
              </w:rPr>
            </w:pPr>
            <w:r w:rsidRPr="000D1248">
              <w:rPr>
                <w:rFonts w:eastAsia="Times New Roman" w:cs="Times New Roman"/>
                <w:bCs/>
                <w:sz w:val="22"/>
              </w:rPr>
              <w:t xml:space="preserve">- Tờ trình HĐT </w:t>
            </w:r>
          </w:p>
        </w:tc>
        <w:tc>
          <w:tcPr>
            <w:tcW w:w="1142" w:type="dxa"/>
            <w:vAlign w:val="center"/>
          </w:tcPr>
          <w:p w14:paraId="0F2C08CB" w14:textId="58273401"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tcPr>
          <w:p w14:paraId="275A122A" w14:textId="7302DE5B"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Khoa</w:t>
            </w:r>
          </w:p>
        </w:tc>
        <w:tc>
          <w:tcPr>
            <w:tcW w:w="1013" w:type="dxa"/>
            <w:vAlign w:val="center"/>
          </w:tcPr>
          <w:p w14:paraId="4577947F" w14:textId="50193AA6"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noWrap/>
            <w:vAlign w:val="center"/>
          </w:tcPr>
          <w:p w14:paraId="1788B1AB" w14:textId="77777777" w:rsidR="000B0479" w:rsidRPr="000D1248" w:rsidRDefault="000B0479" w:rsidP="000B0479">
            <w:pPr>
              <w:spacing w:before="0" w:after="0" w:line="240" w:lineRule="auto"/>
              <w:jc w:val="left"/>
              <w:rPr>
                <w:rFonts w:eastAsia="Times New Roman" w:cs="Times New Roman"/>
                <w:sz w:val="22"/>
                <w:highlight w:val="yellow"/>
              </w:rPr>
            </w:pPr>
          </w:p>
        </w:tc>
      </w:tr>
      <w:tr w:rsidR="000B0479" w:rsidRPr="000D1248" w14:paraId="77C7FF5D" w14:textId="77777777" w:rsidTr="00B562B4">
        <w:trPr>
          <w:trHeight w:val="699"/>
          <w:jc w:val="center"/>
        </w:trPr>
        <w:tc>
          <w:tcPr>
            <w:tcW w:w="715" w:type="dxa"/>
            <w:vMerge/>
            <w:noWrap/>
            <w:vAlign w:val="center"/>
          </w:tcPr>
          <w:p w14:paraId="74F1BB90" w14:textId="54206A69" w:rsidR="000B0479" w:rsidRPr="000D1248" w:rsidRDefault="000B0479" w:rsidP="000B0479">
            <w:pPr>
              <w:spacing w:before="0" w:after="0" w:line="240" w:lineRule="auto"/>
              <w:rPr>
                <w:rFonts w:eastAsia="Times New Roman" w:cs="Times New Roman"/>
                <w:sz w:val="22"/>
              </w:rPr>
            </w:pPr>
          </w:p>
        </w:tc>
        <w:tc>
          <w:tcPr>
            <w:tcW w:w="3533" w:type="dxa"/>
            <w:vAlign w:val="center"/>
          </w:tcPr>
          <w:p w14:paraId="78B57C52" w14:textId="3A30BC52"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Phê duyệt đề án</w:t>
            </w:r>
          </w:p>
        </w:tc>
        <w:tc>
          <w:tcPr>
            <w:tcW w:w="2551" w:type="dxa"/>
            <w:vAlign w:val="center"/>
          </w:tcPr>
          <w:p w14:paraId="656F3D1D" w14:textId="0A74FCCE" w:rsidR="000B0479" w:rsidRPr="000D1248" w:rsidRDefault="000B0479" w:rsidP="000B0479">
            <w:pPr>
              <w:spacing w:before="0" w:after="0" w:line="240" w:lineRule="auto"/>
              <w:jc w:val="left"/>
              <w:rPr>
                <w:rFonts w:eastAsia="Times New Roman" w:cs="Times New Roman"/>
                <w:bCs/>
                <w:sz w:val="22"/>
              </w:rPr>
            </w:pPr>
            <w:r w:rsidRPr="000D1248">
              <w:rPr>
                <w:rFonts w:eastAsia="Times New Roman" w:cs="Times New Roman"/>
                <w:bCs/>
                <w:sz w:val="22"/>
              </w:rPr>
              <w:t>- Nghị quyết HĐT phê duyệt hồ sơ đề án mở ngành</w:t>
            </w:r>
          </w:p>
        </w:tc>
        <w:tc>
          <w:tcPr>
            <w:tcW w:w="1142" w:type="dxa"/>
            <w:vAlign w:val="center"/>
          </w:tcPr>
          <w:p w14:paraId="77886DF4" w14:textId="52FFC819"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HĐT</w:t>
            </w:r>
          </w:p>
        </w:tc>
        <w:tc>
          <w:tcPr>
            <w:tcW w:w="913" w:type="dxa"/>
            <w:vAlign w:val="center"/>
          </w:tcPr>
          <w:p w14:paraId="47EF2379" w14:textId="36124696"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Khoa, Phòng ĐT</w:t>
            </w:r>
          </w:p>
        </w:tc>
        <w:tc>
          <w:tcPr>
            <w:tcW w:w="1013" w:type="dxa"/>
            <w:vAlign w:val="center"/>
          </w:tcPr>
          <w:p w14:paraId="3C30C049" w14:textId="7BC4661D"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Chủ tịch HĐT</w:t>
            </w:r>
          </w:p>
        </w:tc>
        <w:tc>
          <w:tcPr>
            <w:tcW w:w="900" w:type="dxa"/>
            <w:noWrap/>
            <w:vAlign w:val="center"/>
          </w:tcPr>
          <w:p w14:paraId="354D7681" w14:textId="056B31A8" w:rsidR="000B0479" w:rsidRPr="000D1248" w:rsidRDefault="000B0479" w:rsidP="000B0479">
            <w:pPr>
              <w:spacing w:before="0" w:after="0" w:line="240" w:lineRule="auto"/>
              <w:jc w:val="left"/>
              <w:rPr>
                <w:rFonts w:eastAsia="Times New Roman" w:cs="Times New Roman"/>
                <w:sz w:val="22"/>
                <w:highlight w:val="yellow"/>
              </w:rPr>
            </w:pPr>
          </w:p>
        </w:tc>
      </w:tr>
      <w:tr w:rsidR="000B0479" w:rsidRPr="000D1248" w14:paraId="5997AA5F" w14:textId="77777777" w:rsidTr="00B562B4">
        <w:trPr>
          <w:trHeight w:val="1253"/>
          <w:jc w:val="center"/>
        </w:trPr>
        <w:tc>
          <w:tcPr>
            <w:tcW w:w="715" w:type="dxa"/>
            <w:noWrap/>
            <w:vAlign w:val="center"/>
          </w:tcPr>
          <w:p w14:paraId="6101B759" w14:textId="29696751" w:rsidR="000B0479" w:rsidRPr="000D1248" w:rsidRDefault="000B0479" w:rsidP="000B0479">
            <w:pPr>
              <w:spacing w:before="0" w:after="0" w:line="240" w:lineRule="auto"/>
              <w:rPr>
                <w:rFonts w:eastAsia="Times New Roman" w:cs="Times New Roman"/>
                <w:sz w:val="22"/>
              </w:rPr>
            </w:pPr>
            <w:r w:rsidRPr="000D1248">
              <w:rPr>
                <w:rFonts w:eastAsia="Times New Roman" w:cs="Times New Roman"/>
                <w:sz w:val="22"/>
              </w:rPr>
              <w:t>30</w:t>
            </w:r>
          </w:p>
        </w:tc>
        <w:tc>
          <w:tcPr>
            <w:tcW w:w="3533" w:type="dxa"/>
            <w:vAlign w:val="center"/>
            <w:hideMark/>
          </w:tcPr>
          <w:p w14:paraId="19E3AFE5"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 xml:space="preserve">Trình ký </w:t>
            </w:r>
            <w:r w:rsidRPr="000D1248">
              <w:rPr>
                <w:rFonts w:eastAsia="Times New Roman" w:cs="Times New Roman"/>
                <w:b/>
                <w:bCs/>
                <w:i/>
                <w:iCs/>
                <w:sz w:val="22"/>
              </w:rPr>
              <w:t>Quyết định mở ngành ĐT</w:t>
            </w:r>
            <w:r w:rsidRPr="000D1248">
              <w:rPr>
                <w:rFonts w:eastAsia="Times New Roman" w:cs="Times New Roman"/>
                <w:sz w:val="22"/>
              </w:rPr>
              <w:t>, bao gồm:</w:t>
            </w:r>
            <w:r w:rsidRPr="000D1248">
              <w:rPr>
                <w:rFonts w:eastAsia="Times New Roman" w:cs="Times New Roman"/>
                <w:sz w:val="22"/>
              </w:rPr>
              <w:br/>
              <w:t xml:space="preserve">(1) </w:t>
            </w:r>
            <w:r w:rsidRPr="000D1248">
              <w:rPr>
                <w:rFonts w:eastAsia="Times New Roman" w:cs="Times New Roman"/>
                <w:b/>
                <w:bCs/>
                <w:i/>
                <w:iCs/>
                <w:sz w:val="22"/>
              </w:rPr>
              <w:t>Hồ sơ mở ngành ĐT</w:t>
            </w:r>
            <w:r w:rsidRPr="000D1248">
              <w:rPr>
                <w:rFonts w:eastAsia="Times New Roman" w:cs="Times New Roman"/>
                <w:sz w:val="22"/>
              </w:rPr>
              <w:t>;</w:t>
            </w:r>
            <w:r w:rsidRPr="000D1248">
              <w:rPr>
                <w:rFonts w:eastAsia="Times New Roman" w:cs="Times New Roman"/>
                <w:sz w:val="22"/>
              </w:rPr>
              <w:br/>
              <w:t xml:space="preserve">(2) </w:t>
            </w:r>
            <w:r w:rsidRPr="000D1248">
              <w:rPr>
                <w:rFonts w:eastAsia="Times New Roman" w:cs="Times New Roman"/>
                <w:b/>
                <w:bCs/>
                <w:i/>
                <w:iCs/>
                <w:sz w:val="22"/>
              </w:rPr>
              <w:t>Báo cáo v/v thẩm định Hồ sơ mở ngành ĐT và đề nghị cho phép mở ngành</w:t>
            </w:r>
            <w:r w:rsidRPr="000D1248">
              <w:rPr>
                <w:rFonts w:eastAsia="Times New Roman" w:cs="Times New Roman"/>
                <w:sz w:val="22"/>
              </w:rPr>
              <w:t>.</w:t>
            </w:r>
          </w:p>
        </w:tc>
        <w:tc>
          <w:tcPr>
            <w:tcW w:w="2551" w:type="dxa"/>
            <w:vAlign w:val="center"/>
            <w:hideMark/>
          </w:tcPr>
          <w:p w14:paraId="4EDFA082" w14:textId="77777777" w:rsidR="000B0479" w:rsidRPr="000D1248" w:rsidRDefault="000B0479" w:rsidP="000B0479">
            <w:pPr>
              <w:spacing w:before="0" w:after="0" w:line="240" w:lineRule="auto"/>
              <w:jc w:val="left"/>
              <w:rPr>
                <w:rFonts w:eastAsia="Times New Roman" w:cs="Times New Roman"/>
                <w:bCs/>
                <w:sz w:val="22"/>
              </w:rPr>
            </w:pPr>
            <w:r w:rsidRPr="000D1248">
              <w:rPr>
                <w:rFonts w:eastAsia="Times New Roman" w:cs="Times New Roman"/>
                <w:bCs/>
                <w:sz w:val="22"/>
              </w:rPr>
              <w:t>Quyết định mở ngành ĐT</w:t>
            </w:r>
          </w:p>
        </w:tc>
        <w:tc>
          <w:tcPr>
            <w:tcW w:w="1142" w:type="dxa"/>
            <w:vAlign w:val="center"/>
            <w:hideMark/>
          </w:tcPr>
          <w:p w14:paraId="741D7D88"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2A65B03C"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 </w:t>
            </w:r>
          </w:p>
        </w:tc>
        <w:tc>
          <w:tcPr>
            <w:tcW w:w="1013" w:type="dxa"/>
            <w:vAlign w:val="center"/>
            <w:hideMark/>
          </w:tcPr>
          <w:p w14:paraId="1A26C1F2"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Hiệu trưởng</w:t>
            </w:r>
          </w:p>
        </w:tc>
        <w:tc>
          <w:tcPr>
            <w:tcW w:w="900" w:type="dxa"/>
            <w:noWrap/>
            <w:vAlign w:val="center"/>
            <w:hideMark/>
          </w:tcPr>
          <w:p w14:paraId="64603329"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 </w:t>
            </w:r>
          </w:p>
        </w:tc>
      </w:tr>
      <w:tr w:rsidR="000B0479" w:rsidRPr="000D1248" w14:paraId="4EE24E3F" w14:textId="77777777" w:rsidTr="00B562B4">
        <w:trPr>
          <w:trHeight w:val="3272"/>
          <w:jc w:val="center"/>
        </w:trPr>
        <w:tc>
          <w:tcPr>
            <w:tcW w:w="715" w:type="dxa"/>
            <w:noWrap/>
            <w:vAlign w:val="center"/>
          </w:tcPr>
          <w:p w14:paraId="2A6FEFBB" w14:textId="30045841" w:rsidR="000B0479" w:rsidRPr="000D1248" w:rsidRDefault="000B0479" w:rsidP="000B0479">
            <w:pPr>
              <w:spacing w:before="0" w:after="0" w:line="240" w:lineRule="auto"/>
              <w:rPr>
                <w:rFonts w:eastAsia="Times New Roman" w:cs="Times New Roman"/>
                <w:sz w:val="22"/>
              </w:rPr>
            </w:pPr>
            <w:r w:rsidRPr="000D1248">
              <w:rPr>
                <w:rFonts w:eastAsia="Times New Roman" w:cs="Times New Roman"/>
                <w:sz w:val="22"/>
              </w:rPr>
              <w:lastRenderedPageBreak/>
              <w:t>31</w:t>
            </w:r>
          </w:p>
        </w:tc>
        <w:tc>
          <w:tcPr>
            <w:tcW w:w="3533" w:type="dxa"/>
            <w:vAlign w:val="center"/>
            <w:hideMark/>
          </w:tcPr>
          <w:p w14:paraId="234C9E05"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Công khai thông tin mở ngành ĐT trên web của Trường (Những nội dung cơ bản của Đề án mở ngành ĐT đã được phê duyệt, bao gồm: chuẩn đầu vào, chuẩn đầu ra và đề cương CTĐT; danh sách đội ngũ giảng viên thực hiện CTĐT; danh mục cơ sở vật chất, trang thiết bị phục vụ đào tạo, nghiên cứu khoa học; dự kiến kế hoạch tuyển sinh và đào tạo trong 05 năm đầu tuyển sinh; địa điểm đào tạo và danh sách các địa điểm thực hành, thực tập)</w:t>
            </w:r>
          </w:p>
        </w:tc>
        <w:tc>
          <w:tcPr>
            <w:tcW w:w="2551" w:type="dxa"/>
            <w:vAlign w:val="center"/>
            <w:hideMark/>
          </w:tcPr>
          <w:p w14:paraId="4D56EB6D" w14:textId="77777777" w:rsidR="000B0479" w:rsidRPr="000D1248" w:rsidRDefault="000B0479" w:rsidP="000B0479">
            <w:pPr>
              <w:spacing w:before="0" w:after="0" w:line="240" w:lineRule="auto"/>
              <w:jc w:val="left"/>
              <w:rPr>
                <w:rFonts w:eastAsia="Times New Roman" w:cs="Times New Roman"/>
                <w:bCs/>
                <w:sz w:val="22"/>
              </w:rPr>
            </w:pPr>
            <w:r w:rsidRPr="000D1248">
              <w:rPr>
                <w:rFonts w:eastAsia="Times New Roman" w:cs="Times New Roman"/>
                <w:bCs/>
                <w:sz w:val="22"/>
              </w:rPr>
              <w:t>- Quyết định mở ngành ĐT;</w:t>
            </w:r>
            <w:r w:rsidRPr="000D1248">
              <w:rPr>
                <w:rFonts w:eastAsia="Times New Roman" w:cs="Times New Roman"/>
                <w:bCs/>
                <w:sz w:val="22"/>
              </w:rPr>
              <w:br/>
              <w:t>- Đề án mở ngành ĐT;</w:t>
            </w:r>
            <w:r w:rsidRPr="000D1248">
              <w:rPr>
                <w:rFonts w:eastAsia="Times New Roman" w:cs="Times New Roman"/>
                <w:bCs/>
                <w:sz w:val="22"/>
              </w:rPr>
              <w:br/>
              <w:t>- Cập nhật thông tin về mở ngành ĐT, đề án mở ngành ĐT vào cơ sở dữ liệu quốc gia về GDĐH.</w:t>
            </w:r>
          </w:p>
        </w:tc>
        <w:tc>
          <w:tcPr>
            <w:tcW w:w="1142" w:type="dxa"/>
            <w:vAlign w:val="center"/>
            <w:hideMark/>
          </w:tcPr>
          <w:p w14:paraId="1A9284A0"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01F6A14E"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Phòng TS&amp;TT</w:t>
            </w:r>
          </w:p>
        </w:tc>
        <w:tc>
          <w:tcPr>
            <w:tcW w:w="1013" w:type="dxa"/>
            <w:vAlign w:val="center"/>
            <w:hideMark/>
          </w:tcPr>
          <w:p w14:paraId="6D96E322"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vAlign w:val="center"/>
            <w:hideMark/>
          </w:tcPr>
          <w:p w14:paraId="6AFB89CC"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 </w:t>
            </w:r>
          </w:p>
        </w:tc>
      </w:tr>
      <w:tr w:rsidR="000B0479" w:rsidRPr="000D1248" w14:paraId="2926DFB8" w14:textId="77777777" w:rsidTr="00B562B4">
        <w:trPr>
          <w:trHeight w:val="2086"/>
          <w:jc w:val="center"/>
        </w:trPr>
        <w:tc>
          <w:tcPr>
            <w:tcW w:w="715" w:type="dxa"/>
            <w:noWrap/>
            <w:vAlign w:val="center"/>
          </w:tcPr>
          <w:p w14:paraId="5AE09988" w14:textId="1A21065E" w:rsidR="000B0479" w:rsidRPr="000D1248" w:rsidRDefault="000B0479" w:rsidP="000B0479">
            <w:pPr>
              <w:spacing w:before="0" w:after="0" w:line="240" w:lineRule="auto"/>
              <w:rPr>
                <w:rFonts w:eastAsia="Times New Roman" w:cs="Times New Roman"/>
                <w:sz w:val="22"/>
              </w:rPr>
            </w:pPr>
            <w:r w:rsidRPr="000D1248">
              <w:rPr>
                <w:rFonts w:eastAsia="Times New Roman" w:cs="Times New Roman"/>
                <w:sz w:val="22"/>
              </w:rPr>
              <w:t>32</w:t>
            </w:r>
          </w:p>
        </w:tc>
        <w:tc>
          <w:tcPr>
            <w:tcW w:w="3533" w:type="dxa"/>
            <w:vAlign w:val="center"/>
            <w:hideMark/>
          </w:tcPr>
          <w:p w14:paraId="756EDDA8" w14:textId="3FFD1968"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 xml:space="preserve">Gửi báo cáo Bộ GD&amp;ĐT </w:t>
            </w:r>
          </w:p>
        </w:tc>
        <w:tc>
          <w:tcPr>
            <w:tcW w:w="2551" w:type="dxa"/>
            <w:vAlign w:val="center"/>
            <w:hideMark/>
          </w:tcPr>
          <w:p w14:paraId="393A5B69" w14:textId="77777777" w:rsidR="000B0479" w:rsidRPr="000D1248" w:rsidRDefault="000B0479" w:rsidP="000B0479">
            <w:pPr>
              <w:spacing w:before="0" w:after="0" w:line="240" w:lineRule="auto"/>
              <w:jc w:val="left"/>
              <w:rPr>
                <w:rFonts w:eastAsia="Times New Roman" w:cs="Times New Roman"/>
                <w:bCs/>
                <w:sz w:val="22"/>
              </w:rPr>
            </w:pPr>
            <w:r w:rsidRPr="000D1248">
              <w:rPr>
                <w:rFonts w:eastAsia="Times New Roman" w:cs="Times New Roman"/>
                <w:bCs/>
                <w:sz w:val="22"/>
              </w:rPr>
              <w:t>- Quyết định mở ngành ĐT;</w:t>
            </w:r>
            <w:r w:rsidRPr="000D1248">
              <w:rPr>
                <w:rFonts w:eastAsia="Times New Roman" w:cs="Times New Roman"/>
                <w:bCs/>
                <w:sz w:val="22"/>
              </w:rPr>
              <w:br/>
              <w:t xml:space="preserve">- Đề án mở ngành ĐT; </w:t>
            </w:r>
            <w:r w:rsidRPr="000D1248">
              <w:rPr>
                <w:rFonts w:eastAsia="Times New Roman" w:cs="Times New Roman"/>
                <w:bCs/>
                <w:sz w:val="22"/>
              </w:rPr>
              <w:br/>
              <w:t>- Địa chỉ truy cập trang web của Trường đã công khai các nội dung liên quan đến việc mở ngành đào tạo.</w:t>
            </w:r>
          </w:p>
        </w:tc>
        <w:tc>
          <w:tcPr>
            <w:tcW w:w="1142" w:type="dxa"/>
            <w:vAlign w:val="center"/>
            <w:hideMark/>
          </w:tcPr>
          <w:p w14:paraId="0ED19BD8"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1A547900"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Các đơn vị liên quan</w:t>
            </w:r>
          </w:p>
        </w:tc>
        <w:tc>
          <w:tcPr>
            <w:tcW w:w="1013" w:type="dxa"/>
            <w:vAlign w:val="center"/>
            <w:hideMark/>
          </w:tcPr>
          <w:p w14:paraId="35B2AC13"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noWrap/>
            <w:vAlign w:val="center"/>
            <w:hideMark/>
          </w:tcPr>
          <w:p w14:paraId="27B6C16B"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 </w:t>
            </w:r>
          </w:p>
        </w:tc>
      </w:tr>
      <w:tr w:rsidR="000B0479" w:rsidRPr="000D1248" w14:paraId="69B41169" w14:textId="77777777" w:rsidTr="00B562B4">
        <w:trPr>
          <w:trHeight w:val="1691"/>
          <w:jc w:val="center"/>
        </w:trPr>
        <w:tc>
          <w:tcPr>
            <w:tcW w:w="715" w:type="dxa"/>
            <w:noWrap/>
            <w:vAlign w:val="center"/>
          </w:tcPr>
          <w:p w14:paraId="53615203" w14:textId="0E1A49BA" w:rsidR="000B0479" w:rsidRPr="000D1248" w:rsidRDefault="000B0479" w:rsidP="000B0479">
            <w:pPr>
              <w:spacing w:before="0" w:after="0" w:line="240" w:lineRule="auto"/>
              <w:rPr>
                <w:rFonts w:eastAsia="Times New Roman" w:cs="Times New Roman"/>
                <w:sz w:val="22"/>
              </w:rPr>
            </w:pPr>
            <w:r w:rsidRPr="000D1248">
              <w:rPr>
                <w:rFonts w:eastAsia="Times New Roman" w:cs="Times New Roman"/>
                <w:sz w:val="22"/>
              </w:rPr>
              <w:t>33</w:t>
            </w:r>
          </w:p>
        </w:tc>
        <w:tc>
          <w:tcPr>
            <w:tcW w:w="3533" w:type="dxa"/>
            <w:vAlign w:val="center"/>
            <w:hideMark/>
          </w:tcPr>
          <w:p w14:paraId="57941175"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Gửi các đơn vị triển khai thực hiện ngành ĐT đã được mở (trong đó lưu trữ tối thiểu 03 quyển CTĐT gồm: QĐ mở ngành ĐT, CTĐT, Bảng mô tả CTĐT, các Đề cương chi tiết học phần)</w:t>
            </w:r>
          </w:p>
        </w:tc>
        <w:tc>
          <w:tcPr>
            <w:tcW w:w="2551" w:type="dxa"/>
            <w:vAlign w:val="center"/>
            <w:hideMark/>
          </w:tcPr>
          <w:p w14:paraId="666EA392" w14:textId="77777777" w:rsidR="000B0479" w:rsidRPr="000D1248" w:rsidRDefault="000B0479" w:rsidP="000B0479">
            <w:pPr>
              <w:spacing w:before="0" w:after="0" w:line="240" w:lineRule="auto"/>
              <w:jc w:val="left"/>
              <w:rPr>
                <w:rFonts w:eastAsia="Times New Roman" w:cs="Times New Roman"/>
                <w:bCs/>
                <w:sz w:val="22"/>
              </w:rPr>
            </w:pPr>
            <w:r w:rsidRPr="000D1248">
              <w:rPr>
                <w:rFonts w:eastAsia="Times New Roman" w:cs="Times New Roman"/>
                <w:bCs/>
                <w:sz w:val="22"/>
              </w:rPr>
              <w:t>Quyết định mở ngành ĐT, CTĐT</w:t>
            </w:r>
          </w:p>
        </w:tc>
        <w:tc>
          <w:tcPr>
            <w:tcW w:w="1142" w:type="dxa"/>
            <w:vAlign w:val="center"/>
            <w:hideMark/>
          </w:tcPr>
          <w:p w14:paraId="3D8611B9"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Phòng ĐT</w:t>
            </w:r>
          </w:p>
        </w:tc>
        <w:tc>
          <w:tcPr>
            <w:tcW w:w="913" w:type="dxa"/>
            <w:vAlign w:val="center"/>
            <w:hideMark/>
          </w:tcPr>
          <w:p w14:paraId="5B62BF72"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Các đơn vị liên quan</w:t>
            </w:r>
          </w:p>
        </w:tc>
        <w:tc>
          <w:tcPr>
            <w:tcW w:w="1013" w:type="dxa"/>
            <w:vAlign w:val="center"/>
            <w:hideMark/>
          </w:tcPr>
          <w:p w14:paraId="76575F10"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 </w:t>
            </w:r>
          </w:p>
        </w:tc>
        <w:tc>
          <w:tcPr>
            <w:tcW w:w="900" w:type="dxa"/>
            <w:noWrap/>
            <w:vAlign w:val="center"/>
            <w:hideMark/>
          </w:tcPr>
          <w:p w14:paraId="04A5DA4B" w14:textId="77777777" w:rsidR="000B0479" w:rsidRPr="000D1248" w:rsidRDefault="000B0479" w:rsidP="000B0479">
            <w:pPr>
              <w:spacing w:before="0" w:after="0" w:line="240" w:lineRule="auto"/>
              <w:jc w:val="left"/>
              <w:rPr>
                <w:rFonts w:eastAsia="Times New Roman" w:cs="Times New Roman"/>
                <w:sz w:val="22"/>
              </w:rPr>
            </w:pPr>
            <w:r w:rsidRPr="000D1248">
              <w:rPr>
                <w:rFonts w:eastAsia="Times New Roman" w:cs="Times New Roman"/>
                <w:sz w:val="22"/>
              </w:rPr>
              <w:t> </w:t>
            </w:r>
          </w:p>
        </w:tc>
      </w:tr>
    </w:tbl>
    <w:p w14:paraId="69CB3957" w14:textId="77777777" w:rsidR="00D419DE" w:rsidRPr="000D1248" w:rsidRDefault="00D419DE" w:rsidP="00385BBE">
      <w:pPr>
        <w:pStyle w:val="NormalWeb"/>
        <w:spacing w:before="60" w:beforeAutospacing="0" w:after="60" w:afterAutospacing="0" w:line="360" w:lineRule="atLeast"/>
        <w:jc w:val="both"/>
        <w:rPr>
          <w:rFonts w:eastAsiaTheme="minorHAnsi"/>
          <w:sz w:val="26"/>
          <w:szCs w:val="26"/>
        </w:rPr>
        <w:sectPr w:rsidR="00D419DE" w:rsidRPr="000D1248" w:rsidSect="00A51DA8">
          <w:headerReference w:type="even" r:id="rId8"/>
          <w:headerReference w:type="default" r:id="rId9"/>
          <w:footerReference w:type="even" r:id="rId10"/>
          <w:footerReference w:type="default" r:id="rId11"/>
          <w:headerReference w:type="first" r:id="rId12"/>
          <w:pgSz w:w="11907" w:h="16839" w:code="9"/>
          <w:pgMar w:top="1134" w:right="851" w:bottom="1134" w:left="1701" w:header="720" w:footer="261" w:gutter="0"/>
          <w:pgNumType w:start="1"/>
          <w:cols w:space="720"/>
          <w:docGrid w:linePitch="360"/>
        </w:sectPr>
      </w:pPr>
    </w:p>
    <w:p w14:paraId="7C99BCD3" w14:textId="77777777" w:rsidR="00C0060C" w:rsidRPr="000D1248" w:rsidRDefault="00555C19" w:rsidP="00C0060C">
      <w:pPr>
        <w:rPr>
          <w:b/>
        </w:rPr>
      </w:pPr>
      <w:r w:rsidRPr="000D1248">
        <w:rPr>
          <w:b/>
        </w:rPr>
        <w:lastRenderedPageBreak/>
        <w:t>P</w:t>
      </w:r>
      <w:r w:rsidR="00C0060C" w:rsidRPr="000D1248">
        <w:rPr>
          <w:b/>
        </w:rPr>
        <w:t>hụ lục 2</w:t>
      </w:r>
    </w:p>
    <w:p w14:paraId="25BDB6B5" w14:textId="7EB83A19" w:rsidR="00555C19" w:rsidRPr="000D1248" w:rsidRDefault="00555C19" w:rsidP="00C0060C">
      <w:pPr>
        <w:rPr>
          <w:b/>
        </w:rPr>
      </w:pPr>
      <w:r w:rsidRPr="000D1248">
        <w:rPr>
          <w:b/>
        </w:rPr>
        <w:t>BIỂU MẪU ĐỀ XUẤT CHỦ TRƯƠNG MỞ NGÀNH</w:t>
      </w:r>
    </w:p>
    <w:p w14:paraId="401E41C5" w14:textId="77777777" w:rsidR="00C0060C" w:rsidRPr="000D1248" w:rsidRDefault="00C0060C" w:rsidP="00C0060C">
      <w:pPr>
        <w:pStyle w:val="CommentText"/>
        <w:rPr>
          <w:i/>
          <w:sz w:val="26"/>
          <w:szCs w:val="26"/>
        </w:rPr>
      </w:pPr>
      <w:r w:rsidRPr="000D1248">
        <w:rPr>
          <w:i/>
          <w:sz w:val="26"/>
          <w:szCs w:val="26"/>
        </w:rPr>
        <w:t>(Ban hành kèm theo Quyết định số        /QĐ-ĐHKTKTCN ngày     /     / 2023</w:t>
      </w:r>
    </w:p>
    <w:p w14:paraId="63CDFD61" w14:textId="77777777" w:rsidR="00C0060C" w:rsidRPr="000D1248" w:rsidRDefault="00C0060C" w:rsidP="00C0060C">
      <w:pPr>
        <w:pStyle w:val="CommentText"/>
        <w:rPr>
          <w:i/>
          <w:sz w:val="26"/>
          <w:szCs w:val="26"/>
        </w:rPr>
      </w:pPr>
      <w:r w:rsidRPr="000D1248">
        <w:rPr>
          <w:i/>
          <w:sz w:val="26"/>
          <w:szCs w:val="26"/>
        </w:rPr>
        <w:t>của Hiệu trưởng Trường Đại học Kinh tế - Kỹ thuật Công nghiệp)</w:t>
      </w:r>
    </w:p>
    <w:p w14:paraId="707E51C5" w14:textId="6B81433E" w:rsidR="00C0060C" w:rsidRPr="000D1248" w:rsidRDefault="00C0060C" w:rsidP="00C0060C">
      <w:pPr>
        <w:ind w:firstLine="360"/>
        <w:rPr>
          <w:b/>
          <w:i/>
          <w:iCs/>
          <w:sz w:val="24"/>
          <w:lang w:val="vi-VN"/>
        </w:rPr>
      </w:pPr>
      <w:r w:rsidRPr="000D1248">
        <w:rPr>
          <w:b/>
          <w:i/>
          <w:iCs/>
          <w:noProof/>
          <w:sz w:val="24"/>
        </w:rPr>
        <mc:AlternateContent>
          <mc:Choice Requires="wps">
            <w:drawing>
              <wp:anchor distT="0" distB="0" distL="114300" distR="114300" simplePos="0" relativeHeight="251935744" behindDoc="0" locked="0" layoutInCell="1" allowOverlap="1" wp14:anchorId="448BBEA9" wp14:editId="7F834F2C">
                <wp:simplePos x="0" y="0"/>
                <wp:positionH relativeFrom="column">
                  <wp:posOffset>2183130</wp:posOffset>
                </wp:positionH>
                <wp:positionV relativeFrom="paragraph">
                  <wp:posOffset>145415</wp:posOffset>
                </wp:positionV>
                <wp:extent cx="1171575" cy="0"/>
                <wp:effectExtent l="9525" t="9525" r="9525" b="9525"/>
                <wp:wrapNone/>
                <wp:docPr id="60736432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DEFFBE4" id="Straight Arrow Connector 2" o:spid="_x0000_s1026" type="#_x0000_t32" style="position:absolute;margin-left:171.9pt;margin-top:11.45pt;width:92.25pt;height:0;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tL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"/>
            </w:pict>
          </mc:Fallback>
        </mc:AlternateContent>
      </w:r>
    </w:p>
    <w:p w14:paraId="39FE32B1" w14:textId="1E21202D" w:rsidR="00555C19" w:rsidRPr="000D1248" w:rsidRDefault="00555C19" w:rsidP="00555C19">
      <w:pPr>
        <w:spacing w:before="120" w:after="120" w:line="360" w:lineRule="exact"/>
        <w:jc w:val="left"/>
        <w:rPr>
          <w:rFonts w:cs="Times New Roman"/>
          <w:b/>
          <w:szCs w:val="26"/>
          <w:lang w:val="vi-VN"/>
        </w:rPr>
      </w:pPr>
      <w:r w:rsidRPr="000D1248">
        <w:rPr>
          <w:rFonts w:cs="Times New Roman"/>
          <w:b/>
          <w:szCs w:val="26"/>
          <w:lang w:val="vi-VN"/>
        </w:rPr>
        <w:t>Mẫu 1: Tờ trình đề xuất chủ trương mở ngành đào tạo</w:t>
      </w:r>
      <w:r w:rsidR="000D0997" w:rsidRPr="000D1248">
        <w:rPr>
          <w:rStyle w:val="FootnoteReference"/>
          <w:rFonts w:cs="Times New Roman"/>
          <w:b/>
          <w:szCs w:val="26"/>
        </w:rPr>
        <w:footnoteReference w:id="2"/>
      </w:r>
    </w:p>
    <w:tbl>
      <w:tblPr>
        <w:tblStyle w:val="TableGrid7"/>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390"/>
      </w:tblGrid>
      <w:tr w:rsidR="00555C19" w:rsidRPr="000D1248" w14:paraId="49101219" w14:textId="77777777" w:rsidTr="00555C19">
        <w:tc>
          <w:tcPr>
            <w:tcW w:w="4675" w:type="dxa"/>
          </w:tcPr>
          <w:p w14:paraId="67EB9022" w14:textId="77777777" w:rsidR="00555C19" w:rsidRPr="000D1248" w:rsidRDefault="00555C19" w:rsidP="00555C19">
            <w:pPr>
              <w:widowControl w:val="0"/>
              <w:ind w:right="6"/>
              <w:jc w:val="center"/>
              <w:rPr>
                <w:rFonts w:ascii="Times New Roman" w:eastAsia="Times New Roman" w:hAnsi="Times New Roman" w:cs="Times New Roman"/>
                <w:sz w:val="24"/>
                <w:szCs w:val="24"/>
                <w:lang w:val="vi-VN"/>
              </w:rPr>
            </w:pPr>
            <w:r w:rsidRPr="000D1248">
              <w:rPr>
                <w:rFonts w:ascii="Times New Roman" w:eastAsia="Times New Roman" w:hAnsi="Times New Roman" w:cs="Times New Roman"/>
                <w:sz w:val="24"/>
                <w:szCs w:val="24"/>
                <w:lang w:val="vi-VN"/>
              </w:rPr>
              <w:t>TRƯỜNG ĐẠI HỌC</w:t>
            </w:r>
          </w:p>
          <w:p w14:paraId="53054E67" w14:textId="77777777" w:rsidR="00555C19" w:rsidRPr="000D1248" w:rsidRDefault="00555C19" w:rsidP="00555C19">
            <w:pPr>
              <w:widowControl w:val="0"/>
              <w:ind w:right="6"/>
              <w:jc w:val="center"/>
              <w:rPr>
                <w:rFonts w:ascii="Times New Roman" w:eastAsia="Times New Roman" w:hAnsi="Times New Roman" w:cs="Times New Roman"/>
                <w:b/>
                <w:sz w:val="24"/>
                <w:szCs w:val="24"/>
                <w:lang w:val="vi-VN"/>
              </w:rPr>
            </w:pPr>
            <w:r w:rsidRPr="000D1248">
              <w:rPr>
                <w:rFonts w:eastAsia="Times New Roman" w:cs="Times New Roman"/>
                <w:noProof/>
                <w:sz w:val="30"/>
                <w:szCs w:val="30"/>
              </w:rPr>
              <mc:AlternateContent>
                <mc:Choice Requires="wps">
                  <w:drawing>
                    <wp:anchor distT="0" distB="0" distL="114300" distR="114300" simplePos="0" relativeHeight="251815936" behindDoc="0" locked="0" layoutInCell="1" allowOverlap="1" wp14:anchorId="1AEEE2AA" wp14:editId="597A6700">
                      <wp:simplePos x="0" y="0"/>
                      <wp:positionH relativeFrom="column">
                        <wp:posOffset>767715</wp:posOffset>
                      </wp:positionH>
                      <wp:positionV relativeFrom="paragraph">
                        <wp:posOffset>520065</wp:posOffset>
                      </wp:positionV>
                      <wp:extent cx="1327150" cy="0"/>
                      <wp:effectExtent l="0" t="0" r="25400" b="19050"/>
                      <wp:wrapNone/>
                      <wp:docPr id="52" name="Straight Connector 52"/>
                      <wp:cNvGraphicFramePr/>
                      <a:graphic xmlns:a="http://schemas.openxmlformats.org/drawingml/2006/main">
                        <a:graphicData uri="http://schemas.microsoft.com/office/word/2010/wordprocessingShape">
                          <wps:wsp>
                            <wps:cNvCnPr/>
                            <wps:spPr>
                              <a:xfrm>
                                <a:off x="0" y="0"/>
                                <a:ext cx="13271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8D0DA12" id="Straight Connector 52" o:spid="_x0000_s1026" style="position:absolute;z-index:251815936;visibility:visible;mso-wrap-style:square;mso-wrap-distance-left:9pt;mso-wrap-distance-top:0;mso-wrap-distance-right:9pt;mso-wrap-distance-bottom:0;mso-position-horizontal:absolute;mso-position-horizontal-relative:text;mso-position-vertical:absolute;mso-position-vertical-relative:text" from="60.45pt,40.95pt" to="164.9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" strokecolor="windowText" strokeweight="1pt">
                      <v:stroke joinstyle="miter"/>
                    </v:line>
                  </w:pict>
                </mc:Fallback>
              </mc:AlternateContent>
            </w:r>
            <w:r w:rsidRPr="000D1248">
              <w:rPr>
                <w:rFonts w:ascii="Times New Roman" w:eastAsia="Times New Roman" w:hAnsi="Times New Roman" w:cs="Times New Roman"/>
                <w:sz w:val="24"/>
                <w:szCs w:val="24"/>
                <w:lang w:val="vi-VN"/>
              </w:rPr>
              <w:t>KINH TẾ - KỸ THUẬT CÔNG NGHIỆP</w:t>
            </w:r>
            <w:r w:rsidRPr="000D1248">
              <w:rPr>
                <w:rFonts w:ascii="Times New Roman" w:eastAsia="Times New Roman" w:hAnsi="Times New Roman" w:cs="Times New Roman"/>
                <w:b/>
                <w:noProof/>
                <w:sz w:val="30"/>
                <w:szCs w:val="30"/>
                <w:lang w:val="vi-VN"/>
              </w:rPr>
              <w:t xml:space="preserve"> </w:t>
            </w:r>
            <w:r w:rsidRPr="000D1248">
              <w:rPr>
                <w:rFonts w:ascii="Times New Roman" w:eastAsia="Times New Roman" w:hAnsi="Times New Roman" w:cs="Times New Roman"/>
                <w:b/>
                <w:sz w:val="24"/>
                <w:szCs w:val="24"/>
                <w:lang w:val="vi-VN"/>
              </w:rPr>
              <w:t>KHOA ……</w:t>
            </w:r>
          </w:p>
          <w:p w14:paraId="0D9DAE65" w14:textId="736933A8" w:rsidR="00555C19" w:rsidRPr="000D1248" w:rsidRDefault="00555C19" w:rsidP="00555C19">
            <w:pPr>
              <w:widowControl w:val="0"/>
              <w:ind w:right="6"/>
              <w:jc w:val="center"/>
              <w:rPr>
                <w:rFonts w:ascii="Times New Roman" w:eastAsia="Times New Roman" w:hAnsi="Times New Roman" w:cs="Times New Roman"/>
                <w:sz w:val="24"/>
                <w:szCs w:val="24"/>
              </w:rPr>
            </w:pPr>
            <w:r w:rsidRPr="000D1248">
              <w:rPr>
                <w:rFonts w:ascii="Times New Roman" w:eastAsia="Times New Roman" w:hAnsi="Times New Roman" w:cs="Times New Roman"/>
                <w:sz w:val="24"/>
                <w:szCs w:val="24"/>
              </w:rPr>
              <w:t>Số:            /TTr-KT</w:t>
            </w:r>
          </w:p>
        </w:tc>
        <w:tc>
          <w:tcPr>
            <w:tcW w:w="5390" w:type="dxa"/>
          </w:tcPr>
          <w:p w14:paraId="75381E86" w14:textId="77777777" w:rsidR="00555C19" w:rsidRPr="000D1248" w:rsidRDefault="00555C19" w:rsidP="00555C19">
            <w:pPr>
              <w:widowControl w:val="0"/>
              <w:ind w:right="6"/>
              <w:jc w:val="center"/>
              <w:rPr>
                <w:rFonts w:ascii="Times New Roman" w:eastAsia="Times New Roman" w:hAnsi="Times New Roman" w:cs="Times New Roman"/>
                <w:b/>
                <w:sz w:val="24"/>
                <w:szCs w:val="24"/>
              </w:rPr>
            </w:pPr>
            <w:r w:rsidRPr="000D1248">
              <w:rPr>
                <w:rFonts w:ascii="Times New Roman" w:eastAsia="Times New Roman" w:hAnsi="Times New Roman" w:cs="Times New Roman"/>
                <w:b/>
                <w:sz w:val="24"/>
                <w:szCs w:val="24"/>
              </w:rPr>
              <w:t>CỘNG HÒA XÃ HỘI CHỦ NGHĨA VIỆT NAM</w:t>
            </w:r>
          </w:p>
          <w:p w14:paraId="04F7DF9D" w14:textId="77777777" w:rsidR="00555C19" w:rsidRPr="000D1248" w:rsidRDefault="00555C19" w:rsidP="00555C19">
            <w:pPr>
              <w:widowControl w:val="0"/>
              <w:ind w:right="6"/>
              <w:jc w:val="center"/>
              <w:rPr>
                <w:rFonts w:ascii="Times New Roman" w:eastAsia="Times New Roman" w:hAnsi="Times New Roman" w:cs="Times New Roman"/>
                <w:b/>
                <w:sz w:val="24"/>
                <w:szCs w:val="24"/>
              </w:rPr>
            </w:pPr>
            <w:r w:rsidRPr="000D1248">
              <w:rPr>
                <w:rFonts w:eastAsia="Times New Roman" w:cs="Times New Roman"/>
                <w:b/>
                <w:noProof/>
                <w:sz w:val="30"/>
                <w:szCs w:val="30"/>
              </w:rPr>
              <mc:AlternateContent>
                <mc:Choice Requires="wps">
                  <w:drawing>
                    <wp:anchor distT="0" distB="0" distL="114300" distR="114300" simplePos="0" relativeHeight="251816960" behindDoc="0" locked="0" layoutInCell="1" allowOverlap="1" wp14:anchorId="47CE63A2" wp14:editId="53D128A0">
                      <wp:simplePos x="0" y="0"/>
                      <wp:positionH relativeFrom="column">
                        <wp:posOffset>701040</wp:posOffset>
                      </wp:positionH>
                      <wp:positionV relativeFrom="paragraph">
                        <wp:posOffset>310515</wp:posOffset>
                      </wp:positionV>
                      <wp:extent cx="1841500" cy="0"/>
                      <wp:effectExtent l="0" t="0" r="25400" b="19050"/>
                      <wp:wrapNone/>
                      <wp:docPr id="53" name="Straight Connector 53"/>
                      <wp:cNvGraphicFramePr/>
                      <a:graphic xmlns:a="http://schemas.openxmlformats.org/drawingml/2006/main">
                        <a:graphicData uri="http://schemas.microsoft.com/office/word/2010/wordprocessingShape">
                          <wps:wsp>
                            <wps:cNvCnPr/>
                            <wps:spPr>
                              <a:xfrm>
                                <a:off x="0" y="0"/>
                                <a:ext cx="18415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8C74F36" id="Straight Connector 53" o:spid="_x0000_s1026" style="position:absolute;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2pt,24.45pt" to="200.2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" strokecolor="windowText" strokeweight="1pt">
                      <v:stroke joinstyle="miter"/>
                    </v:line>
                  </w:pict>
                </mc:Fallback>
              </mc:AlternateContent>
            </w:r>
            <w:r w:rsidRPr="000D1248">
              <w:rPr>
                <w:rFonts w:ascii="Times New Roman" w:eastAsia="Times New Roman" w:hAnsi="Times New Roman" w:cs="Times New Roman"/>
                <w:b/>
                <w:sz w:val="24"/>
                <w:szCs w:val="24"/>
              </w:rPr>
              <w:t>Độc lập – Tự do – Hạnh phúc</w:t>
            </w:r>
          </w:p>
          <w:p w14:paraId="344A30ED" w14:textId="77777777" w:rsidR="00555C19" w:rsidRPr="000D1248" w:rsidRDefault="00555C19" w:rsidP="00555C19">
            <w:pPr>
              <w:widowControl w:val="0"/>
              <w:ind w:right="6"/>
              <w:jc w:val="center"/>
              <w:rPr>
                <w:rFonts w:ascii="Times New Roman" w:eastAsia="Times New Roman" w:hAnsi="Times New Roman" w:cs="Times New Roman"/>
                <w:i/>
                <w:sz w:val="24"/>
                <w:szCs w:val="24"/>
              </w:rPr>
            </w:pPr>
          </w:p>
          <w:p w14:paraId="1D43B1FE" w14:textId="77777777" w:rsidR="00555C19" w:rsidRPr="000D1248" w:rsidRDefault="00555C19" w:rsidP="00555C19">
            <w:pPr>
              <w:widowControl w:val="0"/>
              <w:ind w:right="6"/>
              <w:jc w:val="center"/>
              <w:rPr>
                <w:rFonts w:ascii="Times New Roman" w:eastAsia="Times New Roman" w:hAnsi="Times New Roman" w:cs="Times New Roman"/>
                <w:i/>
                <w:sz w:val="24"/>
                <w:szCs w:val="24"/>
              </w:rPr>
            </w:pPr>
            <w:r w:rsidRPr="000D1248">
              <w:rPr>
                <w:rFonts w:ascii="Times New Roman" w:eastAsia="Times New Roman" w:hAnsi="Times New Roman" w:cs="Times New Roman"/>
                <w:i/>
                <w:sz w:val="24"/>
                <w:szCs w:val="24"/>
              </w:rPr>
              <w:t>Hà Nội, ngày        tháng      năm</w:t>
            </w:r>
          </w:p>
        </w:tc>
      </w:tr>
    </w:tbl>
    <w:p w14:paraId="08932519" w14:textId="77777777" w:rsidR="00555C19" w:rsidRPr="000D1248" w:rsidRDefault="00555C19" w:rsidP="00555C19">
      <w:pPr>
        <w:spacing w:before="120" w:after="0" w:line="380" w:lineRule="exact"/>
        <w:rPr>
          <w:rFonts w:cs="Times New Roman"/>
          <w:b/>
          <w:szCs w:val="26"/>
        </w:rPr>
      </w:pPr>
    </w:p>
    <w:p w14:paraId="1002E5A9" w14:textId="77777777" w:rsidR="00555C19" w:rsidRPr="000D1248" w:rsidRDefault="00555C19" w:rsidP="00555C19">
      <w:pPr>
        <w:spacing w:before="0" w:after="0" w:line="380" w:lineRule="exact"/>
        <w:rPr>
          <w:rFonts w:cs="Times New Roman"/>
          <w:b/>
          <w:szCs w:val="26"/>
        </w:rPr>
      </w:pPr>
      <w:r w:rsidRPr="000D1248">
        <w:rPr>
          <w:rFonts w:cs="Times New Roman"/>
          <w:b/>
          <w:szCs w:val="26"/>
        </w:rPr>
        <w:t>TỜ TRÌNH</w:t>
      </w:r>
    </w:p>
    <w:p w14:paraId="5A313300" w14:textId="77777777" w:rsidR="00555C19" w:rsidRPr="000D1248" w:rsidRDefault="00555C19" w:rsidP="00555C19">
      <w:pPr>
        <w:spacing w:before="0" w:after="0" w:line="380" w:lineRule="exact"/>
        <w:rPr>
          <w:rFonts w:cs="Times New Roman"/>
          <w:b/>
          <w:sz w:val="24"/>
          <w:szCs w:val="24"/>
        </w:rPr>
      </w:pPr>
      <w:r w:rsidRPr="000D1248">
        <w:rPr>
          <w:rFonts w:cs="Times New Roman"/>
          <w:b/>
          <w:sz w:val="24"/>
          <w:szCs w:val="24"/>
        </w:rPr>
        <w:t>Về việc đề xuất chủ trương mở ngành ….. (mã ngành …..) trình độ đại học/thạc sĩ</w:t>
      </w:r>
    </w:p>
    <w:p w14:paraId="2C7E6017" w14:textId="77777777" w:rsidR="00555C19" w:rsidRPr="000D1248" w:rsidRDefault="00555C19" w:rsidP="00555C19">
      <w:pPr>
        <w:spacing w:before="0" w:after="120" w:line="360" w:lineRule="exact"/>
        <w:jc w:val="left"/>
        <w:rPr>
          <w:rFonts w:cs="Times New Roman"/>
          <w:szCs w:val="26"/>
        </w:rPr>
      </w:pPr>
      <w:r w:rsidRPr="000D1248">
        <w:rPr>
          <w:rFonts w:cs="Times New Roman"/>
          <w:noProof/>
          <w:szCs w:val="26"/>
        </w:rPr>
        <mc:AlternateContent>
          <mc:Choice Requires="wps">
            <w:drawing>
              <wp:anchor distT="0" distB="0" distL="114300" distR="114300" simplePos="0" relativeHeight="251817984" behindDoc="0" locked="0" layoutInCell="1" allowOverlap="1" wp14:anchorId="1A1055BF" wp14:editId="7FB64F22">
                <wp:simplePos x="0" y="0"/>
                <wp:positionH relativeFrom="column">
                  <wp:posOffset>2413000</wp:posOffset>
                </wp:positionH>
                <wp:positionV relativeFrom="paragraph">
                  <wp:posOffset>123190</wp:posOffset>
                </wp:positionV>
                <wp:extent cx="1276350" cy="0"/>
                <wp:effectExtent l="0" t="0" r="19050" b="19050"/>
                <wp:wrapNone/>
                <wp:docPr id="54" name="Straight Connector 54"/>
                <wp:cNvGraphicFramePr/>
                <a:graphic xmlns:a="http://schemas.openxmlformats.org/drawingml/2006/main">
                  <a:graphicData uri="http://schemas.microsoft.com/office/word/2010/wordprocessingShape">
                    <wps:wsp>
                      <wps:cNvCnPr/>
                      <wps:spPr>
                        <a:xfrm>
                          <a:off x="0" y="0"/>
                          <a:ext cx="12763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2B068F1" id="Straight Connector 54"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190pt,9.7pt" to="290.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" strokecolor="windowText" strokeweight="1pt">
                <v:stroke joinstyle="miter"/>
              </v:line>
            </w:pict>
          </mc:Fallback>
        </mc:AlternateContent>
      </w:r>
    </w:p>
    <w:p w14:paraId="07392B13" w14:textId="77777777" w:rsidR="00555C19" w:rsidRPr="000D1248" w:rsidRDefault="00555C19" w:rsidP="00555C19">
      <w:pPr>
        <w:spacing w:before="0" w:after="0" w:line="380" w:lineRule="exact"/>
        <w:ind w:left="720" w:firstLine="720"/>
        <w:jc w:val="left"/>
        <w:rPr>
          <w:rFonts w:cs="Times New Roman"/>
          <w:szCs w:val="26"/>
        </w:rPr>
      </w:pPr>
      <w:r w:rsidRPr="000D1248">
        <w:rPr>
          <w:rFonts w:cs="Times New Roman"/>
          <w:szCs w:val="26"/>
        </w:rPr>
        <w:t xml:space="preserve">Kính gửi: </w:t>
      </w:r>
    </w:p>
    <w:p w14:paraId="37362DC7" w14:textId="77777777" w:rsidR="00555C19" w:rsidRPr="000D1248" w:rsidRDefault="00555C19" w:rsidP="00555C19">
      <w:pPr>
        <w:spacing w:before="0" w:after="0" w:line="380" w:lineRule="exact"/>
        <w:ind w:left="2160" w:firstLine="720"/>
        <w:jc w:val="left"/>
        <w:rPr>
          <w:rFonts w:cs="Times New Roman"/>
          <w:szCs w:val="26"/>
        </w:rPr>
      </w:pPr>
      <w:r w:rsidRPr="000D1248">
        <w:rPr>
          <w:rFonts w:cs="Times New Roman"/>
          <w:szCs w:val="26"/>
        </w:rPr>
        <w:t>- Ban Giám hiệu Trường ĐH Kinh tế - Kỹ thuật Công nghiệp;</w:t>
      </w:r>
    </w:p>
    <w:p w14:paraId="3486F5C6" w14:textId="77777777" w:rsidR="00555C19" w:rsidRPr="000D1248" w:rsidRDefault="00555C19" w:rsidP="00555C19">
      <w:pPr>
        <w:spacing w:before="0" w:after="0" w:line="380" w:lineRule="exact"/>
        <w:ind w:left="2160" w:firstLine="720"/>
        <w:jc w:val="left"/>
        <w:rPr>
          <w:rFonts w:cs="Times New Roman"/>
          <w:szCs w:val="26"/>
        </w:rPr>
      </w:pPr>
      <w:r w:rsidRPr="000D1248">
        <w:rPr>
          <w:rFonts w:cs="Times New Roman"/>
          <w:szCs w:val="26"/>
        </w:rPr>
        <w:t>- Phòng Đào tạo.</w:t>
      </w:r>
    </w:p>
    <w:p w14:paraId="388F7589" w14:textId="77777777" w:rsidR="00555C19" w:rsidRPr="000D1248" w:rsidRDefault="00555C19" w:rsidP="00555C19">
      <w:pPr>
        <w:spacing w:before="120" w:after="0" w:line="380" w:lineRule="exact"/>
        <w:ind w:left="2160" w:firstLine="720"/>
        <w:jc w:val="left"/>
        <w:rPr>
          <w:rFonts w:cs="Times New Roman"/>
          <w:szCs w:val="26"/>
        </w:rPr>
      </w:pPr>
    </w:p>
    <w:p w14:paraId="729CE2FB" w14:textId="77777777" w:rsidR="00555C19" w:rsidRPr="000D1248" w:rsidRDefault="00555C19" w:rsidP="00555C19">
      <w:pPr>
        <w:keepNext/>
        <w:ind w:firstLine="720"/>
        <w:jc w:val="both"/>
        <w:outlineLvl w:val="0"/>
        <w:rPr>
          <w:rFonts w:eastAsia="Times New Roman" w:cs="Times New Roman"/>
          <w:bCs/>
          <w:kern w:val="32"/>
          <w:szCs w:val="26"/>
        </w:rPr>
      </w:pPr>
      <w:bookmarkStart w:id="2" w:name="_Toc128320162"/>
      <w:r w:rsidRPr="000D1248">
        <w:rPr>
          <w:rFonts w:eastAsia="Times New Roman" w:cs="Times New Roman"/>
          <w:bCs/>
          <w:kern w:val="32"/>
          <w:szCs w:val="26"/>
        </w:rPr>
        <w:t>Thực hiện định hướng, chủ trương của Nhà trường và kế hoạch năm học; qua nghiên cứu nhu cầu thị trường lao động và khả năng của Khoa, Khoa ... xin trình Nhà trường đề xuất chủ trương mở ngành đào tạo ... trình độ đại học/thạc sĩ như sau:</w:t>
      </w:r>
    </w:p>
    <w:p w14:paraId="07BCABB3" w14:textId="77777777" w:rsidR="00555C19" w:rsidRPr="000D1248" w:rsidRDefault="00555C19" w:rsidP="00555C19">
      <w:pPr>
        <w:keepNext/>
        <w:ind w:firstLine="720"/>
        <w:jc w:val="both"/>
        <w:outlineLvl w:val="0"/>
        <w:rPr>
          <w:rFonts w:eastAsia="Times New Roman" w:cs="Times New Roman"/>
          <w:b/>
          <w:bCs/>
          <w:kern w:val="32"/>
          <w:szCs w:val="26"/>
        </w:rPr>
      </w:pPr>
      <w:r w:rsidRPr="000D1248">
        <w:rPr>
          <w:rFonts w:eastAsia="Times New Roman" w:cs="Times New Roman"/>
          <w:b/>
          <w:bCs/>
          <w:kern w:val="32"/>
          <w:szCs w:val="26"/>
        </w:rPr>
        <w:t>1. Sự cần thiết đề xuất chủ trương mở ngành đào tạo</w:t>
      </w:r>
      <w:bookmarkEnd w:id="2"/>
    </w:p>
    <w:p w14:paraId="6C13B6E2" w14:textId="77777777" w:rsidR="00555C19" w:rsidRPr="000D1248" w:rsidRDefault="00555C19" w:rsidP="00555C19">
      <w:pPr>
        <w:keepNext/>
        <w:ind w:firstLine="709"/>
        <w:jc w:val="both"/>
        <w:outlineLvl w:val="1"/>
        <w:rPr>
          <w:rFonts w:eastAsia="SimSun" w:cs="Times New Roman"/>
          <w:b/>
          <w:bCs/>
          <w:iCs/>
          <w:szCs w:val="26"/>
        </w:rPr>
      </w:pPr>
      <w:bookmarkStart w:id="3" w:name="_Toc128320163"/>
      <w:r w:rsidRPr="000D1248">
        <w:rPr>
          <w:rFonts w:eastAsia="SimSun" w:cs="Times New Roman"/>
          <w:b/>
          <w:bCs/>
          <w:iCs/>
          <w:szCs w:val="26"/>
        </w:rPr>
        <w:t>1.1. Sự phù hợp với chiến lược phát triển nguồn nhân lực và nhu cầu nguồn nhân lực của ngành, địa phương, vùng, quốc gia</w:t>
      </w:r>
      <w:bookmarkEnd w:id="3"/>
      <w:r w:rsidRPr="000D1248">
        <w:rPr>
          <w:rFonts w:eastAsia="SimSun" w:cs="Times New Roman"/>
          <w:b/>
          <w:bCs/>
          <w:iCs/>
          <w:szCs w:val="26"/>
        </w:rPr>
        <w:t xml:space="preserve"> </w:t>
      </w:r>
    </w:p>
    <w:p w14:paraId="4B5BF988" w14:textId="77777777" w:rsidR="00555C19" w:rsidRPr="000D1248" w:rsidRDefault="00555C19" w:rsidP="00555C19">
      <w:pPr>
        <w:keepNext/>
        <w:ind w:firstLine="709"/>
        <w:jc w:val="both"/>
        <w:outlineLvl w:val="1"/>
        <w:rPr>
          <w:rFonts w:eastAsia="SimSun" w:cs="Times New Roman"/>
          <w:b/>
          <w:bCs/>
          <w:iCs/>
          <w:szCs w:val="26"/>
        </w:rPr>
      </w:pPr>
      <w:bookmarkStart w:id="4" w:name="_Toc128320164"/>
      <w:r w:rsidRPr="000D1248">
        <w:rPr>
          <w:rFonts w:eastAsia="SimSun" w:cs="Times New Roman"/>
          <w:b/>
          <w:bCs/>
          <w:iCs/>
          <w:szCs w:val="26"/>
        </w:rPr>
        <w:t>1.2. Phù hợp với sứ mạng và mục tiêu chiến lược phát triển của Nhà trường</w:t>
      </w:r>
      <w:bookmarkEnd w:id="4"/>
    </w:p>
    <w:p w14:paraId="2280B2F2" w14:textId="77777777" w:rsidR="00555C19" w:rsidRPr="000D1248" w:rsidRDefault="00555C19" w:rsidP="00555C19">
      <w:pPr>
        <w:keepNext/>
        <w:ind w:firstLine="720"/>
        <w:jc w:val="both"/>
        <w:outlineLvl w:val="1"/>
        <w:rPr>
          <w:rFonts w:eastAsia="SimSun" w:cs="Times New Roman"/>
          <w:b/>
          <w:bCs/>
          <w:iCs/>
          <w:szCs w:val="26"/>
        </w:rPr>
      </w:pPr>
      <w:bookmarkStart w:id="5" w:name="_Toc128320165"/>
      <w:r w:rsidRPr="000D1248">
        <w:rPr>
          <w:rFonts w:eastAsia="SimSun" w:cs="Times New Roman"/>
          <w:b/>
          <w:bCs/>
          <w:iCs/>
          <w:szCs w:val="26"/>
        </w:rPr>
        <w:t>1.3. Phân tích, thuyết minh về nhu cầu đào tạo, nhu cầu sử dụng nguồn nhân lực trình độ đại học/thạc sĩ ngành ...</w:t>
      </w:r>
      <w:bookmarkEnd w:id="5"/>
    </w:p>
    <w:p w14:paraId="3E5DADE7" w14:textId="1E7EEDCB" w:rsidR="00555C19" w:rsidRPr="000D1248" w:rsidRDefault="00555C19" w:rsidP="00555C19">
      <w:pPr>
        <w:ind w:firstLine="720"/>
        <w:jc w:val="both"/>
        <w:rPr>
          <w:rFonts w:eastAsia="Times New Roman" w:cs="Times New Roman"/>
          <w:szCs w:val="26"/>
          <w:shd w:val="clear" w:color="auto" w:fill="F2F2F2"/>
        </w:rPr>
      </w:pPr>
      <w:r w:rsidRPr="000D1248">
        <w:rPr>
          <w:rFonts w:eastAsia="Times New Roman" w:cs="Times New Roman"/>
          <w:szCs w:val="26"/>
        </w:rPr>
        <w:t>Để bổ sung cơ sở cho việc xác định nhu cầu mở ngành đào tạo ... tại Trường Đại học Kinh tế - Kỹ thuật Công nghiệp, Khoa ...</w:t>
      </w:r>
      <w:r w:rsidRPr="000D1248">
        <w:rPr>
          <w:rFonts w:eastAsia="Times New Roman" w:cs="Times New Roman"/>
          <w:szCs w:val="26"/>
          <w:lang w:val="vi-VN"/>
        </w:rPr>
        <w:t xml:space="preserve"> </w:t>
      </w:r>
      <w:r w:rsidRPr="000D1248">
        <w:rPr>
          <w:rFonts w:eastAsia="Times New Roman" w:cs="Times New Roman"/>
          <w:szCs w:val="26"/>
        </w:rPr>
        <w:t>đã tiến hành gửi phiếu khảo sát các đối tượng liên quan khác nhau:  giảng viên, chuyên gia, doanh nghiệp, hiệp hội nghề nghiệp;  cựu sinh viên và học sinh THPT,…Các nội dung khảo sát tập trung vào xác định nhu cầu tuyển dụng nhân lực được đào tạo về ngành ... từ các doanh nghiệp, các kiến thức, kỹ năng cần thiết để đáp ứng các vị trí việc làm tại doanh nghiệp, định hướng nghề nghiệp cũng như hiểu biết và nhu cầu theo học ngành ....</w:t>
      </w:r>
      <w:r w:rsidRPr="000D1248">
        <w:rPr>
          <w:rFonts w:eastAsia="Times New Roman" w:cs="Times New Roman"/>
          <w:szCs w:val="26"/>
          <w:shd w:val="clear" w:color="auto" w:fill="F2F2F2"/>
        </w:rPr>
        <w:t xml:space="preserve"> </w:t>
      </w:r>
    </w:p>
    <w:p w14:paraId="2AE55567" w14:textId="712562B5" w:rsidR="00555C19" w:rsidRPr="000D1248" w:rsidRDefault="00555C19" w:rsidP="00555C19">
      <w:pPr>
        <w:ind w:firstLine="720"/>
        <w:jc w:val="both"/>
        <w:rPr>
          <w:rFonts w:eastAsia="Times New Roman" w:cs="Times New Roman"/>
          <w:szCs w:val="26"/>
          <w:shd w:val="clear" w:color="auto" w:fill="F2F2F2"/>
          <w:lang w:val="nl-NL"/>
        </w:rPr>
      </w:pPr>
      <w:r w:rsidRPr="000D1248">
        <w:rPr>
          <w:rFonts w:eastAsia="Times New Roman" w:cs="Times New Roman"/>
          <w:szCs w:val="26"/>
          <w:shd w:val="clear" w:color="auto" w:fill="F2F2F2"/>
        </w:rPr>
        <w:t xml:space="preserve">- </w:t>
      </w:r>
      <w:r w:rsidRPr="000D1248">
        <w:rPr>
          <w:rFonts w:eastAsia="Times New Roman" w:cs="Times New Roman"/>
          <w:szCs w:val="26"/>
          <w:lang w:val="nl-NL"/>
        </w:rPr>
        <w:t xml:space="preserve">Số lượng phiếu khảo sát: Tổng số phiếu phát ra ........; số phiếu thu về là ... (đạt ...%). Trong đó: số phiếu phát ra cho doanh nghiệp là ...phiếu, thu về ... phiếu, đạt ...%; số phiếu phát </w:t>
      </w:r>
      <w:r w:rsidRPr="000D1248">
        <w:rPr>
          <w:rFonts w:eastAsia="Times New Roman" w:cs="Times New Roman"/>
          <w:szCs w:val="26"/>
          <w:lang w:val="nl-NL"/>
        </w:rPr>
        <w:lastRenderedPageBreak/>
        <w:t xml:space="preserve">ra cho tổ chức xã hội </w:t>
      </w:r>
      <w:r w:rsidR="009D0E3E">
        <w:rPr>
          <w:rFonts w:eastAsia="Times New Roman" w:cs="Times New Roman"/>
          <w:szCs w:val="26"/>
          <w:lang w:val="nl-NL"/>
        </w:rPr>
        <w:t xml:space="preserve">nghề nghiệp </w:t>
      </w:r>
      <w:r w:rsidRPr="000D1248">
        <w:rPr>
          <w:rFonts w:eastAsia="Times New Roman" w:cs="Times New Roman"/>
          <w:szCs w:val="26"/>
          <w:lang w:val="nl-NL"/>
        </w:rPr>
        <w:t>là ... phiếu, thu về ... phiếu đạt ...%; số phiếu phát ra cho chuyên gia ...phiếu, thu về ...phiếu đạt ...%; số phiếu phát ra cho giảng viên của Trường Đại học Kinh tế - Kỹ thuật Công nghiệp là ... phiếu, thu về ...phiếu đạt ...%; số phiếu phát ra cho cựu sinh viên là ... phiếu thu về ... phiếu đạt ...%; số phiếu phát ra cho học sinh PTTH là ... phiếu thu về ... phiếu đạt ...%.</w:t>
      </w:r>
    </w:p>
    <w:p w14:paraId="3B0A2C21" w14:textId="77777777" w:rsidR="00555C19" w:rsidRPr="000D1248" w:rsidRDefault="00555C19" w:rsidP="00555C19">
      <w:pPr>
        <w:widowControl w:val="0"/>
        <w:ind w:firstLine="720"/>
        <w:jc w:val="both"/>
        <w:rPr>
          <w:rFonts w:eastAsia="Times New Roman" w:cs="Times New Roman"/>
          <w:szCs w:val="26"/>
          <w:lang w:val="nl-NL"/>
        </w:rPr>
      </w:pPr>
      <w:r w:rsidRPr="000D1248">
        <w:rPr>
          <w:rFonts w:eastAsia="Times New Roman" w:cs="Times New Roman"/>
          <w:szCs w:val="26"/>
          <w:lang w:val="nl-NL"/>
        </w:rPr>
        <w:t>- Kết quả khảo sát chung:</w:t>
      </w:r>
    </w:p>
    <w:p w14:paraId="104BD46B" w14:textId="3BB03702" w:rsidR="00555C19" w:rsidRPr="000D1248" w:rsidRDefault="00555C19" w:rsidP="00555C19">
      <w:pPr>
        <w:widowControl w:val="0"/>
        <w:ind w:firstLine="720"/>
        <w:jc w:val="both"/>
        <w:rPr>
          <w:rFonts w:eastAsia="Times New Roman" w:cs="Times New Roman"/>
          <w:szCs w:val="26"/>
          <w:lang w:val="nl-NL"/>
        </w:rPr>
      </w:pPr>
      <w:r w:rsidRPr="000D1248">
        <w:rPr>
          <w:rFonts w:eastAsia="Times New Roman" w:cs="Times New Roman"/>
          <w:szCs w:val="26"/>
          <w:lang w:val="nl-NL"/>
        </w:rPr>
        <w:t xml:space="preserve">+ Kết quả khảo sát đối với doanh nghiệp, tổ chức xã hội </w:t>
      </w:r>
      <w:r w:rsidR="009D0E3E">
        <w:rPr>
          <w:rFonts w:eastAsia="Times New Roman" w:cs="Times New Roman"/>
          <w:szCs w:val="26"/>
          <w:lang w:val="nl-NL"/>
        </w:rPr>
        <w:t xml:space="preserve">nghề nghiệp </w:t>
      </w:r>
      <w:r w:rsidRPr="000D1248">
        <w:rPr>
          <w:rFonts w:eastAsia="Times New Roman" w:cs="Times New Roman"/>
          <w:szCs w:val="26"/>
          <w:lang w:val="nl-NL"/>
        </w:rPr>
        <w:t xml:space="preserve">trong các phiếu trả lời câu hỏi cho .........% ý kiến đồng ý với quan điểm cần bổ sung thêm nguồn nhân lực </w:t>
      </w:r>
      <w:r w:rsidRPr="000D1248">
        <w:rPr>
          <w:rFonts w:cs="Times New Roman"/>
          <w:szCs w:val="26"/>
          <w:lang w:val="nl-NL"/>
        </w:rPr>
        <w:t xml:space="preserve">chất lượng tốt cho ngành </w:t>
      </w:r>
      <w:r w:rsidRPr="000D1248">
        <w:rPr>
          <w:rFonts w:eastAsia="Times New Roman" w:cs="Times New Roman"/>
          <w:szCs w:val="26"/>
          <w:lang w:val="nl-NL"/>
        </w:rPr>
        <w:t>...</w:t>
      </w:r>
      <w:r w:rsidRPr="000D1248">
        <w:rPr>
          <w:rFonts w:cs="Times New Roman"/>
          <w:szCs w:val="26"/>
          <w:lang w:val="nl-NL"/>
        </w:rPr>
        <w:t xml:space="preserve"> </w:t>
      </w:r>
      <w:r w:rsidRPr="000D1248">
        <w:rPr>
          <w:rFonts w:eastAsia="Times New Roman" w:cs="Times New Roman"/>
          <w:szCs w:val="26"/>
          <w:lang w:val="nl-NL"/>
        </w:rPr>
        <w:t xml:space="preserve">và </w:t>
      </w:r>
      <w:r w:rsidR="00D72759">
        <w:rPr>
          <w:rFonts w:eastAsia="Times New Roman" w:cs="Times New Roman"/>
          <w:szCs w:val="26"/>
          <w:lang w:val="nl-NL"/>
        </w:rPr>
        <w:t>...</w:t>
      </w:r>
      <w:r w:rsidRPr="000D1248">
        <w:rPr>
          <w:rFonts w:eastAsia="Times New Roman" w:cs="Times New Roman"/>
          <w:szCs w:val="26"/>
          <w:lang w:val="nl-NL"/>
        </w:rPr>
        <w:t xml:space="preserve"> ý kiến đồng ý với kế hoạch mở ngành ... trình độ đại học của Trường Đại học Kinh tế - Kỹ thuật Công nghiệp.</w:t>
      </w:r>
    </w:p>
    <w:p w14:paraId="4820CBF6" w14:textId="77777777" w:rsidR="00555C19" w:rsidRPr="000D1248" w:rsidRDefault="00555C19" w:rsidP="00555C19">
      <w:pPr>
        <w:widowControl w:val="0"/>
        <w:ind w:firstLine="720"/>
        <w:jc w:val="both"/>
        <w:rPr>
          <w:rFonts w:eastAsia="Times New Roman" w:cs="Times New Roman"/>
          <w:szCs w:val="26"/>
          <w:lang w:val="nl-NL"/>
        </w:rPr>
      </w:pPr>
      <w:r w:rsidRPr="000D1248">
        <w:rPr>
          <w:rFonts w:eastAsia="Times New Roman" w:cs="Times New Roman"/>
          <w:szCs w:val="26"/>
          <w:lang w:val="nl-NL"/>
        </w:rPr>
        <w:t>+ Kết quả khảo sát với các chuyên gia trong lĩnh vực ...</w:t>
      </w:r>
      <w:r w:rsidRPr="000D1248">
        <w:rPr>
          <w:rFonts w:cs="Times New Roman"/>
          <w:szCs w:val="26"/>
          <w:lang w:val="nl-NL"/>
        </w:rPr>
        <w:t xml:space="preserve"> </w:t>
      </w:r>
      <w:r w:rsidRPr="000D1248">
        <w:rPr>
          <w:rFonts w:eastAsia="Times New Roman" w:cs="Times New Roman"/>
          <w:szCs w:val="26"/>
          <w:lang w:val="nl-NL"/>
        </w:rPr>
        <w:t xml:space="preserve">và các GV của Trường Đại học Kinh tế Kỹ thuật Công nghiệp cho thấy ...% ý kiến đồng ý với quan điểm cần bổ sung nguồn nhân lực </w:t>
      </w:r>
      <w:r w:rsidRPr="000D1248">
        <w:rPr>
          <w:rFonts w:cs="Times New Roman"/>
          <w:szCs w:val="26"/>
          <w:lang w:val="nl-NL"/>
        </w:rPr>
        <w:t xml:space="preserve">chất lượng tốt cho ngành </w:t>
      </w:r>
      <w:r w:rsidRPr="000D1248">
        <w:rPr>
          <w:rFonts w:eastAsia="Times New Roman" w:cs="Times New Roman"/>
          <w:szCs w:val="26"/>
          <w:lang w:val="nl-NL"/>
        </w:rPr>
        <w:t>...</w:t>
      </w:r>
      <w:r w:rsidRPr="000D1248">
        <w:rPr>
          <w:rFonts w:cs="Times New Roman"/>
          <w:szCs w:val="26"/>
          <w:lang w:val="nl-NL"/>
        </w:rPr>
        <w:t xml:space="preserve"> </w:t>
      </w:r>
      <w:r w:rsidRPr="000D1248">
        <w:rPr>
          <w:rFonts w:eastAsia="Times New Roman" w:cs="Times New Roman"/>
          <w:szCs w:val="26"/>
          <w:lang w:val="nl-NL"/>
        </w:rPr>
        <w:t>cũng như ...% ý kiến đều đồng ý kế hoạch mở ngành ... trình độ đại học của Trường Đại học Kinh tế kỹ thuật Công nghiệp.</w:t>
      </w:r>
    </w:p>
    <w:p w14:paraId="2D3D73F6" w14:textId="77777777" w:rsidR="00555C19" w:rsidRPr="000D1248" w:rsidRDefault="00555C19" w:rsidP="00555C19">
      <w:pPr>
        <w:widowControl w:val="0"/>
        <w:ind w:firstLine="720"/>
        <w:jc w:val="both"/>
        <w:rPr>
          <w:rFonts w:eastAsia="Times New Roman" w:cs="Times New Roman"/>
          <w:szCs w:val="26"/>
          <w:lang w:val="nl-NL"/>
        </w:rPr>
      </w:pPr>
      <w:r w:rsidRPr="000D1248">
        <w:rPr>
          <w:rFonts w:eastAsia="Times New Roman" w:cs="Times New Roman"/>
          <w:szCs w:val="26"/>
          <w:lang w:val="nl-NL"/>
        </w:rPr>
        <w:t>+ Trả lời cho câu hỏi về việc bắt buộc thường xuyên nâng cao trình độ chuyên môn cho nhân lực ngành</w:t>
      </w:r>
      <w:r w:rsidRPr="000D1248">
        <w:rPr>
          <w:rFonts w:eastAsia="Times New Roman" w:cs="Times New Roman"/>
          <w:bCs/>
          <w:szCs w:val="26"/>
          <w:lang w:val="nl-NL"/>
        </w:rPr>
        <w:t xml:space="preserve"> ... </w:t>
      </w:r>
      <w:r w:rsidRPr="000D1248">
        <w:rPr>
          <w:rFonts w:eastAsia="Times New Roman" w:cs="Times New Roman"/>
          <w:szCs w:val="26"/>
          <w:lang w:val="nl-NL"/>
        </w:rPr>
        <w:t>tại doanh nghiệp/tổ chức cho thấy trong tổng số .... phiếu khảo sát thu về có ....% ý kiến cho rằng việc học tập nâng cao trình độ nhân lực ngành ... là rất quan trọng, ....% ý kiến cho rằng là quan trọng. Như vậy, có thể thấy các ý kiến đều cho rằng việc bắt buộc thường xuyên nâng cao trình độ chuyên môn cho nhân lực ngành</w:t>
      </w:r>
      <w:r w:rsidRPr="000D1248">
        <w:rPr>
          <w:rFonts w:eastAsia="Times New Roman" w:cs="Times New Roman"/>
          <w:bCs/>
          <w:szCs w:val="26"/>
          <w:lang w:val="nl-NL"/>
        </w:rPr>
        <w:t xml:space="preserve"> ...</w:t>
      </w:r>
      <w:r w:rsidRPr="000D1248">
        <w:rPr>
          <w:rFonts w:eastAsia="CIDFont+F1" w:cs="Times New Roman"/>
          <w:b/>
          <w:szCs w:val="26"/>
          <w:lang w:val="nl-NL"/>
        </w:rPr>
        <w:t xml:space="preserve"> </w:t>
      </w:r>
      <w:r w:rsidRPr="000D1248">
        <w:rPr>
          <w:rFonts w:eastAsia="Times New Roman" w:cs="Times New Roman"/>
          <w:szCs w:val="26"/>
          <w:lang w:val="nl-NL"/>
        </w:rPr>
        <w:t>là quan trọng.</w:t>
      </w:r>
    </w:p>
    <w:p w14:paraId="299664CF" w14:textId="77777777" w:rsidR="00555C19" w:rsidRPr="000D1248" w:rsidRDefault="00555C19" w:rsidP="00555C19">
      <w:pPr>
        <w:keepNext/>
        <w:ind w:firstLine="720"/>
        <w:jc w:val="both"/>
        <w:outlineLvl w:val="0"/>
        <w:rPr>
          <w:rFonts w:eastAsia="Times New Roman" w:cs="Times New Roman"/>
          <w:b/>
          <w:bCs/>
          <w:kern w:val="32"/>
          <w:szCs w:val="26"/>
          <w:lang w:val="nl-NL"/>
        </w:rPr>
      </w:pPr>
      <w:bookmarkStart w:id="6" w:name="_Toc128320172"/>
      <w:r w:rsidRPr="000D1248">
        <w:rPr>
          <w:rFonts w:eastAsia="Times New Roman" w:cs="Times New Roman"/>
          <w:b/>
          <w:bCs/>
          <w:kern w:val="32"/>
          <w:szCs w:val="26"/>
          <w:lang w:val="nl-NL"/>
        </w:rPr>
        <w:t>2. Về năng lực của cơ sở đào tạo</w:t>
      </w:r>
      <w:bookmarkEnd w:id="6"/>
    </w:p>
    <w:p w14:paraId="09A614C5" w14:textId="77777777" w:rsidR="00555C19" w:rsidRPr="000D1248" w:rsidRDefault="00555C19" w:rsidP="00555C19">
      <w:pPr>
        <w:keepNext/>
        <w:jc w:val="both"/>
        <w:outlineLvl w:val="1"/>
        <w:rPr>
          <w:rFonts w:eastAsia="SimSun" w:cs="Times New Roman"/>
          <w:b/>
          <w:bCs/>
          <w:iCs/>
          <w:szCs w:val="26"/>
          <w:lang w:val="nl-NL"/>
        </w:rPr>
      </w:pPr>
      <w:bookmarkStart w:id="7" w:name="_Toc128320173"/>
      <w:r w:rsidRPr="000D1248">
        <w:rPr>
          <w:rFonts w:eastAsia="SimSun" w:cs="Times New Roman"/>
          <w:b/>
          <w:bCs/>
          <w:iCs/>
          <w:szCs w:val="26"/>
          <w:lang w:val="nl-NL"/>
        </w:rPr>
        <w:t xml:space="preserve">   </w:t>
      </w:r>
      <w:r w:rsidRPr="000D1248">
        <w:rPr>
          <w:rFonts w:eastAsia="SimSun" w:cs="Times New Roman"/>
          <w:b/>
          <w:bCs/>
          <w:iCs/>
          <w:szCs w:val="26"/>
          <w:lang w:val="nl-NL"/>
        </w:rPr>
        <w:tab/>
        <w:t>2.1. Đội ngũ giảng viên, cán bộ khoa học cơ hữu</w:t>
      </w:r>
      <w:bookmarkEnd w:id="7"/>
    </w:p>
    <w:p w14:paraId="43778C8D" w14:textId="77777777" w:rsidR="00555C19" w:rsidRPr="00F009A5" w:rsidRDefault="00555C19" w:rsidP="00555C19">
      <w:pPr>
        <w:ind w:firstLine="720"/>
        <w:jc w:val="both"/>
        <w:rPr>
          <w:rFonts w:cs="Times New Roman"/>
          <w:szCs w:val="26"/>
        </w:rPr>
      </w:pPr>
      <w:r w:rsidRPr="000D1248">
        <w:rPr>
          <w:rFonts w:cs="Times New Roman"/>
          <w:szCs w:val="26"/>
        </w:rPr>
        <w:t xml:space="preserve">Đội ngũ GV làm việc của Khoa ... là … GV trong đó có …. GV trong biên chế trực tiếp giảng dạy và …..GV toàn thời gian </w:t>
      </w:r>
      <w:r w:rsidRPr="00F009A5">
        <w:rPr>
          <w:rFonts w:cs="Times New Roman"/>
          <w:szCs w:val="26"/>
        </w:rPr>
        <w:t xml:space="preserve">(….). 100% GV đều đạt trình độ từ thạc sĩ trở lên trong đó số GV đạt trình độ Tiến sĩ là …. GV (chiếm ….%), thạc sĩ là …GV (chiếm …%). </w:t>
      </w:r>
    </w:p>
    <w:p w14:paraId="5C57E5E5" w14:textId="74924E2C" w:rsidR="00555C19" w:rsidRPr="00F009A5" w:rsidRDefault="00555C19" w:rsidP="00555C19">
      <w:pPr>
        <w:jc w:val="both"/>
        <w:rPr>
          <w:rFonts w:eastAsia="Times New Roman" w:cs="Times New Roman"/>
          <w:iCs/>
          <w:szCs w:val="26"/>
        </w:rPr>
      </w:pPr>
      <w:r w:rsidRPr="00F009A5">
        <w:rPr>
          <w:rFonts w:eastAsia="Times New Roman" w:cs="Times New Roman"/>
          <w:i/>
          <w:szCs w:val="26"/>
          <w:lang w:val="vi-VN"/>
        </w:rPr>
        <w:tab/>
      </w:r>
      <w:r w:rsidRPr="00F009A5">
        <w:rPr>
          <w:rFonts w:eastAsia="Times New Roman" w:cs="Times New Roman"/>
          <w:iCs/>
          <w:szCs w:val="26"/>
        </w:rPr>
        <w:t>Danh sách giảng viên cơ hữu có chuyên môn phù hợp chủ trì mở ngành và giảng dạy chương trình ... gồm 05 GV có trình độ tiến sĩ của các khối kiến thức trong chương trình đào tạo.</w:t>
      </w:r>
      <w:r w:rsidR="00D72759" w:rsidRPr="00F009A5">
        <w:rPr>
          <w:rFonts w:eastAsia="Times New Roman" w:cs="Times New Roman"/>
          <w:iCs/>
          <w:szCs w:val="26"/>
        </w:rPr>
        <w:t xml:space="preserve"> Tổng số giảng viên cơ hữu có thể tham gia</w:t>
      </w:r>
      <w:r w:rsidR="00D72759" w:rsidRPr="00F009A5">
        <w:rPr>
          <w:color w:val="000000"/>
          <w:szCs w:val="26"/>
          <w:lang w:val="vi-VN"/>
        </w:rPr>
        <w:t xml:space="preserve"> giảng dạy ở mỗi thành phần trong chương trình đào tạo</w:t>
      </w:r>
      <w:r w:rsidR="00D72759" w:rsidRPr="00F009A5">
        <w:rPr>
          <w:color w:val="000000"/>
          <w:szCs w:val="26"/>
        </w:rPr>
        <w:t xml:space="preserve"> là… đảm nhận …% (</w:t>
      </w:r>
      <w:r w:rsidR="00D72759" w:rsidRPr="00CF4687">
        <w:rPr>
          <w:i/>
          <w:iCs/>
          <w:color w:val="000000"/>
          <w:szCs w:val="26"/>
        </w:rPr>
        <w:t>yêu cầu từ 70% trở lên</w:t>
      </w:r>
      <w:r w:rsidR="00D72759" w:rsidRPr="00F009A5">
        <w:rPr>
          <w:color w:val="000000"/>
          <w:szCs w:val="26"/>
        </w:rPr>
        <w:t>) chương trình đào tạo.</w:t>
      </w:r>
    </w:p>
    <w:p w14:paraId="331B78E1" w14:textId="77777777" w:rsidR="00555C19" w:rsidRPr="00F009A5" w:rsidRDefault="00555C19" w:rsidP="00555C19">
      <w:pPr>
        <w:keepNext/>
        <w:ind w:firstLine="720"/>
        <w:jc w:val="both"/>
        <w:outlineLvl w:val="1"/>
        <w:rPr>
          <w:rFonts w:eastAsia="SimSun" w:cs="Times New Roman"/>
          <w:b/>
          <w:bCs/>
          <w:iCs/>
          <w:szCs w:val="26"/>
        </w:rPr>
      </w:pPr>
      <w:bookmarkStart w:id="8" w:name="_Toc128320174"/>
      <w:r w:rsidRPr="00F009A5">
        <w:rPr>
          <w:rFonts w:eastAsia="SimSun" w:cs="Times New Roman"/>
          <w:b/>
          <w:bCs/>
          <w:iCs/>
          <w:szCs w:val="26"/>
        </w:rPr>
        <w:t>2.2. Cơ sở vật chất để mở ngành đào tạo</w:t>
      </w:r>
      <w:bookmarkEnd w:id="8"/>
    </w:p>
    <w:p w14:paraId="3FF91ECA" w14:textId="77777777" w:rsidR="00555C19" w:rsidRPr="00F009A5" w:rsidRDefault="00555C19" w:rsidP="00555C19">
      <w:pPr>
        <w:ind w:firstLine="720"/>
        <w:jc w:val="left"/>
        <w:rPr>
          <w:rFonts w:eastAsia="Times New Roman" w:cs="Times New Roman"/>
          <w:i/>
          <w:szCs w:val="26"/>
        </w:rPr>
      </w:pPr>
      <w:r w:rsidRPr="00F009A5">
        <w:rPr>
          <w:rFonts w:eastAsia="Times New Roman" w:cs="Times New Roman"/>
          <w:i/>
          <w:szCs w:val="26"/>
        </w:rPr>
        <w:t>2.2.1. Cơ sở vật chất, trang thiết bị phục vụ thực hiện chương trình đào tạo thuộc ngành đào tạo trình độ đại học</w:t>
      </w:r>
    </w:p>
    <w:p w14:paraId="531EF70F" w14:textId="77777777" w:rsidR="00555C19" w:rsidRPr="000D1248" w:rsidRDefault="00555C19" w:rsidP="00555C19">
      <w:pPr>
        <w:ind w:firstLine="720"/>
        <w:jc w:val="both"/>
        <w:rPr>
          <w:rFonts w:cs="Times New Roman"/>
          <w:szCs w:val="26"/>
          <w:lang w:val="nl-NL"/>
        </w:rPr>
      </w:pPr>
      <w:r w:rsidRPr="00F009A5">
        <w:rPr>
          <w:rFonts w:cs="Times New Roman"/>
          <w:szCs w:val="26"/>
          <w:lang w:val="nl-NL"/>
        </w:rPr>
        <w:t>Cơ sở vật chất của Nhà trường và Khoa ... luôn</w:t>
      </w:r>
      <w:r w:rsidRPr="000D1248">
        <w:rPr>
          <w:rFonts w:cs="Times New Roman"/>
          <w:szCs w:val="26"/>
          <w:lang w:val="nl-NL"/>
        </w:rPr>
        <w:t xml:space="preserve"> đảm bảo các điều kiện về cơ sở vật chất và trang thiết bị học tập để triển khai các hoạt động đào tạo, NCKH nhằm đạt được mục tiêu và nhiệm vụ đề ra trong đó có hệ thống phòng làm việc, phòng học và các phòng chức năng được trang bị các thiết bị phù hợp để hỗ trợ các hoạt động đào tạo và nghiên cứu. Ngoài ra, thư viện và các nguồn học liệu, phòng đọc cũng có sự kết nối để phục vụ hiệu quả và được cập nhật để hỗ trợ các hoạt động nghiên cứu và đào tạo. Nhà trường cũng đảm bảo đủ phòng thí nghiệm, thực hành, trang bị đầy đủ các thiết bị và được cập nhật để hỗ trợ hiệu quả các hoạt động đào tạo </w:t>
      </w:r>
      <w:r w:rsidRPr="000D1248">
        <w:rPr>
          <w:rFonts w:cs="Times New Roman"/>
          <w:szCs w:val="26"/>
          <w:lang w:val="nl-NL"/>
        </w:rPr>
        <w:lastRenderedPageBreak/>
        <w:t>và nghiên cứu. Bên cạnh đó, hệ thống thông tin thường xuyên được đầu tư nâng cấp hiện đại cũng hỗ trợ tích cực cho các hoạt động đào tạo và nghiên cứu. Nhà trường cũng có các quy định về tiêu chuẩn môi trường, sức khỏe và an toàn được triển khai thực hiện.</w:t>
      </w:r>
    </w:p>
    <w:p w14:paraId="65F8E5D2" w14:textId="77777777" w:rsidR="00555C19" w:rsidRPr="000D1248" w:rsidRDefault="00555C19" w:rsidP="00555C19">
      <w:pPr>
        <w:ind w:firstLine="720"/>
        <w:jc w:val="left"/>
        <w:rPr>
          <w:rFonts w:eastAsia="Times New Roman" w:cs="Times New Roman"/>
          <w:i/>
          <w:szCs w:val="26"/>
          <w:lang w:val="nl-NL"/>
        </w:rPr>
      </w:pPr>
      <w:r w:rsidRPr="000D1248">
        <w:rPr>
          <w:rFonts w:eastAsia="Times New Roman" w:cs="Times New Roman"/>
          <w:i/>
          <w:szCs w:val="26"/>
          <w:lang w:val="nl-NL"/>
        </w:rPr>
        <w:t>2.2.2. Trung tâm nghiên cứu, phòng thí nghiệm, thực nghiệm, cơ sở thực hành, thực tập, luyện tập của ngành đào tạo</w:t>
      </w:r>
    </w:p>
    <w:p w14:paraId="18958E4C" w14:textId="77777777" w:rsidR="00555C19" w:rsidRPr="000D1248" w:rsidRDefault="00555C19" w:rsidP="00555C19">
      <w:pPr>
        <w:jc w:val="both"/>
        <w:rPr>
          <w:rFonts w:eastAsia="Times New Roman" w:cs="Times New Roman"/>
          <w:i/>
          <w:szCs w:val="26"/>
          <w:lang w:val="nl-NL"/>
        </w:rPr>
      </w:pPr>
      <w:r w:rsidRPr="000D1248">
        <w:rPr>
          <w:rFonts w:cs="Times New Roman"/>
          <w:szCs w:val="26"/>
          <w:lang w:val="nl-NL"/>
        </w:rPr>
        <w:t xml:space="preserve">       Khoa ... trang bị .... phòng thực hành ... .với trang bị đầy đủ máy tính, tài liệu, phần mềm.... ...,vv...để phục vụ cho nhu cầu học tập và giảng dạy.</w:t>
      </w:r>
    </w:p>
    <w:p w14:paraId="3C80A764" w14:textId="77777777" w:rsidR="00555C19" w:rsidRPr="000D1248" w:rsidRDefault="00555C19" w:rsidP="00555C19">
      <w:pPr>
        <w:keepNext/>
        <w:ind w:firstLine="720"/>
        <w:jc w:val="both"/>
        <w:outlineLvl w:val="1"/>
        <w:rPr>
          <w:rFonts w:eastAsia="Times New Roman" w:cs="Times New Roman"/>
          <w:i/>
          <w:szCs w:val="26"/>
          <w:lang w:val="nl-NL"/>
        </w:rPr>
      </w:pPr>
      <w:r w:rsidRPr="000D1248">
        <w:rPr>
          <w:rFonts w:eastAsia="Times New Roman" w:cs="Times New Roman"/>
          <w:i/>
          <w:szCs w:val="26"/>
          <w:lang w:val="nl-NL"/>
        </w:rPr>
        <w:t>2.2.3. Thư viện, giáo trình, sách, tài liệu học tập, tài liệu tham khảo liên quan ngành mở mới</w:t>
      </w:r>
    </w:p>
    <w:p w14:paraId="2EA2807F" w14:textId="77777777" w:rsidR="00555C19" w:rsidRPr="000D1248" w:rsidRDefault="00555C19" w:rsidP="00555C19">
      <w:pPr>
        <w:pBdr>
          <w:top w:val="nil"/>
          <w:left w:val="nil"/>
          <w:bottom w:val="nil"/>
          <w:right w:val="nil"/>
          <w:between w:val="nil"/>
        </w:pBdr>
        <w:jc w:val="both"/>
        <w:rPr>
          <w:rFonts w:eastAsia="Times New Roman" w:cs="Times New Roman"/>
          <w:i/>
          <w:szCs w:val="26"/>
          <w:lang w:val="nl-NL"/>
        </w:rPr>
      </w:pPr>
      <w:r w:rsidRPr="000D1248">
        <w:rPr>
          <w:rFonts w:eastAsia="Times New Roman" w:cs="Times New Roman"/>
          <w:i/>
          <w:szCs w:val="26"/>
          <w:lang w:val="nl-NL"/>
        </w:rPr>
        <w:tab/>
        <w:t>a) Thư viện</w:t>
      </w:r>
    </w:p>
    <w:p w14:paraId="2B284175" w14:textId="77777777" w:rsidR="00555C19" w:rsidRPr="000D1248" w:rsidRDefault="00555C19" w:rsidP="00555C19">
      <w:pPr>
        <w:widowControl w:val="0"/>
        <w:ind w:firstLine="700"/>
        <w:jc w:val="both"/>
        <w:rPr>
          <w:rFonts w:eastAsia="Calibri" w:cs="Times New Roman"/>
          <w:szCs w:val="26"/>
          <w:lang w:val="nl-NL"/>
        </w:rPr>
      </w:pPr>
      <w:r w:rsidRPr="000D1248">
        <w:rPr>
          <w:rFonts w:eastAsia="Calibri" w:cs="Times New Roman"/>
          <w:szCs w:val="26"/>
          <w:lang w:val="nl-NL"/>
        </w:rPr>
        <w:t>Thư viện Nhà trường được bố trí ở cả 3 địa điểm Minh Khai, Lĩnh Nam và Nam Định với tổng diện tích 2.311 m</w:t>
      </w:r>
      <w:r w:rsidRPr="000D1248">
        <w:rPr>
          <w:rFonts w:eastAsia="Calibri" w:cs="Times New Roman"/>
          <w:szCs w:val="26"/>
          <w:vertAlign w:val="superscript"/>
          <w:lang w:val="nl-NL"/>
        </w:rPr>
        <w:t>2</w:t>
      </w:r>
      <w:r w:rsidRPr="000D1248">
        <w:rPr>
          <w:rFonts w:eastAsia="Calibri" w:cs="Times New Roman"/>
          <w:szCs w:val="26"/>
          <w:lang w:val="nl-NL"/>
        </w:rPr>
        <w:t>, trong đó diện tích phòng đọc: 988m</w:t>
      </w:r>
      <w:r w:rsidRPr="000D1248">
        <w:rPr>
          <w:rFonts w:eastAsia="Calibri" w:cs="Times New Roman"/>
          <w:szCs w:val="26"/>
          <w:vertAlign w:val="superscript"/>
          <w:lang w:val="nl-NL"/>
        </w:rPr>
        <w:t>2</w:t>
      </w:r>
      <w:r w:rsidRPr="000D1248">
        <w:rPr>
          <w:rFonts w:eastAsia="Calibri" w:cs="Times New Roman"/>
          <w:szCs w:val="26"/>
          <w:lang w:val="nl-NL"/>
        </w:rPr>
        <w:t>, với 400 chỗ ngồi; có hệ thống wifi sử dụng miễn phí; có 10 máy tính hỗ trợ tra cứu tài liệu và thông tin; có phần mềm quản lý thư viện Kipos để theo dõi các dữ liệu tạo thuận lợi cho người dùng khai thác, sử dụng tài liệu một cách thuận lợi nhất.</w:t>
      </w:r>
    </w:p>
    <w:p w14:paraId="4263FD9F" w14:textId="77777777" w:rsidR="00555C19" w:rsidRDefault="00555C19" w:rsidP="00555C19">
      <w:pPr>
        <w:widowControl w:val="0"/>
        <w:ind w:firstLine="700"/>
        <w:jc w:val="both"/>
        <w:rPr>
          <w:rFonts w:eastAsia="Calibri" w:cs="Times New Roman"/>
          <w:szCs w:val="26"/>
          <w:u w:val="single"/>
        </w:rPr>
      </w:pPr>
      <w:r w:rsidRPr="000D1248">
        <w:rPr>
          <w:rFonts w:eastAsia="Calibri" w:cs="Times New Roman"/>
          <w:szCs w:val="26"/>
        </w:rPr>
        <w:t xml:space="preserve">Hiện tại, Thư viện đang có số lượng tài liệu in là: 8.295 đầu tương đương với 49.349 bản và tài liệu số là: 2.823 bản, trong đó tài liệu phục vụ cho ngành ... với số lượng tài liệu in là: </w:t>
      </w:r>
      <w:r w:rsidRPr="000D1248">
        <w:rPr>
          <w:rFonts w:eastAsia="Calibri" w:cs="Times New Roman"/>
          <w:bCs/>
          <w:szCs w:val="26"/>
          <w:shd w:val="clear" w:color="auto" w:fill="FFFFFF"/>
        </w:rPr>
        <w:t>774</w:t>
      </w:r>
      <w:r w:rsidRPr="000D1248">
        <w:rPr>
          <w:rFonts w:eastAsia="Calibri" w:cs="Times New Roman"/>
          <w:szCs w:val="26"/>
        </w:rPr>
        <w:t xml:space="preserve"> đầu tương ứng </w:t>
      </w:r>
      <w:r w:rsidRPr="000D1248">
        <w:rPr>
          <w:rFonts w:eastAsia="Calibri" w:cs="Times New Roman"/>
          <w:bCs/>
          <w:szCs w:val="26"/>
          <w:shd w:val="clear" w:color="auto" w:fill="FFFFFF"/>
        </w:rPr>
        <w:t>5.529</w:t>
      </w:r>
      <w:r w:rsidRPr="000D1248">
        <w:rPr>
          <w:rFonts w:eastAsia="Calibri" w:cs="Times New Roman"/>
          <w:szCs w:val="26"/>
        </w:rPr>
        <w:t xml:space="preserve"> bản và tài liệu số là: </w:t>
      </w:r>
      <w:r w:rsidRPr="000D1248">
        <w:rPr>
          <w:rFonts w:eastAsia="Times New Roman" w:cs="Times New Roman"/>
          <w:szCs w:val="26"/>
        </w:rPr>
        <w:t>420</w:t>
      </w:r>
      <w:r w:rsidRPr="000D1248">
        <w:rPr>
          <w:rFonts w:eastAsia="Calibri" w:cs="Times New Roman"/>
          <w:szCs w:val="26"/>
        </w:rPr>
        <w:t xml:space="preserve"> bản bằng tiếng Việt và tiếng Anh được khai thác và sử dụng trên website thư viện có tên miền là: </w:t>
      </w:r>
      <w:hyperlink r:id="rId13" w:history="1">
        <w:r w:rsidRPr="000D1248">
          <w:rPr>
            <w:rFonts w:eastAsia="Calibri" w:cs="Times New Roman"/>
            <w:szCs w:val="26"/>
            <w:u w:val="single"/>
          </w:rPr>
          <w:t>https://lib.uneti.edu.vn</w:t>
        </w:r>
      </w:hyperlink>
    </w:p>
    <w:p w14:paraId="67C785A9" w14:textId="1572DA79" w:rsidR="00512208" w:rsidRPr="00512208" w:rsidRDefault="00512208" w:rsidP="00512208">
      <w:pPr>
        <w:widowControl w:val="0"/>
        <w:ind w:firstLine="700"/>
        <w:jc w:val="both"/>
        <w:rPr>
          <w:rFonts w:eastAsia="Calibri" w:cs="Times New Roman"/>
          <w:szCs w:val="26"/>
        </w:rPr>
      </w:pPr>
      <w:r w:rsidRPr="00030300">
        <w:rPr>
          <w:rFonts w:eastAsia="Calibri" w:cs="Times New Roman"/>
          <w:szCs w:val="26"/>
        </w:rPr>
        <w:t xml:space="preserve">Trong đó, số </w:t>
      </w:r>
      <w:r>
        <w:rPr>
          <w:rFonts w:eastAsia="Calibri" w:cs="Times New Roman"/>
          <w:szCs w:val="26"/>
        </w:rPr>
        <w:t>tài liệu phụ</w:t>
      </w:r>
      <w:r w:rsidR="00653F96">
        <w:rPr>
          <w:rFonts w:eastAsia="Calibri" w:cs="Times New Roman"/>
          <w:szCs w:val="26"/>
        </w:rPr>
        <w:t>c</w:t>
      </w:r>
      <w:r>
        <w:rPr>
          <w:rFonts w:eastAsia="Calibri" w:cs="Times New Roman"/>
          <w:szCs w:val="26"/>
        </w:rPr>
        <w:t xml:space="preserve"> vụ cho ngành dự kiến mở là: …</w:t>
      </w:r>
    </w:p>
    <w:p w14:paraId="1105879E" w14:textId="77777777" w:rsidR="00555C19" w:rsidRPr="000D1248" w:rsidRDefault="00555C19" w:rsidP="00555C19">
      <w:pPr>
        <w:widowControl w:val="0"/>
        <w:ind w:firstLine="700"/>
        <w:jc w:val="both"/>
        <w:rPr>
          <w:rFonts w:eastAsia="Calibri" w:cs="Times New Roman"/>
          <w:szCs w:val="26"/>
        </w:rPr>
      </w:pPr>
      <w:r w:rsidRPr="000D1248">
        <w:rPr>
          <w:rFonts w:eastAsia="Calibri" w:cs="Times New Roman"/>
          <w:szCs w:val="26"/>
        </w:rPr>
        <w:t xml:space="preserve">Bên cạnh đó, </w:t>
      </w:r>
      <w:r w:rsidRPr="000D1248">
        <w:rPr>
          <w:rFonts w:eastAsia="Calibri" w:cs="Times New Roman"/>
          <w:szCs w:val="26"/>
          <w:lang w:val="da-DK"/>
        </w:rPr>
        <w:t xml:space="preserve">Trường đã </w:t>
      </w:r>
      <w:r w:rsidRPr="000D1248">
        <w:rPr>
          <w:rFonts w:eastAsia="Calibri" w:cs="Times New Roman"/>
          <w:szCs w:val="26"/>
        </w:rPr>
        <w:t xml:space="preserve">ký kết thỏa thuận hợp tác khai thác tài liệu số nội sinh của Trường Đại học Bách Khoa Hà Nội; Đại học Quốc gia Hà Nội và 05 CSDL điện tử trực tuyến quốc tế đó là: </w:t>
      </w:r>
      <w:r w:rsidRPr="000D1248">
        <w:rPr>
          <w:rFonts w:eastAsia="Calibri" w:cs="Times New Roman"/>
          <w:szCs w:val="26"/>
          <w:lang w:val="da-DK"/>
        </w:rPr>
        <w:t>Springer Ebooks, IG Publishing Ebooks, Elservier Ebooks, Sage Journal, Emerald Insight</w:t>
      </w:r>
      <w:r w:rsidRPr="000D1248">
        <w:rPr>
          <w:rFonts w:eastAsia="Calibri" w:cs="Times New Roman"/>
          <w:szCs w:val="26"/>
        </w:rPr>
        <w:t xml:space="preserve"> giúp đa dạng hóa nguồn tài nguyên thông tin của thư viện đáp ứng nhu cầu tài liệu của bạn đọc phục vụ công tác giảng dạy, học tập và nghiên cứu. </w:t>
      </w:r>
    </w:p>
    <w:p w14:paraId="1C307D7C" w14:textId="77777777" w:rsidR="00555C19" w:rsidRPr="000D1248" w:rsidRDefault="00555C19" w:rsidP="00555C19">
      <w:pPr>
        <w:widowControl w:val="0"/>
        <w:pBdr>
          <w:top w:val="nil"/>
          <w:left w:val="nil"/>
          <w:bottom w:val="nil"/>
          <w:right w:val="nil"/>
          <w:between w:val="nil"/>
        </w:pBdr>
        <w:jc w:val="both"/>
        <w:rPr>
          <w:rFonts w:eastAsia="Times New Roman" w:cs="Times New Roman"/>
          <w:i/>
          <w:szCs w:val="26"/>
        </w:rPr>
      </w:pPr>
      <w:r w:rsidRPr="000D1248">
        <w:rPr>
          <w:rFonts w:eastAsia="Times New Roman" w:cs="Times New Roman"/>
          <w:i/>
          <w:szCs w:val="26"/>
        </w:rPr>
        <w:tab/>
        <w:t>b) Sách, giáo trình, TLHT</w:t>
      </w:r>
    </w:p>
    <w:p w14:paraId="0B4AC3A9" w14:textId="77777777" w:rsidR="00555C19" w:rsidRDefault="00555C19" w:rsidP="00555C19">
      <w:pPr>
        <w:ind w:firstLine="720"/>
        <w:jc w:val="both"/>
        <w:rPr>
          <w:rFonts w:eastAsia="SimSun" w:cs="Times New Roman"/>
          <w:szCs w:val="26"/>
        </w:rPr>
      </w:pPr>
      <w:r w:rsidRPr="000D1248">
        <w:rPr>
          <w:rFonts w:eastAsia="SimSun" w:cs="Times New Roman"/>
          <w:szCs w:val="26"/>
        </w:rPr>
        <w:t xml:space="preserve">Tài liệu phục vụ cho ngành ... với số lượng tài liệu in là: </w:t>
      </w:r>
      <w:r w:rsidRPr="000D1248">
        <w:rPr>
          <w:rFonts w:eastAsia="SimSun" w:cs="Times New Roman"/>
          <w:bCs/>
          <w:szCs w:val="26"/>
          <w:shd w:val="clear" w:color="auto" w:fill="FFFFFF"/>
        </w:rPr>
        <w:t>....</w:t>
      </w:r>
      <w:r w:rsidRPr="000D1248">
        <w:rPr>
          <w:rFonts w:eastAsia="SimSun" w:cs="Times New Roman"/>
          <w:szCs w:val="26"/>
        </w:rPr>
        <w:t xml:space="preserve"> đầu tương ứng </w:t>
      </w:r>
      <w:r w:rsidRPr="000D1248">
        <w:rPr>
          <w:rFonts w:eastAsia="SimSun" w:cs="Times New Roman"/>
          <w:bCs/>
          <w:szCs w:val="26"/>
          <w:shd w:val="clear" w:color="auto" w:fill="FFFFFF"/>
        </w:rPr>
        <w:t>.....</w:t>
      </w:r>
      <w:r w:rsidRPr="000D1248">
        <w:rPr>
          <w:rFonts w:eastAsia="SimSun" w:cs="Times New Roman"/>
          <w:szCs w:val="26"/>
        </w:rPr>
        <w:t xml:space="preserve"> bản và tài liệu số là: </w:t>
      </w:r>
      <w:r w:rsidRPr="000D1248">
        <w:rPr>
          <w:rFonts w:eastAsia="Times New Roman" w:cs="Times New Roman"/>
          <w:szCs w:val="26"/>
        </w:rPr>
        <w:t>.....</w:t>
      </w:r>
      <w:r w:rsidRPr="000D1248">
        <w:rPr>
          <w:rFonts w:eastAsia="SimSun" w:cs="Times New Roman"/>
          <w:szCs w:val="26"/>
        </w:rPr>
        <w:t>bản bằng tiếng Việt và tiếng Anh được khai thác</w:t>
      </w:r>
    </w:p>
    <w:p w14:paraId="0BE2B51C" w14:textId="76F09602" w:rsidR="00653F96" w:rsidRPr="000D1248" w:rsidRDefault="00653F96" w:rsidP="00653F96">
      <w:pPr>
        <w:widowControl w:val="0"/>
        <w:ind w:firstLine="700"/>
        <w:jc w:val="both"/>
        <w:rPr>
          <w:rFonts w:eastAsia="Times New Roman" w:cs="Times New Roman"/>
          <w:i/>
          <w:szCs w:val="26"/>
        </w:rPr>
      </w:pPr>
      <w:r w:rsidRPr="00030300">
        <w:rPr>
          <w:rFonts w:eastAsia="Calibri" w:cs="Times New Roman"/>
          <w:szCs w:val="26"/>
        </w:rPr>
        <w:t xml:space="preserve">Trong đó, số </w:t>
      </w:r>
      <w:r>
        <w:rPr>
          <w:rFonts w:eastAsia="Calibri" w:cs="Times New Roman"/>
          <w:szCs w:val="26"/>
        </w:rPr>
        <w:t>sách, giáo trình, TLHT phục vụ cho ngành dự kiến mở là: …</w:t>
      </w:r>
    </w:p>
    <w:p w14:paraId="4E40D40E" w14:textId="77777777" w:rsidR="00555C19" w:rsidRPr="000D1248" w:rsidRDefault="00555C19" w:rsidP="00555C19">
      <w:pPr>
        <w:keepNext/>
        <w:ind w:firstLine="720"/>
        <w:jc w:val="both"/>
        <w:outlineLvl w:val="1"/>
        <w:rPr>
          <w:rFonts w:eastAsia="SimSun" w:cs="Times New Roman"/>
          <w:b/>
          <w:bCs/>
          <w:iCs/>
          <w:szCs w:val="26"/>
        </w:rPr>
      </w:pPr>
      <w:r w:rsidRPr="000D1248">
        <w:rPr>
          <w:rFonts w:eastAsia="SimSun" w:cs="Times New Roman"/>
          <w:b/>
          <w:bCs/>
          <w:iCs/>
          <w:szCs w:val="26"/>
        </w:rPr>
        <w:t>2.3. Hoạt động nghiên cứu khoa học</w:t>
      </w:r>
    </w:p>
    <w:p w14:paraId="2813F6A1" w14:textId="77777777" w:rsidR="00555C19" w:rsidRPr="000D1248" w:rsidRDefault="00555C19" w:rsidP="00555C19">
      <w:pPr>
        <w:ind w:firstLine="720"/>
        <w:jc w:val="left"/>
        <w:rPr>
          <w:rFonts w:cs="Times New Roman"/>
          <w:szCs w:val="26"/>
          <w:lang w:val="nl-NL"/>
        </w:rPr>
      </w:pPr>
      <w:r w:rsidRPr="000D1248">
        <w:rPr>
          <w:rFonts w:eastAsia="Times New Roman" w:cs="Times New Roman"/>
          <w:szCs w:val="26"/>
        </w:rPr>
        <w:t xml:space="preserve">Hoạt động nghiên cứu khoa học của Khoa ... luôn được chú trọng. </w:t>
      </w:r>
      <w:r w:rsidRPr="000D1248">
        <w:rPr>
          <w:rFonts w:cs="Times New Roman"/>
          <w:szCs w:val="26"/>
          <w:lang w:val="nl-NL"/>
        </w:rPr>
        <w:t>Trong những năm qua đội ngũ cán bộ giảng viên của Khoa đã có nhiều thành tích đáng ghi nhận. Các GV đã tham gia nhiều công trình nghiên cứu khoa học cấp cao như cấp Nhà nước, cấp Bộ, cấp Sở và các đề tài NCKH trọng điểm. Mỗi năm số đề tài nghiên cứu cấp cơ sở của Khoa là ......đề tài/1 năm. Bên cạnh đó, các GV trong khoa cũng tích cực trong việc biên soạn các tài liệu học tập phục vụ giảng dạy cũng như đã công bố nhiều công trình khoa học trên các tạp chí khoa học có uy tín ở trong và ngoài nước, cụ thể:</w:t>
      </w:r>
    </w:p>
    <w:p w14:paraId="20E9344A" w14:textId="77777777" w:rsidR="00555C19" w:rsidRPr="000D1248" w:rsidRDefault="00555C19" w:rsidP="00555C19">
      <w:pPr>
        <w:widowControl w:val="0"/>
        <w:numPr>
          <w:ilvl w:val="0"/>
          <w:numId w:val="6"/>
        </w:numPr>
        <w:spacing w:before="120" w:after="120" w:line="360" w:lineRule="exact"/>
        <w:jc w:val="left"/>
        <w:rPr>
          <w:rFonts w:eastAsia="Calibri" w:cs="Times New Roman"/>
          <w:szCs w:val="26"/>
          <w:lang w:val="nl-NL"/>
        </w:rPr>
      </w:pPr>
      <w:r w:rsidRPr="000D1248">
        <w:rPr>
          <w:rFonts w:eastAsia="Calibri" w:cs="Times New Roman"/>
          <w:szCs w:val="26"/>
          <w:lang w:val="nl-NL"/>
        </w:rPr>
        <w:t>Đề tài nghiên cứu khoa học cấp bộ:.... đề tài</w:t>
      </w:r>
    </w:p>
    <w:p w14:paraId="2D87BE65" w14:textId="77777777" w:rsidR="00555C19" w:rsidRPr="000D1248" w:rsidRDefault="00555C19" w:rsidP="00555C19">
      <w:pPr>
        <w:widowControl w:val="0"/>
        <w:numPr>
          <w:ilvl w:val="0"/>
          <w:numId w:val="6"/>
        </w:numPr>
        <w:spacing w:before="120" w:after="120" w:line="360" w:lineRule="exact"/>
        <w:jc w:val="left"/>
        <w:rPr>
          <w:rFonts w:eastAsia="Calibri" w:cs="Times New Roman"/>
          <w:szCs w:val="26"/>
          <w:lang w:val="nl-NL"/>
        </w:rPr>
      </w:pPr>
      <w:r w:rsidRPr="000D1248">
        <w:rPr>
          <w:rFonts w:eastAsia="Calibri" w:cs="Times New Roman"/>
          <w:szCs w:val="26"/>
          <w:lang w:val="nl-NL"/>
        </w:rPr>
        <w:lastRenderedPageBreak/>
        <w:t>Đề tài nghiên cứu khoa học cấp cơ sở: .... đề tài</w:t>
      </w:r>
    </w:p>
    <w:p w14:paraId="4B9FF56B" w14:textId="77777777" w:rsidR="00555C19" w:rsidRPr="000D1248" w:rsidRDefault="00555C19" w:rsidP="00555C19">
      <w:pPr>
        <w:widowControl w:val="0"/>
        <w:numPr>
          <w:ilvl w:val="0"/>
          <w:numId w:val="6"/>
        </w:numPr>
        <w:spacing w:before="120" w:after="120" w:line="360" w:lineRule="exact"/>
        <w:jc w:val="left"/>
        <w:rPr>
          <w:rFonts w:eastAsia="Calibri" w:cs="Times New Roman"/>
          <w:szCs w:val="26"/>
          <w:lang w:val="nl-NL"/>
        </w:rPr>
      </w:pPr>
      <w:r w:rsidRPr="000D1248">
        <w:rPr>
          <w:rFonts w:eastAsia="Calibri" w:cs="Times New Roman"/>
          <w:szCs w:val="26"/>
          <w:lang w:val="nl-NL"/>
        </w:rPr>
        <w:t>Số công trình khoa học của giảng viên đã công bố là ... công trình trong đó có ....công trình là bài báo quốc tế và hội thảo quốc tế và 390 công trình là bài báo và hội thảo trong nước.</w:t>
      </w:r>
    </w:p>
    <w:p w14:paraId="76314B0E" w14:textId="4788F652" w:rsidR="00F70CD9" w:rsidRDefault="00555C19" w:rsidP="00F70CD9">
      <w:pPr>
        <w:widowControl w:val="0"/>
        <w:numPr>
          <w:ilvl w:val="0"/>
          <w:numId w:val="6"/>
        </w:numPr>
        <w:spacing w:before="120" w:after="120" w:line="360" w:lineRule="exact"/>
        <w:jc w:val="left"/>
        <w:rPr>
          <w:rFonts w:eastAsia="Calibri" w:cs="Times New Roman"/>
          <w:szCs w:val="26"/>
          <w:lang w:val="nl-NL"/>
        </w:rPr>
      </w:pPr>
      <w:r w:rsidRPr="000D1248">
        <w:rPr>
          <w:rFonts w:eastAsia="Calibri" w:cs="Times New Roman"/>
          <w:szCs w:val="26"/>
          <w:lang w:val="nl-NL"/>
        </w:rPr>
        <w:t>Khoa cũng đã nghiệm thu ...giáo trình/TLHT và hầu hết các hoc phần trong chương trình đào tạo đều có tài liệu học tập phục vụ chương trình đào tạo.</w:t>
      </w:r>
    </w:p>
    <w:p w14:paraId="7DA8B47A" w14:textId="77777777" w:rsidR="00CF4687" w:rsidRDefault="00F70CD9" w:rsidP="00555C19">
      <w:pPr>
        <w:keepNext/>
        <w:ind w:firstLine="720"/>
        <w:jc w:val="both"/>
        <w:outlineLvl w:val="1"/>
        <w:rPr>
          <w:rFonts w:eastAsia="Calibri" w:cs="Times New Roman"/>
          <w:szCs w:val="26"/>
        </w:rPr>
      </w:pPr>
      <w:r w:rsidRPr="00030300">
        <w:rPr>
          <w:rFonts w:eastAsia="Calibri" w:cs="Times New Roman"/>
          <w:szCs w:val="26"/>
        </w:rPr>
        <w:t xml:space="preserve">Trong đó, số </w:t>
      </w:r>
      <w:r>
        <w:rPr>
          <w:rFonts w:eastAsia="Calibri" w:cs="Times New Roman"/>
          <w:szCs w:val="26"/>
        </w:rPr>
        <w:t>sản phẩm khoa học có liên quan đến ngành dự kiến mở là: …</w:t>
      </w:r>
      <w:bookmarkStart w:id="9" w:name="_Toc128320177"/>
    </w:p>
    <w:p w14:paraId="01AA8ECB" w14:textId="4DCAF1BD" w:rsidR="00555C19" w:rsidRPr="000D1248" w:rsidRDefault="00555C19" w:rsidP="00555C19">
      <w:pPr>
        <w:keepNext/>
        <w:ind w:firstLine="720"/>
        <w:jc w:val="both"/>
        <w:outlineLvl w:val="1"/>
        <w:rPr>
          <w:rFonts w:eastAsia="SimSun" w:cs="Times New Roman"/>
          <w:b/>
          <w:bCs/>
          <w:iCs/>
          <w:szCs w:val="26"/>
          <w:lang w:val="nl-NL"/>
        </w:rPr>
      </w:pPr>
      <w:r w:rsidRPr="000D1248">
        <w:rPr>
          <w:rFonts w:eastAsia="SimSun" w:cs="Times New Roman"/>
          <w:b/>
          <w:bCs/>
          <w:iCs/>
          <w:szCs w:val="26"/>
          <w:lang w:val="nl-NL"/>
        </w:rPr>
        <w:t>2.4. Hợp tác doanh nghiệp và hợp tác quốc tế</w:t>
      </w:r>
      <w:bookmarkEnd w:id="9"/>
    </w:p>
    <w:p w14:paraId="0734B4C7" w14:textId="77777777" w:rsidR="00555C19" w:rsidRPr="000D1248" w:rsidRDefault="00555C19" w:rsidP="00555C19">
      <w:pPr>
        <w:jc w:val="left"/>
        <w:rPr>
          <w:rFonts w:cs="Times New Roman"/>
          <w:szCs w:val="26"/>
          <w:lang w:val="nl-NL"/>
        </w:rPr>
      </w:pPr>
      <w:r w:rsidRPr="000D1248">
        <w:rPr>
          <w:rFonts w:cs="Times New Roman"/>
          <w:szCs w:val="26"/>
          <w:lang w:val="nl-NL"/>
        </w:rPr>
        <w:t xml:space="preserve">            Hiện nay Khoa ... đã ký biên bản thỏa thuận hợp tác với …. doanh nghiệp phối hợp trong đào tạo. Các DN cũng thường xuyên tham gia vào quá trình giảng dạy cũng như điều chỉnh chương trình đào tạo của khoa</w:t>
      </w:r>
    </w:p>
    <w:p w14:paraId="0C07DE29" w14:textId="25EA1CB7" w:rsidR="00555C19" w:rsidRPr="000D1248" w:rsidRDefault="00555C19" w:rsidP="00555C19">
      <w:pPr>
        <w:keepNext/>
        <w:ind w:firstLine="709"/>
        <w:jc w:val="both"/>
        <w:outlineLvl w:val="0"/>
        <w:rPr>
          <w:rFonts w:eastAsia="Times New Roman" w:cs="Times New Roman"/>
          <w:b/>
          <w:bCs/>
          <w:kern w:val="32"/>
          <w:szCs w:val="26"/>
          <w:lang w:val="nl-NL"/>
        </w:rPr>
      </w:pPr>
      <w:bookmarkStart w:id="10" w:name="_Toc128320178"/>
      <w:r w:rsidRPr="000D1248">
        <w:rPr>
          <w:rFonts w:eastAsia="Times New Roman" w:cs="Times New Roman"/>
          <w:b/>
          <w:bCs/>
          <w:kern w:val="32"/>
          <w:szCs w:val="26"/>
          <w:lang w:val="nl-NL"/>
        </w:rPr>
        <w:t>3. Mục tiêu phát triển ngành đào tạo đề xuất mở</w:t>
      </w:r>
      <w:bookmarkEnd w:id="10"/>
    </w:p>
    <w:p w14:paraId="24E28748" w14:textId="6D94A1E9" w:rsidR="00555C19" w:rsidRPr="000D1248" w:rsidRDefault="00555C19" w:rsidP="00555C19">
      <w:pPr>
        <w:keepNext/>
        <w:ind w:firstLine="720"/>
        <w:jc w:val="both"/>
        <w:outlineLvl w:val="0"/>
        <w:rPr>
          <w:rFonts w:eastAsia="Times New Roman" w:cs="Times New Roman"/>
          <w:b/>
          <w:bCs/>
          <w:kern w:val="32"/>
          <w:szCs w:val="26"/>
          <w:lang w:val="nl-NL"/>
        </w:rPr>
      </w:pPr>
      <w:bookmarkStart w:id="11" w:name="_Toc128320179"/>
      <w:r w:rsidRPr="000D1248">
        <w:rPr>
          <w:rFonts w:eastAsia="Times New Roman" w:cs="Times New Roman"/>
          <w:b/>
          <w:bCs/>
          <w:kern w:val="32"/>
          <w:szCs w:val="26"/>
          <w:lang w:val="nl-NL"/>
        </w:rPr>
        <w:t>4. Giải pháp và lộ trình thực hiện</w:t>
      </w:r>
      <w:bookmarkEnd w:id="11"/>
    </w:p>
    <w:p w14:paraId="216C88D0" w14:textId="10F48940" w:rsidR="00555C19" w:rsidRPr="000D1248" w:rsidRDefault="00555C19" w:rsidP="00555C19">
      <w:pPr>
        <w:keepNext/>
        <w:ind w:firstLine="720"/>
        <w:jc w:val="both"/>
        <w:outlineLvl w:val="0"/>
        <w:rPr>
          <w:rFonts w:eastAsia="Times New Roman" w:cs="Times New Roman"/>
          <w:b/>
          <w:bCs/>
          <w:kern w:val="32"/>
          <w:szCs w:val="26"/>
          <w:lang w:val="nl-NL"/>
        </w:rPr>
      </w:pPr>
      <w:bookmarkStart w:id="12" w:name="_Toc128320180"/>
      <w:r w:rsidRPr="000D1248">
        <w:rPr>
          <w:rFonts w:eastAsia="Times New Roman" w:cs="Times New Roman"/>
          <w:b/>
          <w:bCs/>
          <w:kern w:val="32"/>
          <w:szCs w:val="26"/>
          <w:lang w:val="nl-NL"/>
        </w:rPr>
        <w:t>5.  Phương án, giải pháp đề phòng, ngăn ngừa, xử lý rủi ro trong mở ngành đào tạo</w:t>
      </w:r>
      <w:bookmarkEnd w:id="12"/>
    </w:p>
    <w:p w14:paraId="5BC95439" w14:textId="55FBB5E4" w:rsidR="00555C19" w:rsidRPr="000D1248" w:rsidRDefault="00555C19" w:rsidP="00555C19">
      <w:pPr>
        <w:keepNext/>
        <w:ind w:firstLine="720"/>
        <w:jc w:val="both"/>
        <w:outlineLvl w:val="1"/>
        <w:rPr>
          <w:rFonts w:eastAsia="SimSun" w:cs="Times New Roman"/>
          <w:b/>
          <w:bCs/>
          <w:iCs/>
          <w:szCs w:val="26"/>
        </w:rPr>
      </w:pPr>
      <w:bookmarkStart w:id="13" w:name="_Toc128320181"/>
      <w:r w:rsidRPr="000D1248">
        <w:rPr>
          <w:rFonts w:eastAsia="SimSun" w:cs="Times New Roman"/>
          <w:b/>
          <w:bCs/>
          <w:iCs/>
          <w:szCs w:val="26"/>
        </w:rPr>
        <w:t>5.1. Rủi ro trong mở ngành</w:t>
      </w:r>
      <w:r w:rsidR="000E3513">
        <w:rPr>
          <w:rFonts w:eastAsia="SimSun" w:cs="Times New Roman"/>
          <w:b/>
          <w:bCs/>
          <w:iCs/>
          <w:szCs w:val="26"/>
        </w:rPr>
        <w:t xml:space="preserve"> và triển khai tuyển sinh</w:t>
      </w:r>
      <w:r w:rsidR="000E3513" w:rsidRPr="00907D0B">
        <w:rPr>
          <w:color w:val="000000"/>
          <w:sz w:val="28"/>
          <w:szCs w:val="28"/>
          <w:lang w:val="vi-VN"/>
        </w:rPr>
        <w:t xml:space="preserve">, </w:t>
      </w:r>
      <w:r w:rsidRPr="000D1248">
        <w:rPr>
          <w:rFonts w:eastAsia="SimSun" w:cs="Times New Roman"/>
          <w:b/>
          <w:bCs/>
          <w:iCs/>
          <w:szCs w:val="26"/>
        </w:rPr>
        <w:t>đào tạo</w:t>
      </w:r>
      <w:bookmarkEnd w:id="13"/>
    </w:p>
    <w:p w14:paraId="55B1058B" w14:textId="77777777" w:rsidR="00555C19" w:rsidRPr="000D1248" w:rsidRDefault="00555C19" w:rsidP="00555C19">
      <w:pPr>
        <w:keepNext/>
        <w:ind w:firstLine="720"/>
        <w:jc w:val="both"/>
        <w:outlineLvl w:val="1"/>
        <w:rPr>
          <w:rFonts w:eastAsia="SimSun" w:cs="Times New Roman"/>
          <w:b/>
          <w:bCs/>
          <w:iCs/>
          <w:szCs w:val="26"/>
        </w:rPr>
      </w:pPr>
      <w:bookmarkStart w:id="14" w:name="_Toc128320182"/>
      <w:r w:rsidRPr="000D1248">
        <w:rPr>
          <w:rFonts w:eastAsia="SimSun" w:cs="Times New Roman"/>
          <w:b/>
          <w:bCs/>
          <w:iCs/>
          <w:szCs w:val="26"/>
        </w:rPr>
        <w:t>5.2. Phương án, giải pháp đề phòng, ngăn ngừa, xử lý rủi ro</w:t>
      </w:r>
      <w:bookmarkEnd w:id="14"/>
    </w:p>
    <w:p w14:paraId="032E827C" w14:textId="77777777" w:rsidR="00555C19" w:rsidRPr="000D1248" w:rsidRDefault="00555C19" w:rsidP="00555C19">
      <w:pPr>
        <w:keepNext/>
        <w:ind w:firstLine="720"/>
        <w:jc w:val="both"/>
        <w:outlineLvl w:val="0"/>
        <w:rPr>
          <w:rFonts w:eastAsia="Times New Roman" w:cs="Times New Roman"/>
          <w:b/>
          <w:bCs/>
          <w:kern w:val="32"/>
          <w:szCs w:val="26"/>
        </w:rPr>
      </w:pPr>
      <w:bookmarkStart w:id="15" w:name="_Toc128320183"/>
      <w:r w:rsidRPr="000D1248">
        <w:rPr>
          <w:rFonts w:eastAsia="Times New Roman" w:cs="Times New Roman"/>
          <w:b/>
          <w:bCs/>
          <w:kern w:val="32"/>
          <w:szCs w:val="26"/>
        </w:rPr>
        <w:t xml:space="preserve">6. </w:t>
      </w:r>
      <w:bookmarkEnd w:id="15"/>
      <w:r w:rsidRPr="000D1248">
        <w:rPr>
          <w:rFonts w:eastAsia="Times New Roman" w:cs="Times New Roman"/>
          <w:b/>
          <w:bCs/>
          <w:kern w:val="32"/>
          <w:szCs w:val="26"/>
        </w:rPr>
        <w:t>Kết luận và đề nghị</w:t>
      </w:r>
    </w:p>
    <w:p w14:paraId="2A50927C" w14:textId="77777777" w:rsidR="00555C19" w:rsidRPr="000D1248" w:rsidRDefault="00555C19" w:rsidP="00555C19">
      <w:pPr>
        <w:ind w:firstLine="567"/>
        <w:jc w:val="both"/>
        <w:rPr>
          <w:rFonts w:eastAsia="Calibri" w:cs="Times New Roman"/>
          <w:iCs/>
          <w:szCs w:val="26"/>
        </w:rPr>
      </w:pPr>
      <w:r w:rsidRPr="000D1248">
        <w:rPr>
          <w:rFonts w:cs="Times New Roman"/>
          <w:szCs w:val="26"/>
          <w:lang w:val="nl-NL"/>
        </w:rPr>
        <w:t xml:space="preserve">  Trên cơ sở phân tích khảo sát nhu cầu mở ngành ... cũng như điều kiện thực tế của Nhà trường và Khoa ..., </w:t>
      </w:r>
      <w:r w:rsidRPr="000D1248">
        <w:rPr>
          <w:rFonts w:eastAsia="Calibri" w:cs="Times New Roman"/>
          <w:iCs/>
          <w:szCs w:val="26"/>
        </w:rPr>
        <w:t>Khoa kính trình Nhà trường xem xét và đồng ý chủ trương đề xuất mở ngành đào tạo trình độ đại học đối với ngành đào tạo ..., mã ngành .... Nếu được Nhà trường nhất trí và giao nhiệm vụ, Khoa ... sẽ triển khai các bước tiếp theo của Quy trình mở ngành đào tạo./.</w:t>
      </w:r>
    </w:p>
    <w:p w14:paraId="701064CE" w14:textId="77777777" w:rsidR="00555C19" w:rsidRPr="000D1248" w:rsidRDefault="00555C19" w:rsidP="00555C19">
      <w:pPr>
        <w:spacing w:before="120" w:after="0"/>
        <w:jc w:val="left"/>
        <w:rPr>
          <w:rFonts w:eastAsia="Times New Roman" w:cs="Times New Roman"/>
          <w:b/>
          <w:bCs/>
          <w:i/>
          <w:sz w:val="24"/>
          <w:szCs w:val="24"/>
        </w:rPr>
      </w:pPr>
      <w:r w:rsidRPr="000D1248">
        <w:rPr>
          <w:rFonts w:eastAsia="Times New Roman" w:cs="Times New Roman"/>
          <w:b/>
          <w:bCs/>
          <w:i/>
          <w:sz w:val="24"/>
          <w:szCs w:val="24"/>
        </w:rPr>
        <w:t xml:space="preserve">    </w:t>
      </w:r>
    </w:p>
    <w:p w14:paraId="3FF827CD" w14:textId="77777777" w:rsidR="00555C19" w:rsidRPr="000D1248" w:rsidRDefault="00555C19" w:rsidP="00555C19">
      <w:pPr>
        <w:spacing w:before="120" w:after="0"/>
        <w:ind w:firstLine="567"/>
        <w:jc w:val="left"/>
        <w:rPr>
          <w:rFonts w:eastAsia="Times New Roman" w:cs="Times New Roman"/>
          <w:b/>
          <w:bCs/>
          <w:sz w:val="24"/>
          <w:szCs w:val="24"/>
        </w:rPr>
      </w:pPr>
      <w:r w:rsidRPr="000D1248">
        <w:rPr>
          <w:rFonts w:eastAsia="Times New Roman" w:cs="Times New Roman"/>
          <w:b/>
          <w:bCs/>
          <w:sz w:val="24"/>
          <w:szCs w:val="24"/>
        </w:rPr>
        <w:t>DUYỆT</w:t>
      </w:r>
      <w:r w:rsidRPr="000D1248">
        <w:rPr>
          <w:rFonts w:eastAsia="Times New Roman" w:cs="Times New Roman"/>
          <w:b/>
          <w:bCs/>
          <w:sz w:val="24"/>
          <w:szCs w:val="24"/>
        </w:rPr>
        <w:tab/>
      </w:r>
      <w:r w:rsidRPr="000D1248">
        <w:rPr>
          <w:rFonts w:eastAsia="Times New Roman" w:cs="Times New Roman"/>
          <w:b/>
          <w:bCs/>
          <w:sz w:val="24"/>
          <w:szCs w:val="24"/>
        </w:rPr>
        <w:tab/>
      </w:r>
      <w:r w:rsidRPr="000D1248">
        <w:rPr>
          <w:rFonts w:eastAsia="Times New Roman" w:cs="Times New Roman"/>
          <w:b/>
          <w:bCs/>
          <w:sz w:val="24"/>
          <w:szCs w:val="24"/>
        </w:rPr>
        <w:tab/>
      </w:r>
      <w:r w:rsidRPr="000D1248">
        <w:rPr>
          <w:rFonts w:eastAsia="Times New Roman" w:cs="Times New Roman"/>
          <w:b/>
          <w:bCs/>
          <w:sz w:val="24"/>
          <w:szCs w:val="24"/>
        </w:rPr>
        <w:tab/>
        <w:t>PHÒNG ĐÀO TẠO</w:t>
      </w:r>
      <w:r w:rsidRPr="000D1248">
        <w:rPr>
          <w:rFonts w:eastAsia="Times New Roman" w:cs="Times New Roman"/>
          <w:b/>
          <w:bCs/>
          <w:sz w:val="24"/>
          <w:szCs w:val="24"/>
        </w:rPr>
        <w:tab/>
        <w:t xml:space="preserve">           </w:t>
      </w:r>
      <w:r w:rsidRPr="000D1248">
        <w:rPr>
          <w:rFonts w:eastAsia="Times New Roman" w:cs="Times New Roman"/>
          <w:b/>
          <w:bCs/>
          <w:sz w:val="24"/>
          <w:szCs w:val="24"/>
        </w:rPr>
        <w:tab/>
      </w:r>
      <w:r w:rsidRPr="000D1248">
        <w:rPr>
          <w:rFonts w:eastAsia="Times New Roman" w:cs="Times New Roman"/>
          <w:b/>
          <w:bCs/>
          <w:sz w:val="24"/>
          <w:szCs w:val="24"/>
        </w:rPr>
        <w:tab/>
      </w:r>
      <w:r w:rsidRPr="000D1248">
        <w:rPr>
          <w:rFonts w:eastAsia="Times New Roman" w:cs="Times New Roman"/>
          <w:b/>
          <w:bCs/>
          <w:sz w:val="24"/>
          <w:szCs w:val="24"/>
        </w:rPr>
        <w:tab/>
        <w:t>KHOA ...</w:t>
      </w:r>
    </w:p>
    <w:p w14:paraId="2E1BABC8" w14:textId="77777777" w:rsidR="00555C19" w:rsidRPr="000D1248" w:rsidRDefault="00555C19" w:rsidP="00555C19">
      <w:pPr>
        <w:spacing w:before="120" w:after="0" w:line="360" w:lineRule="exact"/>
        <w:jc w:val="left"/>
        <w:rPr>
          <w:rFonts w:eastAsia="Times New Roman" w:cs="Times New Roman"/>
          <w:bCs/>
          <w:szCs w:val="26"/>
        </w:rPr>
      </w:pPr>
    </w:p>
    <w:p w14:paraId="7699D5FE" w14:textId="77777777" w:rsidR="00555C19" w:rsidRPr="000D1248" w:rsidRDefault="00555C19" w:rsidP="00555C19">
      <w:pPr>
        <w:ind w:firstLine="720"/>
        <w:jc w:val="left"/>
        <w:rPr>
          <w:rFonts w:eastAsia="Times New Roman" w:cs="Times New Roman"/>
          <w:b/>
          <w:bCs/>
          <w:szCs w:val="26"/>
        </w:rPr>
      </w:pPr>
      <w:r w:rsidRPr="000D1248">
        <w:rPr>
          <w:rFonts w:eastAsia="Times New Roman" w:cs="Times New Roman"/>
          <w:b/>
          <w:bCs/>
          <w:szCs w:val="26"/>
        </w:rPr>
        <w:t xml:space="preserve">                                                                                </w:t>
      </w:r>
    </w:p>
    <w:p w14:paraId="06B37646" w14:textId="77777777" w:rsidR="00555C19" w:rsidRPr="000D1248" w:rsidRDefault="00555C19" w:rsidP="00555C19">
      <w:pPr>
        <w:ind w:firstLine="720"/>
        <w:jc w:val="left"/>
        <w:rPr>
          <w:rFonts w:eastAsia="Times New Roman" w:cs="Times New Roman"/>
          <w:b/>
          <w:bCs/>
          <w:szCs w:val="26"/>
        </w:rPr>
      </w:pPr>
    </w:p>
    <w:p w14:paraId="2DCD1ECB" w14:textId="77777777" w:rsidR="00555C19" w:rsidRPr="000D1248" w:rsidRDefault="00555C19" w:rsidP="00555C19">
      <w:pPr>
        <w:ind w:left="5760" w:firstLine="720"/>
        <w:jc w:val="left"/>
        <w:rPr>
          <w:rFonts w:eastAsia="Times New Roman" w:cs="Times New Roman"/>
          <w:b/>
          <w:bCs/>
          <w:szCs w:val="26"/>
        </w:rPr>
      </w:pPr>
      <w:r w:rsidRPr="000D1248">
        <w:rPr>
          <w:rFonts w:eastAsia="Times New Roman" w:cs="Times New Roman"/>
          <w:b/>
          <w:bCs/>
          <w:szCs w:val="26"/>
        </w:rPr>
        <w:t xml:space="preserve">            </w:t>
      </w:r>
    </w:p>
    <w:p w14:paraId="3123108A" w14:textId="77777777" w:rsidR="00555C19" w:rsidRPr="000D1248" w:rsidRDefault="00555C19" w:rsidP="00555C19">
      <w:pPr>
        <w:jc w:val="left"/>
        <w:rPr>
          <w:rFonts w:eastAsia="Times New Roman" w:cs="Times New Roman"/>
          <w:iCs/>
          <w:szCs w:val="26"/>
        </w:rPr>
      </w:pPr>
    </w:p>
    <w:p w14:paraId="293E39DA" w14:textId="77777777" w:rsidR="00555C19" w:rsidRPr="000D1248" w:rsidRDefault="00555C19" w:rsidP="00555C19">
      <w:pPr>
        <w:jc w:val="left"/>
        <w:rPr>
          <w:rFonts w:eastAsia="Times New Roman" w:cs="Times New Roman"/>
          <w:iCs/>
          <w:szCs w:val="26"/>
        </w:rPr>
      </w:pPr>
    </w:p>
    <w:p w14:paraId="533E311E" w14:textId="77777777" w:rsidR="00555C19" w:rsidRPr="000D1248" w:rsidRDefault="00555C19" w:rsidP="00555C19">
      <w:pPr>
        <w:jc w:val="left"/>
        <w:rPr>
          <w:rFonts w:eastAsia="Times New Roman" w:cs="Times New Roman"/>
          <w:iCs/>
          <w:szCs w:val="26"/>
        </w:rPr>
      </w:pPr>
    </w:p>
    <w:p w14:paraId="13EF2C56" w14:textId="77777777" w:rsidR="00555C19" w:rsidRPr="000D1248" w:rsidRDefault="00555C19" w:rsidP="00555C19">
      <w:pPr>
        <w:spacing w:before="120" w:after="120" w:line="360" w:lineRule="exact"/>
        <w:jc w:val="left"/>
        <w:rPr>
          <w:rFonts w:cs="Times New Roman"/>
          <w:b/>
          <w:szCs w:val="26"/>
        </w:rPr>
      </w:pPr>
    </w:p>
    <w:p w14:paraId="598489F3" w14:textId="77777777" w:rsidR="00555C19" w:rsidRPr="000D1248" w:rsidRDefault="00555C19" w:rsidP="00555C19">
      <w:pPr>
        <w:spacing w:before="120" w:after="120" w:line="360" w:lineRule="exact"/>
        <w:jc w:val="left"/>
        <w:rPr>
          <w:rFonts w:cs="Times New Roman"/>
          <w:b/>
          <w:szCs w:val="26"/>
        </w:rPr>
      </w:pPr>
    </w:p>
    <w:p w14:paraId="4CAD1DA5" w14:textId="77777777" w:rsidR="00555C19" w:rsidRPr="000D1248" w:rsidRDefault="00555C19" w:rsidP="00555C19">
      <w:pPr>
        <w:spacing w:before="120" w:after="120" w:line="360" w:lineRule="exact"/>
        <w:jc w:val="left"/>
        <w:rPr>
          <w:rFonts w:cs="Times New Roman"/>
          <w:b/>
          <w:szCs w:val="26"/>
        </w:rPr>
      </w:pPr>
    </w:p>
    <w:p w14:paraId="28573223" w14:textId="77777777" w:rsidR="00555C19" w:rsidRPr="000D1248" w:rsidRDefault="00555C19" w:rsidP="00555C19">
      <w:pPr>
        <w:spacing w:before="120" w:after="120" w:line="360" w:lineRule="exact"/>
        <w:jc w:val="left"/>
        <w:rPr>
          <w:rFonts w:cs="Times New Roman"/>
          <w:b/>
          <w:szCs w:val="26"/>
        </w:rPr>
      </w:pPr>
    </w:p>
    <w:p w14:paraId="342B3179" w14:textId="77777777" w:rsidR="00555C19" w:rsidRPr="000D1248" w:rsidRDefault="00555C19" w:rsidP="00555C19">
      <w:pPr>
        <w:spacing w:before="120" w:after="120" w:line="360" w:lineRule="exact"/>
        <w:jc w:val="left"/>
        <w:rPr>
          <w:rFonts w:cs="Times New Roman"/>
          <w:b/>
          <w:szCs w:val="26"/>
        </w:rPr>
      </w:pPr>
    </w:p>
    <w:p w14:paraId="68DC5B7E" w14:textId="77777777" w:rsidR="00555C19" w:rsidRPr="000D1248" w:rsidRDefault="00555C19" w:rsidP="00555C19">
      <w:pPr>
        <w:rPr>
          <w:b/>
        </w:rPr>
      </w:pPr>
      <w:r w:rsidRPr="000D1248">
        <w:rPr>
          <w:b/>
        </w:rPr>
        <w:lastRenderedPageBreak/>
        <w:t>Mẫu 2: Mẫu phiếu khảo sát về nhu cầu mở ngành đào tạo trình độ đại học/thạc sĩ</w:t>
      </w:r>
    </w:p>
    <w:tbl>
      <w:tblPr>
        <w:tblW w:w="11250" w:type="dxa"/>
        <w:tblInd w:w="-612" w:type="dxa"/>
        <w:tblLayout w:type="fixed"/>
        <w:tblLook w:val="04A0" w:firstRow="1" w:lastRow="0" w:firstColumn="1" w:lastColumn="0" w:noHBand="0" w:noVBand="1"/>
      </w:tblPr>
      <w:tblGrid>
        <w:gridCol w:w="5220"/>
        <w:gridCol w:w="6030"/>
      </w:tblGrid>
      <w:tr w:rsidR="00555C19" w:rsidRPr="000D1248" w14:paraId="1CB0E24E" w14:textId="77777777" w:rsidTr="00555C19">
        <w:tc>
          <w:tcPr>
            <w:tcW w:w="5220" w:type="dxa"/>
            <w:vAlign w:val="center"/>
            <w:hideMark/>
          </w:tcPr>
          <w:p w14:paraId="68AEED74" w14:textId="77777777" w:rsidR="00555C19" w:rsidRPr="000D1248" w:rsidRDefault="00555C19" w:rsidP="00555C19">
            <w:pPr>
              <w:spacing w:before="240" w:after="0" w:line="240" w:lineRule="auto"/>
              <w:rPr>
                <w:rFonts w:eastAsia="Times New Roman"/>
                <w:sz w:val="24"/>
                <w:szCs w:val="24"/>
              </w:rPr>
            </w:pPr>
            <w:r w:rsidRPr="000D1248">
              <w:rPr>
                <w:rFonts w:eastAsia="Times New Roman"/>
                <w:sz w:val="24"/>
                <w:szCs w:val="24"/>
              </w:rPr>
              <w:t>BỘ CÔNG THƯƠNG</w:t>
            </w:r>
            <w:r w:rsidRPr="000D1248">
              <w:rPr>
                <w:rFonts w:eastAsia="Times New Roman"/>
                <w:sz w:val="24"/>
                <w:szCs w:val="24"/>
              </w:rPr>
              <w:br/>
            </w:r>
            <w:r w:rsidRPr="000D1248">
              <w:rPr>
                <w:rFonts w:eastAsia="Times New Roman"/>
                <w:b/>
                <w:bCs/>
                <w:sz w:val="24"/>
                <w:szCs w:val="24"/>
              </w:rPr>
              <w:t>TRƯỜNG ĐẠI HỌC</w:t>
            </w:r>
            <w:r w:rsidRPr="000D1248">
              <w:rPr>
                <w:rFonts w:eastAsia="Times New Roman"/>
                <w:b/>
                <w:bCs/>
                <w:sz w:val="24"/>
                <w:szCs w:val="24"/>
              </w:rPr>
              <w:br/>
              <w:t xml:space="preserve">KINH </w:t>
            </w:r>
            <w:r w:rsidRPr="000D1248">
              <w:rPr>
                <w:rFonts w:eastAsia="Times New Roman"/>
                <w:b/>
                <w:bCs/>
                <w:sz w:val="24"/>
                <w:szCs w:val="24"/>
                <w:u w:val="single"/>
              </w:rPr>
              <w:t>TẾ - KỸ THUẬT CÔNG</w:t>
            </w:r>
            <w:r w:rsidRPr="000D1248">
              <w:rPr>
                <w:rFonts w:eastAsia="Times New Roman"/>
                <w:b/>
                <w:bCs/>
                <w:sz w:val="24"/>
                <w:szCs w:val="24"/>
              </w:rPr>
              <w:t xml:space="preserve"> NGHIỆP</w:t>
            </w:r>
          </w:p>
        </w:tc>
        <w:tc>
          <w:tcPr>
            <w:tcW w:w="6030" w:type="dxa"/>
            <w:vAlign w:val="center"/>
            <w:hideMark/>
          </w:tcPr>
          <w:p w14:paraId="19D85E93" w14:textId="77777777" w:rsidR="00555C19" w:rsidRPr="000D1248" w:rsidRDefault="00555C19" w:rsidP="00555C19">
            <w:pPr>
              <w:spacing w:line="240" w:lineRule="auto"/>
              <w:rPr>
                <w:rFonts w:eastAsia="Times New Roman"/>
                <w:sz w:val="24"/>
                <w:szCs w:val="24"/>
              </w:rPr>
            </w:pPr>
            <w:r w:rsidRPr="000D1248">
              <w:rPr>
                <w:rFonts w:eastAsia="Times New Roman"/>
                <w:b/>
                <w:bCs/>
                <w:sz w:val="24"/>
                <w:szCs w:val="24"/>
              </w:rPr>
              <w:t>CỘNG HÒA XÃ HỘI CHỦ NGHĨA VIỆT NAM</w:t>
            </w:r>
            <w:r w:rsidRPr="000D1248">
              <w:rPr>
                <w:rFonts w:eastAsia="Times New Roman"/>
                <w:b/>
                <w:bCs/>
                <w:sz w:val="24"/>
                <w:szCs w:val="24"/>
              </w:rPr>
              <w:br/>
            </w:r>
            <w:r w:rsidRPr="000D1248">
              <w:rPr>
                <w:rFonts w:eastAsia="Times New Roman"/>
                <w:b/>
                <w:bCs/>
                <w:sz w:val="24"/>
                <w:szCs w:val="24"/>
                <w:u w:val="single"/>
              </w:rPr>
              <w:t>Độc lập - Tự do - Hạnh phúc</w:t>
            </w:r>
          </w:p>
        </w:tc>
      </w:tr>
    </w:tbl>
    <w:p w14:paraId="48E686F4" w14:textId="77777777" w:rsidR="00555C19" w:rsidRPr="000D1248" w:rsidRDefault="00555C19" w:rsidP="00555C19">
      <w:pPr>
        <w:spacing w:after="0" w:line="360" w:lineRule="auto"/>
        <w:rPr>
          <w:rFonts w:eastAsia="Times New Roman"/>
          <w:b/>
          <w:bCs/>
          <w:sz w:val="24"/>
          <w:szCs w:val="24"/>
        </w:rPr>
      </w:pPr>
    </w:p>
    <w:p w14:paraId="4ED41675" w14:textId="77777777" w:rsidR="00555C19" w:rsidRPr="000D1248" w:rsidRDefault="00555C19" w:rsidP="00555C19">
      <w:pPr>
        <w:spacing w:after="0" w:line="360" w:lineRule="auto"/>
        <w:rPr>
          <w:rFonts w:eastAsia="Times New Roman"/>
          <w:b/>
          <w:bCs/>
          <w:sz w:val="24"/>
          <w:szCs w:val="24"/>
        </w:rPr>
      </w:pPr>
      <w:r w:rsidRPr="000D1248">
        <w:rPr>
          <w:rFonts w:eastAsia="Times New Roman"/>
          <w:b/>
          <w:bCs/>
          <w:sz w:val="24"/>
          <w:szCs w:val="24"/>
        </w:rPr>
        <w:t>PHIẾU KHẢO SÁT Ý KIẾN CÁC ĐỐI TƯỢNG LIÊN QUAN</w:t>
      </w:r>
      <w:r w:rsidRPr="000D1248">
        <w:rPr>
          <w:rFonts w:eastAsia="Times New Roman"/>
          <w:b/>
          <w:bCs/>
          <w:sz w:val="24"/>
          <w:szCs w:val="24"/>
        </w:rPr>
        <w:br/>
        <w:t>VỀ NHU CẦU MỞ NGÀNH ĐÀO TẠO TRÌNH ĐỘ ĐẠI HỌC/THẠC SĨ</w:t>
      </w:r>
    </w:p>
    <w:p w14:paraId="3B3D6654" w14:textId="6C5073FE" w:rsidR="00B95AF6" w:rsidRPr="000D1248" w:rsidRDefault="00555C19" w:rsidP="00B95AF6">
      <w:pPr>
        <w:spacing w:after="0" w:line="360" w:lineRule="auto"/>
        <w:rPr>
          <w:rFonts w:eastAsia="Times New Roman"/>
          <w:b/>
          <w:bCs/>
          <w:sz w:val="24"/>
          <w:szCs w:val="24"/>
        </w:rPr>
      </w:pPr>
      <w:r w:rsidRPr="000D1248">
        <w:rPr>
          <w:rFonts w:eastAsia="Times New Roman"/>
          <w:b/>
          <w:bCs/>
          <w:sz w:val="24"/>
          <w:szCs w:val="24"/>
        </w:rPr>
        <w:t>(Khoa chuyên môn có thể bổ sung thêm các thông tin nếu cần thiết</w:t>
      </w:r>
      <w:r w:rsidR="00B95AF6" w:rsidRPr="000D1248">
        <w:rPr>
          <w:rFonts w:eastAsia="Times New Roman"/>
          <w:b/>
          <w:bCs/>
          <w:sz w:val="24"/>
          <w:szCs w:val="24"/>
        </w:rPr>
        <w:t>)</w:t>
      </w:r>
    </w:p>
    <w:p w14:paraId="5E1B66B0" w14:textId="5A7E3273"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b/>
          <w:bCs/>
          <w:sz w:val="24"/>
          <w:szCs w:val="24"/>
        </w:rPr>
        <w:t>Mục đích của phiếu khảo sát</w:t>
      </w:r>
      <w:r w:rsidRPr="000D1248">
        <w:rPr>
          <w:rFonts w:eastAsia="Times New Roman" w:cs="Times New Roman"/>
          <w:sz w:val="24"/>
          <w:szCs w:val="24"/>
        </w:rPr>
        <w:t>:</w:t>
      </w:r>
      <w:r w:rsidRPr="000D1248">
        <w:rPr>
          <w:rFonts w:eastAsia="Times New Roman" w:cs="Times New Roman"/>
          <w:sz w:val="24"/>
          <w:szCs w:val="24"/>
        </w:rPr>
        <w:br/>
      </w:r>
      <w:r w:rsidRPr="000D1248">
        <w:rPr>
          <w:rFonts w:eastAsia="Times New Roman" w:cs="Times New Roman"/>
          <w:sz w:val="24"/>
          <w:szCs w:val="24"/>
        </w:rPr>
        <w:tab/>
        <w:t xml:space="preserve">1. Đánh giá về nhu cầu nhân lực của ngành </w:t>
      </w:r>
      <w:r w:rsidR="00D6418F">
        <w:rPr>
          <w:rFonts w:eastAsia="Times New Roman" w:cs="Times New Roman"/>
          <w:sz w:val="24"/>
          <w:szCs w:val="24"/>
        </w:rPr>
        <w:t>… trên thị trường lao động</w:t>
      </w:r>
      <w:r w:rsidRPr="000D1248">
        <w:rPr>
          <w:rFonts w:eastAsia="Times New Roman" w:cs="Times New Roman"/>
          <w:sz w:val="24"/>
          <w:szCs w:val="24"/>
        </w:rPr>
        <w:br/>
      </w:r>
      <w:r w:rsidRPr="000D1248">
        <w:rPr>
          <w:rFonts w:eastAsia="Times New Roman" w:cs="Times New Roman"/>
          <w:sz w:val="24"/>
          <w:szCs w:val="24"/>
        </w:rPr>
        <w:tab/>
        <w:t xml:space="preserve">2. Định hướng đào tạo </w:t>
      </w:r>
      <w:r w:rsidR="00D6418F">
        <w:rPr>
          <w:rFonts w:eastAsia="Times New Roman" w:cs="Times New Roman"/>
          <w:sz w:val="24"/>
          <w:szCs w:val="24"/>
        </w:rPr>
        <w:t xml:space="preserve">ngành … để </w:t>
      </w:r>
      <w:r w:rsidRPr="000D1248">
        <w:rPr>
          <w:rFonts w:eastAsia="Times New Roman" w:cs="Times New Roman"/>
          <w:sz w:val="24"/>
          <w:szCs w:val="24"/>
        </w:rPr>
        <w:t>đáp ứng được nhu cầu xã hội.</w:t>
      </w:r>
      <w:r w:rsidRPr="000D1248">
        <w:rPr>
          <w:rFonts w:eastAsia="Times New Roman" w:cs="Times New Roman"/>
          <w:sz w:val="24"/>
          <w:szCs w:val="24"/>
        </w:rPr>
        <w:br/>
      </w:r>
      <w:r w:rsidRPr="000D1248">
        <w:rPr>
          <w:rFonts w:eastAsia="Times New Roman" w:cs="Times New Roman"/>
          <w:b/>
          <w:bCs/>
          <w:sz w:val="24"/>
          <w:szCs w:val="24"/>
        </w:rPr>
        <w:t>Ngày thu thập thông tin:</w:t>
      </w:r>
      <w:r w:rsidRPr="000D1248">
        <w:rPr>
          <w:rFonts w:eastAsia="Times New Roman" w:cs="Times New Roman"/>
          <w:bCs/>
          <w:sz w:val="24"/>
          <w:szCs w:val="24"/>
        </w:rPr>
        <w:t>………./……./……………………</w:t>
      </w:r>
      <w:r w:rsidRPr="000D1248">
        <w:rPr>
          <w:rFonts w:eastAsia="Times New Roman" w:cs="Times New Roman"/>
          <w:b/>
          <w:bCs/>
          <w:sz w:val="24"/>
          <w:szCs w:val="24"/>
        </w:rPr>
        <w:br/>
        <w:t>A. Thông tin chung về đối tượng khảo sát</w:t>
      </w:r>
      <w:r w:rsidRPr="000D1248">
        <w:rPr>
          <w:rFonts w:eastAsia="Times New Roman" w:cs="Times New Roman"/>
          <w:b/>
          <w:bCs/>
          <w:sz w:val="24"/>
          <w:szCs w:val="24"/>
        </w:rPr>
        <w:br/>
      </w:r>
      <w:r w:rsidRPr="000D1248">
        <w:rPr>
          <w:rFonts w:eastAsia="Times New Roman" w:cs="Times New Roman"/>
          <w:i/>
          <w:iCs/>
          <w:sz w:val="24"/>
          <w:szCs w:val="24"/>
        </w:rPr>
        <w:tab/>
        <w:t xml:space="preserve">I. </w:t>
      </w:r>
      <w:r w:rsidRPr="000D1248">
        <w:rPr>
          <w:rFonts w:eastAsia="Times New Roman" w:cs="Times New Roman"/>
          <w:b/>
          <w:bCs/>
          <w:i/>
          <w:iCs/>
          <w:sz w:val="24"/>
          <w:szCs w:val="24"/>
        </w:rPr>
        <w:t>Thông tin cá nhân về đối tượng khảo sát</w:t>
      </w:r>
      <w:r w:rsidRPr="000D1248">
        <w:rPr>
          <w:rFonts w:eastAsia="Times New Roman" w:cs="Times New Roman"/>
          <w:b/>
          <w:bCs/>
          <w:i/>
          <w:iCs/>
          <w:sz w:val="24"/>
          <w:szCs w:val="24"/>
        </w:rPr>
        <w:br/>
      </w:r>
      <w:r w:rsidRPr="000D1248">
        <w:rPr>
          <w:rFonts w:eastAsia="Times New Roman" w:cs="Times New Roman"/>
          <w:sz w:val="24"/>
          <w:szCs w:val="24"/>
        </w:rPr>
        <w:tab/>
      </w:r>
      <w:r w:rsidRPr="000D1248">
        <w:rPr>
          <w:rFonts w:eastAsia="Times New Roman" w:cs="Times New Roman"/>
          <w:sz w:val="24"/>
          <w:szCs w:val="24"/>
        </w:rPr>
        <w:tab/>
        <w:t>1. Họ và tên:……………………………………………………………………</w:t>
      </w:r>
      <w:r w:rsidRPr="000D1248">
        <w:rPr>
          <w:rFonts w:eastAsia="Times New Roman" w:cs="Times New Roman"/>
          <w:sz w:val="24"/>
          <w:szCs w:val="24"/>
        </w:rPr>
        <w:br/>
      </w:r>
      <w:r w:rsidRPr="000D1248">
        <w:rPr>
          <w:rFonts w:eastAsia="Times New Roman" w:cs="Times New Roman"/>
          <w:sz w:val="24"/>
          <w:szCs w:val="24"/>
        </w:rPr>
        <w:tab/>
      </w:r>
      <w:r w:rsidRPr="000D1248">
        <w:rPr>
          <w:rFonts w:eastAsia="Times New Roman" w:cs="Times New Roman"/>
          <w:sz w:val="24"/>
          <w:szCs w:val="24"/>
        </w:rPr>
        <w:tab/>
        <w:t xml:space="preserve">2. Năm sinh:………………………….….. Giới tính: Nam </w:t>
      </w:r>
      <w:r w:rsidRPr="000D1248">
        <w:rPr>
          <w:rFonts w:ascii="Webdings" w:eastAsia="Times New Roman" w:hAnsi="Webdings" w:cs="Times New Roman"/>
          <w:sz w:val="24"/>
          <w:szCs w:val="24"/>
        </w:rPr>
        <w:sym w:font="Webdings" w:char="F063"/>
      </w:r>
      <w:r w:rsidRPr="000D1248">
        <w:rPr>
          <w:rFonts w:ascii="Webdings" w:eastAsia="Times New Roman" w:hAnsi="Webdings" w:cs="Times New Roman"/>
          <w:sz w:val="24"/>
          <w:szCs w:val="24"/>
        </w:rPr>
        <w:t></w:t>
      </w:r>
      <w:r w:rsidRPr="000D1248">
        <w:rPr>
          <w:rFonts w:eastAsia="Times New Roman" w:cs="Times New Roman"/>
          <w:sz w:val="24"/>
          <w:szCs w:val="24"/>
        </w:rPr>
        <w:t xml:space="preserve">Nữ </w:t>
      </w:r>
      <w:r w:rsidRPr="000D1248">
        <w:rPr>
          <w:rFonts w:ascii="Webdings" w:eastAsia="Times New Roman" w:hAnsi="Webdings" w:cs="Times New Roman"/>
          <w:sz w:val="24"/>
          <w:szCs w:val="24"/>
        </w:rPr>
        <w:sym w:font="Webdings" w:char="F063"/>
      </w:r>
      <w:r w:rsidRPr="000D1248">
        <w:rPr>
          <w:rFonts w:ascii="Webdings" w:eastAsia="Times New Roman" w:hAnsi="Webdings" w:cs="Times New Roman"/>
          <w:sz w:val="24"/>
          <w:szCs w:val="24"/>
        </w:rPr>
        <w:br/>
      </w:r>
      <w:r w:rsidRPr="000D1248">
        <w:rPr>
          <w:rFonts w:eastAsia="Times New Roman" w:cs="Times New Roman"/>
          <w:sz w:val="24"/>
          <w:szCs w:val="24"/>
        </w:rPr>
        <w:tab/>
      </w:r>
      <w:r w:rsidRPr="000D1248">
        <w:rPr>
          <w:rFonts w:eastAsia="Times New Roman" w:cs="Times New Roman"/>
          <w:sz w:val="24"/>
          <w:szCs w:val="24"/>
        </w:rPr>
        <w:tab/>
        <w:t>3. Trình độ học vấn:</w:t>
      </w:r>
      <w:r w:rsidRPr="000D1248">
        <w:rPr>
          <w:rFonts w:eastAsia="Times New Roman" w:cs="Times New Roman"/>
          <w:sz w:val="24"/>
          <w:szCs w:val="24"/>
        </w:rPr>
        <w:br/>
      </w:r>
      <w:r w:rsidRPr="000D1248">
        <w:rPr>
          <w:rFonts w:eastAsia="Times New Roman" w:cs="Times New Roman"/>
          <w:sz w:val="24"/>
          <w:szCs w:val="24"/>
        </w:rPr>
        <w:tab/>
      </w:r>
      <w:r w:rsidRPr="000D1248">
        <w:rPr>
          <w:rFonts w:eastAsia="Times New Roman" w:cs="Times New Roman"/>
          <w:sz w:val="24"/>
          <w:szCs w:val="24"/>
        </w:rPr>
        <w:tab/>
      </w:r>
      <w:r w:rsidRPr="000D1248">
        <w:rPr>
          <w:rFonts w:eastAsia="Times New Roman" w:cs="Times New Roman"/>
          <w:sz w:val="24"/>
          <w:szCs w:val="24"/>
        </w:rPr>
        <w:tab/>
      </w:r>
      <w:r w:rsidRPr="000D1248">
        <w:rPr>
          <w:rFonts w:eastAsia="Times New Roman" w:cs="Times New Roman"/>
          <w:sz w:val="24"/>
          <w:szCs w:val="24"/>
        </w:rPr>
        <w:tab/>
      </w:r>
      <w:r w:rsidRPr="000D1248">
        <w:rPr>
          <w:rFonts w:eastAsia="Times New Roman" w:cs="Times New Roman"/>
          <w:sz w:val="24"/>
          <w:szCs w:val="24"/>
        </w:rPr>
        <w:tab/>
        <w:t xml:space="preserve">Tiến sĩ </w:t>
      </w:r>
      <w:r w:rsidRPr="000D1248">
        <w:rPr>
          <w:rFonts w:ascii="Webdings" w:eastAsia="Times New Roman" w:hAnsi="Webdings" w:cs="Times New Roman"/>
          <w:sz w:val="24"/>
          <w:szCs w:val="24"/>
        </w:rPr>
        <w:sym w:font="Webdings" w:char="F063"/>
      </w:r>
      <w:r w:rsidRPr="000D1248">
        <w:rPr>
          <w:rFonts w:ascii="Webdings" w:eastAsia="Times New Roman" w:hAnsi="Webdings" w:cs="Times New Roman"/>
          <w:sz w:val="24"/>
          <w:szCs w:val="24"/>
        </w:rPr>
        <w:t></w:t>
      </w:r>
      <w:r w:rsidRPr="000D1248">
        <w:rPr>
          <w:rFonts w:eastAsia="Times New Roman" w:cs="Times New Roman"/>
          <w:sz w:val="24"/>
          <w:szCs w:val="24"/>
        </w:rPr>
        <w:t xml:space="preserve">Thạc sĩ </w:t>
      </w:r>
      <w:r w:rsidRPr="000D1248">
        <w:rPr>
          <w:rFonts w:ascii="Webdings" w:eastAsia="Times New Roman" w:hAnsi="Webdings" w:cs="Times New Roman"/>
          <w:sz w:val="24"/>
          <w:szCs w:val="24"/>
        </w:rPr>
        <w:sym w:font="Webdings" w:char="F063"/>
      </w:r>
      <w:r w:rsidRPr="000D1248">
        <w:rPr>
          <w:rFonts w:ascii="Webdings" w:eastAsia="Times New Roman" w:hAnsi="Webdings" w:cs="Times New Roman"/>
          <w:sz w:val="24"/>
          <w:szCs w:val="24"/>
        </w:rPr>
        <w:t></w:t>
      </w:r>
      <w:r w:rsidRPr="000D1248">
        <w:rPr>
          <w:rFonts w:eastAsia="Times New Roman" w:cs="Times New Roman"/>
          <w:sz w:val="24"/>
          <w:szCs w:val="24"/>
        </w:rPr>
        <w:t xml:space="preserve">Cử nhân </w:t>
      </w:r>
      <w:r w:rsidRPr="000D1248">
        <w:rPr>
          <w:rFonts w:ascii="Webdings" w:eastAsia="Times New Roman" w:hAnsi="Webdings" w:cs="Times New Roman"/>
          <w:sz w:val="24"/>
          <w:szCs w:val="24"/>
        </w:rPr>
        <w:sym w:font="Webdings" w:char="F063"/>
      </w:r>
      <w:r w:rsidRPr="000D1248">
        <w:rPr>
          <w:rFonts w:ascii="Webdings" w:eastAsia="Times New Roman" w:hAnsi="Webdings" w:cs="Times New Roman"/>
          <w:sz w:val="24"/>
          <w:szCs w:val="24"/>
        </w:rPr>
        <w:t></w:t>
      </w:r>
      <w:r w:rsidRPr="000D1248">
        <w:rPr>
          <w:rFonts w:eastAsia="Times New Roman" w:cs="Times New Roman"/>
          <w:sz w:val="24"/>
          <w:szCs w:val="24"/>
        </w:rPr>
        <w:t xml:space="preserve">Khác </w:t>
      </w:r>
      <w:r w:rsidRPr="000D1248">
        <w:rPr>
          <w:rFonts w:ascii="Webdings" w:eastAsia="Times New Roman" w:hAnsi="Webdings" w:cs="Times New Roman"/>
          <w:sz w:val="24"/>
          <w:szCs w:val="24"/>
        </w:rPr>
        <w:sym w:font="Webdings" w:char="F063"/>
      </w:r>
      <w:r w:rsidRPr="000D1248">
        <w:rPr>
          <w:rFonts w:ascii="Webdings" w:eastAsia="Times New Roman" w:hAnsi="Webdings" w:cs="Times New Roman"/>
          <w:sz w:val="24"/>
          <w:szCs w:val="24"/>
        </w:rPr>
        <w:br/>
      </w:r>
      <w:r w:rsidRPr="000D1248">
        <w:rPr>
          <w:rFonts w:eastAsia="Times New Roman" w:cs="Times New Roman"/>
          <w:sz w:val="24"/>
          <w:szCs w:val="24"/>
        </w:rPr>
        <w:tab/>
      </w:r>
      <w:r w:rsidRPr="000D1248">
        <w:rPr>
          <w:rFonts w:eastAsia="Times New Roman" w:cs="Times New Roman"/>
          <w:sz w:val="24"/>
          <w:szCs w:val="24"/>
        </w:rPr>
        <w:tab/>
        <w:t>4. Nghề nghiệp:………………………. Vị trí công tác:………………………………</w:t>
      </w:r>
      <w:r w:rsidRPr="000D1248">
        <w:rPr>
          <w:rFonts w:eastAsia="Times New Roman" w:cs="Times New Roman"/>
          <w:sz w:val="24"/>
          <w:szCs w:val="24"/>
        </w:rPr>
        <w:br/>
      </w:r>
      <w:r w:rsidRPr="000D1248">
        <w:rPr>
          <w:rFonts w:eastAsia="Times New Roman" w:cs="Times New Roman"/>
          <w:sz w:val="24"/>
          <w:szCs w:val="24"/>
        </w:rPr>
        <w:tab/>
      </w:r>
      <w:r w:rsidRPr="000D1248">
        <w:rPr>
          <w:rFonts w:eastAsia="Times New Roman" w:cs="Times New Roman"/>
          <w:sz w:val="24"/>
          <w:szCs w:val="24"/>
        </w:rPr>
        <w:tab/>
        <w:t>5. Điện thoại:………………………… Email:……………………………………...</w:t>
      </w:r>
      <w:r w:rsidRPr="000D1248">
        <w:rPr>
          <w:rFonts w:eastAsia="Times New Roman" w:cs="Times New Roman"/>
          <w:sz w:val="24"/>
          <w:szCs w:val="24"/>
        </w:rPr>
        <w:br/>
      </w:r>
      <w:r w:rsidRPr="000D1248">
        <w:rPr>
          <w:rFonts w:eastAsia="Times New Roman" w:cs="Times New Roman"/>
          <w:i/>
          <w:iCs/>
          <w:sz w:val="24"/>
          <w:szCs w:val="24"/>
        </w:rPr>
        <w:tab/>
        <w:t xml:space="preserve">II. </w:t>
      </w:r>
      <w:r w:rsidRPr="000D1248">
        <w:rPr>
          <w:rFonts w:eastAsia="Times New Roman" w:cs="Times New Roman"/>
          <w:b/>
          <w:bCs/>
          <w:i/>
          <w:iCs/>
          <w:sz w:val="24"/>
          <w:szCs w:val="24"/>
        </w:rPr>
        <w:t>Thông tin chung về doanh nghiệp/tổ chức làm việc của đối tượng khảo sát</w:t>
      </w:r>
      <w:r w:rsidRPr="000D1248">
        <w:rPr>
          <w:rFonts w:eastAsia="Times New Roman" w:cs="Times New Roman"/>
          <w:b/>
          <w:bCs/>
          <w:i/>
          <w:iCs/>
          <w:sz w:val="24"/>
          <w:szCs w:val="24"/>
        </w:rPr>
        <w:br/>
      </w:r>
      <w:r w:rsidRPr="000D1248">
        <w:rPr>
          <w:rFonts w:eastAsia="Times New Roman" w:cs="Times New Roman"/>
          <w:sz w:val="24"/>
          <w:szCs w:val="24"/>
        </w:rPr>
        <w:tab/>
      </w:r>
      <w:r w:rsidRPr="000D1248">
        <w:rPr>
          <w:rFonts w:eastAsia="Times New Roman" w:cs="Times New Roman"/>
          <w:sz w:val="24"/>
          <w:szCs w:val="24"/>
        </w:rPr>
        <w:tab/>
        <w:t>6. Tên đơn vị/ tổ chức:………………………………………………………………</w:t>
      </w:r>
      <w:r w:rsidRPr="000D1248">
        <w:rPr>
          <w:rFonts w:eastAsia="Times New Roman" w:cs="Times New Roman"/>
          <w:sz w:val="24"/>
          <w:szCs w:val="24"/>
        </w:rPr>
        <w:br/>
      </w:r>
      <w:r w:rsidRPr="000D1248">
        <w:rPr>
          <w:rFonts w:eastAsia="Times New Roman" w:cs="Times New Roman"/>
          <w:sz w:val="24"/>
          <w:szCs w:val="24"/>
        </w:rPr>
        <w:tab/>
      </w:r>
      <w:r w:rsidRPr="000D1248">
        <w:rPr>
          <w:rFonts w:eastAsia="Times New Roman" w:cs="Times New Roman"/>
          <w:sz w:val="24"/>
          <w:szCs w:val="24"/>
        </w:rPr>
        <w:tab/>
        <w:t>7. Địa chỉ :…................……………………………………………………………..</w:t>
      </w:r>
      <w:r w:rsidRPr="000D1248">
        <w:rPr>
          <w:rFonts w:eastAsia="Times New Roman" w:cs="Times New Roman"/>
          <w:sz w:val="24"/>
          <w:szCs w:val="24"/>
        </w:rPr>
        <w:br/>
      </w:r>
      <w:r w:rsidRPr="000D1248">
        <w:rPr>
          <w:rFonts w:eastAsia="Times New Roman" w:cs="Times New Roman"/>
          <w:sz w:val="24"/>
          <w:szCs w:val="24"/>
        </w:rPr>
        <w:tab/>
      </w:r>
      <w:r w:rsidRPr="000D1248">
        <w:rPr>
          <w:rFonts w:eastAsia="Times New Roman" w:cs="Times New Roman"/>
          <w:sz w:val="24"/>
          <w:szCs w:val="24"/>
        </w:rPr>
        <w:tab/>
        <w:t xml:space="preserve">    Điện thoại:.………..................Email:…………………….......................................</w:t>
      </w:r>
      <w:r w:rsidRPr="000D1248">
        <w:rPr>
          <w:rFonts w:eastAsia="Times New Roman" w:cs="Times New Roman"/>
          <w:sz w:val="24"/>
          <w:szCs w:val="24"/>
        </w:rPr>
        <w:br/>
      </w:r>
      <w:r w:rsidRPr="000D1248">
        <w:rPr>
          <w:rFonts w:eastAsia="Times New Roman" w:cs="Times New Roman"/>
          <w:sz w:val="24"/>
          <w:szCs w:val="24"/>
        </w:rPr>
        <w:tab/>
      </w:r>
      <w:r w:rsidRPr="000D1248">
        <w:rPr>
          <w:rFonts w:eastAsia="Times New Roman" w:cs="Times New Roman"/>
          <w:sz w:val="24"/>
          <w:szCs w:val="24"/>
        </w:rPr>
        <w:tab/>
        <w:t>8. Đơn vị/tổ chức thuộc thành phần:</w:t>
      </w:r>
    </w:p>
    <w:tbl>
      <w:tblPr>
        <w:tblW w:w="0" w:type="auto"/>
        <w:tblInd w:w="1458" w:type="dxa"/>
        <w:tblLook w:val="04A0" w:firstRow="1" w:lastRow="0" w:firstColumn="1" w:lastColumn="0" w:noHBand="0" w:noVBand="1"/>
      </w:tblPr>
      <w:tblGrid>
        <w:gridCol w:w="6120"/>
        <w:gridCol w:w="1620"/>
      </w:tblGrid>
      <w:tr w:rsidR="00B95AF6" w:rsidRPr="000D1248" w14:paraId="79C783FE" w14:textId="77777777" w:rsidTr="00D54325">
        <w:tc>
          <w:tcPr>
            <w:tcW w:w="6120" w:type="dxa"/>
          </w:tcPr>
          <w:p w14:paraId="5C3F472D"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Quản lý Nhà nước</w:t>
            </w:r>
          </w:p>
        </w:tc>
        <w:tc>
          <w:tcPr>
            <w:tcW w:w="1620" w:type="dxa"/>
          </w:tcPr>
          <w:p w14:paraId="029A7001" w14:textId="410DF36B"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20032" behindDoc="0" locked="0" layoutInCell="1" allowOverlap="1" wp14:anchorId="67322814" wp14:editId="1935D3E0">
                      <wp:simplePos x="0" y="0"/>
                      <wp:positionH relativeFrom="column">
                        <wp:posOffset>273685</wp:posOffset>
                      </wp:positionH>
                      <wp:positionV relativeFrom="paragraph">
                        <wp:posOffset>48260</wp:posOffset>
                      </wp:positionV>
                      <wp:extent cx="171450" cy="161925"/>
                      <wp:effectExtent l="0" t="0" r="19050" b="28575"/>
                      <wp:wrapNone/>
                      <wp:docPr id="397" name="Rectangle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C715E10" id="Rectangle 397" o:spid="_x0000_s1026" style="position:absolute;margin-left:21.55pt;margin-top:3.8pt;width:13.5pt;height:12.7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Rlp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" filled="f" strokecolor="windowText">
                      <v:path arrowok="t"/>
                    </v:rect>
                  </w:pict>
                </mc:Fallback>
              </mc:AlternateContent>
            </w:r>
          </w:p>
        </w:tc>
      </w:tr>
      <w:tr w:rsidR="00B95AF6" w:rsidRPr="000D1248" w14:paraId="4D2CCD3A" w14:textId="77777777" w:rsidTr="00D54325">
        <w:tc>
          <w:tcPr>
            <w:tcW w:w="6120" w:type="dxa"/>
          </w:tcPr>
          <w:p w14:paraId="761F98DD"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Khu vực viện nghiên cứu, trường đại học</w:t>
            </w:r>
          </w:p>
        </w:tc>
        <w:tc>
          <w:tcPr>
            <w:tcW w:w="1620" w:type="dxa"/>
          </w:tcPr>
          <w:p w14:paraId="3538554A" w14:textId="716243C5"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21056" behindDoc="0" locked="0" layoutInCell="1" allowOverlap="1" wp14:anchorId="0A38660E" wp14:editId="0D61861A">
                      <wp:simplePos x="0" y="0"/>
                      <wp:positionH relativeFrom="column">
                        <wp:posOffset>273685</wp:posOffset>
                      </wp:positionH>
                      <wp:positionV relativeFrom="paragraph">
                        <wp:posOffset>64770</wp:posOffset>
                      </wp:positionV>
                      <wp:extent cx="171450" cy="161925"/>
                      <wp:effectExtent l="0" t="0" r="19050" b="28575"/>
                      <wp:wrapNone/>
                      <wp:docPr id="396" name="Rectangle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DF76F3D" id="Rectangle 396" o:spid="_x0000_s1026" style="position:absolute;margin-left:21.55pt;margin-top:5.1pt;width:13.5pt;height:12.7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poF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" filled="f" strokecolor="windowText">
                      <v:path arrowok="t"/>
                    </v:rect>
                  </w:pict>
                </mc:Fallback>
              </mc:AlternateContent>
            </w:r>
          </w:p>
        </w:tc>
      </w:tr>
      <w:tr w:rsidR="00B95AF6" w:rsidRPr="000D1248" w14:paraId="1D7E100D" w14:textId="77777777" w:rsidTr="00D54325">
        <w:tc>
          <w:tcPr>
            <w:tcW w:w="6120" w:type="dxa"/>
          </w:tcPr>
          <w:p w14:paraId="4AC9FFA3"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Khu vực kinh tế nhà nước</w:t>
            </w:r>
          </w:p>
        </w:tc>
        <w:tc>
          <w:tcPr>
            <w:tcW w:w="1620" w:type="dxa"/>
          </w:tcPr>
          <w:p w14:paraId="4260FAB0" w14:textId="7A7BCF4D"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22080" behindDoc="0" locked="0" layoutInCell="1" allowOverlap="1" wp14:anchorId="30AFD1F2" wp14:editId="623A87E2">
                      <wp:simplePos x="0" y="0"/>
                      <wp:positionH relativeFrom="column">
                        <wp:posOffset>273685</wp:posOffset>
                      </wp:positionH>
                      <wp:positionV relativeFrom="paragraph">
                        <wp:posOffset>52705</wp:posOffset>
                      </wp:positionV>
                      <wp:extent cx="171450" cy="161925"/>
                      <wp:effectExtent l="0" t="0" r="19050" b="28575"/>
                      <wp:wrapNone/>
                      <wp:docPr id="395" name="Rectangle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15564DE" id="Rectangle 395" o:spid="_x0000_s1026" style="position:absolute;margin-left:21.55pt;margin-top:4.15pt;width:13.5pt;height:12.7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" filled="f" strokecolor="windowText">
                      <v:path arrowok="t"/>
                    </v:rect>
                  </w:pict>
                </mc:Fallback>
              </mc:AlternateContent>
            </w:r>
          </w:p>
        </w:tc>
      </w:tr>
      <w:tr w:rsidR="00B95AF6" w:rsidRPr="000D1248" w14:paraId="27D9CA0C" w14:textId="77777777" w:rsidTr="00D54325">
        <w:tc>
          <w:tcPr>
            <w:tcW w:w="6120" w:type="dxa"/>
          </w:tcPr>
          <w:p w14:paraId="083A7B99"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Khu vực kinh tế tư nhân</w:t>
            </w:r>
          </w:p>
        </w:tc>
        <w:tc>
          <w:tcPr>
            <w:tcW w:w="1620" w:type="dxa"/>
          </w:tcPr>
          <w:p w14:paraId="46A44AE3" w14:textId="72A82C18"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23104" behindDoc="0" locked="0" layoutInCell="1" allowOverlap="1" wp14:anchorId="641606DB" wp14:editId="1D8AD8B4">
                      <wp:simplePos x="0" y="0"/>
                      <wp:positionH relativeFrom="column">
                        <wp:posOffset>273685</wp:posOffset>
                      </wp:positionH>
                      <wp:positionV relativeFrom="paragraph">
                        <wp:posOffset>59690</wp:posOffset>
                      </wp:positionV>
                      <wp:extent cx="171450" cy="161925"/>
                      <wp:effectExtent l="0" t="0" r="19050" b="28575"/>
                      <wp:wrapNone/>
                      <wp:docPr id="394" name="Rectangle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3AE9553" id="Rectangle 394" o:spid="_x0000_s1026" style="position:absolute;margin-left:21.55pt;margin-top:4.7pt;width:13.5pt;height:12.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zc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" filled="f" strokecolor="windowText">
                      <v:path arrowok="t"/>
                    </v:rect>
                  </w:pict>
                </mc:Fallback>
              </mc:AlternateContent>
            </w:r>
          </w:p>
        </w:tc>
      </w:tr>
      <w:tr w:rsidR="00B95AF6" w:rsidRPr="000D1248" w14:paraId="10B5A77D" w14:textId="77777777" w:rsidTr="00D54325">
        <w:tc>
          <w:tcPr>
            <w:tcW w:w="6120" w:type="dxa"/>
          </w:tcPr>
          <w:p w14:paraId="6928F131"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Khu vực có vốn đầu tư nước ngoài</w:t>
            </w:r>
          </w:p>
        </w:tc>
        <w:tc>
          <w:tcPr>
            <w:tcW w:w="1620" w:type="dxa"/>
          </w:tcPr>
          <w:p w14:paraId="62B9E5E7" w14:textId="74314D5C"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24128" behindDoc="0" locked="0" layoutInCell="1" allowOverlap="1" wp14:anchorId="3C11E683" wp14:editId="5A290F00">
                      <wp:simplePos x="0" y="0"/>
                      <wp:positionH relativeFrom="column">
                        <wp:posOffset>273685</wp:posOffset>
                      </wp:positionH>
                      <wp:positionV relativeFrom="paragraph">
                        <wp:posOffset>47625</wp:posOffset>
                      </wp:positionV>
                      <wp:extent cx="171450" cy="161925"/>
                      <wp:effectExtent l="0" t="0" r="19050" b="28575"/>
                      <wp:wrapNone/>
                      <wp:docPr id="393" name="Rectangle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4166848" id="Rectangle 393" o:spid="_x0000_s1026" style="position:absolute;margin-left:21.55pt;margin-top:3.75pt;width:13.5pt;height:12.7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" filled="f" strokecolor="windowText">
                      <v:path arrowok="t"/>
                    </v:rect>
                  </w:pict>
                </mc:Fallback>
              </mc:AlternateContent>
            </w:r>
          </w:p>
        </w:tc>
      </w:tr>
      <w:tr w:rsidR="00B95AF6" w:rsidRPr="000D1248" w14:paraId="0D65C3F2" w14:textId="77777777" w:rsidTr="00D54325">
        <w:tc>
          <w:tcPr>
            <w:tcW w:w="6120" w:type="dxa"/>
          </w:tcPr>
          <w:p w14:paraId="23E70E59"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Các tổ chức quốc tế, các tổ chức phi chính phủ</w:t>
            </w:r>
          </w:p>
        </w:tc>
        <w:tc>
          <w:tcPr>
            <w:tcW w:w="1620" w:type="dxa"/>
          </w:tcPr>
          <w:p w14:paraId="721E3F0D" w14:textId="50D96A2F" w:rsidR="00B95AF6" w:rsidRPr="000D1248" w:rsidRDefault="00B95AF6" w:rsidP="00B95AF6">
            <w:pPr>
              <w:spacing w:before="120" w:after="0" w:line="360" w:lineRule="auto"/>
              <w:jc w:val="left"/>
              <w:rPr>
                <w:rFonts w:eastAsia="Times New Roman" w:cs="Times New Roman"/>
                <w:noProof/>
                <w:sz w:val="24"/>
                <w:szCs w:val="24"/>
              </w:rPr>
            </w:pPr>
            <w:r w:rsidRPr="000D1248">
              <w:rPr>
                <w:rFonts w:cs="Times New Roman"/>
                <w:noProof/>
                <w:szCs w:val="26"/>
              </w:rPr>
              <mc:AlternateContent>
                <mc:Choice Requires="wps">
                  <w:drawing>
                    <wp:anchor distT="0" distB="0" distL="114300" distR="114300" simplePos="0" relativeHeight="251825152" behindDoc="0" locked="0" layoutInCell="1" allowOverlap="1" wp14:anchorId="15C4F919" wp14:editId="5A2ECF74">
                      <wp:simplePos x="0" y="0"/>
                      <wp:positionH relativeFrom="column">
                        <wp:posOffset>273685</wp:posOffset>
                      </wp:positionH>
                      <wp:positionV relativeFrom="paragraph">
                        <wp:posOffset>54610</wp:posOffset>
                      </wp:positionV>
                      <wp:extent cx="171450" cy="161925"/>
                      <wp:effectExtent l="0" t="0" r="19050" b="28575"/>
                      <wp:wrapNone/>
                      <wp:docPr id="392" name="Rectangle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E41AE13" id="Rectangle 392" o:spid="_x0000_s1026" style="position:absolute;margin-left:21.55pt;margin-top:4.3pt;width:13.5pt;height:12.7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ds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" filled="f" strokecolor="windowText">
                      <v:path arrowok="t"/>
                    </v:rect>
                  </w:pict>
                </mc:Fallback>
              </mc:AlternateContent>
            </w:r>
          </w:p>
        </w:tc>
      </w:tr>
      <w:tr w:rsidR="00B95AF6" w:rsidRPr="000D1248" w14:paraId="6D5DCA74" w14:textId="77777777" w:rsidTr="00D54325">
        <w:tc>
          <w:tcPr>
            <w:tcW w:w="6120" w:type="dxa"/>
          </w:tcPr>
          <w:p w14:paraId="141AD5E3"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Thành phần khác………………………………………</w:t>
            </w:r>
          </w:p>
        </w:tc>
        <w:tc>
          <w:tcPr>
            <w:tcW w:w="1620" w:type="dxa"/>
          </w:tcPr>
          <w:p w14:paraId="648C1711" w14:textId="418FFEA1" w:rsidR="00B95AF6" w:rsidRPr="000D1248" w:rsidRDefault="00B95AF6" w:rsidP="00B95AF6">
            <w:pPr>
              <w:spacing w:before="120" w:after="0" w:line="360" w:lineRule="auto"/>
              <w:jc w:val="left"/>
              <w:rPr>
                <w:rFonts w:eastAsia="Times New Roman" w:cs="Times New Roman"/>
                <w:noProof/>
                <w:sz w:val="24"/>
                <w:szCs w:val="24"/>
              </w:rPr>
            </w:pPr>
            <w:r w:rsidRPr="000D1248">
              <w:rPr>
                <w:rFonts w:cs="Times New Roman"/>
                <w:noProof/>
                <w:szCs w:val="26"/>
              </w:rPr>
              <mc:AlternateContent>
                <mc:Choice Requires="wps">
                  <w:drawing>
                    <wp:anchor distT="0" distB="0" distL="114300" distR="114300" simplePos="0" relativeHeight="251826176" behindDoc="0" locked="0" layoutInCell="1" allowOverlap="1" wp14:anchorId="4094EED3" wp14:editId="07862D99">
                      <wp:simplePos x="0" y="0"/>
                      <wp:positionH relativeFrom="column">
                        <wp:posOffset>273685</wp:posOffset>
                      </wp:positionH>
                      <wp:positionV relativeFrom="paragraph">
                        <wp:posOffset>33020</wp:posOffset>
                      </wp:positionV>
                      <wp:extent cx="171450" cy="161925"/>
                      <wp:effectExtent l="0" t="0" r="19050" b="28575"/>
                      <wp:wrapNone/>
                      <wp:docPr id="391" name="Rectangle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CE9C2D6" id="Rectangle 391" o:spid="_x0000_s1026" style="position:absolute;margin-left:21.55pt;margin-top:2.6pt;width:13.5pt;height:12.7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" filled="f" strokecolor="windowText">
                      <v:path arrowok="t"/>
                    </v:rect>
                  </w:pict>
                </mc:Fallback>
              </mc:AlternateContent>
            </w:r>
          </w:p>
        </w:tc>
      </w:tr>
    </w:tbl>
    <w:p w14:paraId="422CB7D5"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ab/>
        <w:t>9. Đơn vị/tổ chức thuộc lĩnh vực/ngành sản xuất/kinh doanh:</w:t>
      </w:r>
    </w:p>
    <w:tbl>
      <w:tblPr>
        <w:tblpPr w:leftFromText="180" w:rightFromText="180" w:vertAnchor="text" w:tblpY="1"/>
        <w:tblOverlap w:val="never"/>
        <w:tblW w:w="0" w:type="auto"/>
        <w:tblLook w:val="04A0" w:firstRow="1" w:lastRow="0" w:firstColumn="1" w:lastColumn="0" w:noHBand="0" w:noVBand="1"/>
      </w:tblPr>
      <w:tblGrid>
        <w:gridCol w:w="6120"/>
        <w:gridCol w:w="1620"/>
      </w:tblGrid>
      <w:tr w:rsidR="00B95AF6" w:rsidRPr="000D1248" w14:paraId="68317F74" w14:textId="77777777" w:rsidTr="00D54325">
        <w:tc>
          <w:tcPr>
            <w:tcW w:w="6120" w:type="dxa"/>
          </w:tcPr>
          <w:p w14:paraId="48952B3D"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lastRenderedPageBreak/>
              <w:t>Nông nghiệp, lâm nghiệp và thuỷ sản</w:t>
            </w:r>
          </w:p>
        </w:tc>
        <w:tc>
          <w:tcPr>
            <w:tcW w:w="1620" w:type="dxa"/>
          </w:tcPr>
          <w:p w14:paraId="1DA89A3B" w14:textId="4D3DB6D7"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27200" behindDoc="0" locked="0" layoutInCell="1" allowOverlap="1" wp14:anchorId="2C9AFE14" wp14:editId="24182485">
                      <wp:simplePos x="0" y="0"/>
                      <wp:positionH relativeFrom="column">
                        <wp:posOffset>273685</wp:posOffset>
                      </wp:positionH>
                      <wp:positionV relativeFrom="paragraph">
                        <wp:posOffset>48260</wp:posOffset>
                      </wp:positionV>
                      <wp:extent cx="171450" cy="161925"/>
                      <wp:effectExtent l="0" t="0" r="19050" b="28575"/>
                      <wp:wrapNone/>
                      <wp:docPr id="390" name="Rectangle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D4EAAE3" id="Rectangle 390" o:spid="_x0000_s1026" style="position:absolute;margin-left:21.55pt;margin-top:3.8pt;width:13.5pt;height:12.7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" filled="f" strokecolor="windowText">
                      <v:path arrowok="t"/>
                    </v:rect>
                  </w:pict>
                </mc:Fallback>
              </mc:AlternateContent>
            </w:r>
          </w:p>
        </w:tc>
      </w:tr>
      <w:tr w:rsidR="00B95AF6" w:rsidRPr="000D1248" w14:paraId="58E85B0B" w14:textId="77777777" w:rsidTr="00D54325">
        <w:tc>
          <w:tcPr>
            <w:tcW w:w="6120" w:type="dxa"/>
          </w:tcPr>
          <w:p w14:paraId="4DF383EB"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Khai khoáng</w:t>
            </w:r>
          </w:p>
        </w:tc>
        <w:tc>
          <w:tcPr>
            <w:tcW w:w="1620" w:type="dxa"/>
          </w:tcPr>
          <w:p w14:paraId="1218B51A" w14:textId="597AD80F"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28224" behindDoc="0" locked="0" layoutInCell="1" allowOverlap="1" wp14:anchorId="51120E8B" wp14:editId="7A7E471B">
                      <wp:simplePos x="0" y="0"/>
                      <wp:positionH relativeFrom="column">
                        <wp:posOffset>273685</wp:posOffset>
                      </wp:positionH>
                      <wp:positionV relativeFrom="paragraph">
                        <wp:posOffset>45720</wp:posOffset>
                      </wp:positionV>
                      <wp:extent cx="171450" cy="161925"/>
                      <wp:effectExtent l="0" t="0" r="19050" b="28575"/>
                      <wp:wrapNone/>
                      <wp:docPr id="389" name="Rectangle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8AEA835" id="Rectangle 389" o:spid="_x0000_s1026" style="position:absolute;margin-left:21.55pt;margin-top:3.6pt;width:13.5pt;height:12.7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" filled="f" strokecolor="windowText">
                      <v:path arrowok="t"/>
                    </v:rect>
                  </w:pict>
                </mc:Fallback>
              </mc:AlternateContent>
            </w:r>
          </w:p>
        </w:tc>
      </w:tr>
      <w:tr w:rsidR="00B95AF6" w:rsidRPr="000D1248" w14:paraId="77F4103F" w14:textId="77777777" w:rsidTr="00D54325">
        <w:tc>
          <w:tcPr>
            <w:tcW w:w="6120" w:type="dxa"/>
          </w:tcPr>
          <w:p w14:paraId="64F9A277"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Công nghiệp chế biến, chế tạo</w:t>
            </w:r>
          </w:p>
        </w:tc>
        <w:tc>
          <w:tcPr>
            <w:tcW w:w="1620" w:type="dxa"/>
          </w:tcPr>
          <w:p w14:paraId="57DA9788" w14:textId="47410D7F"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29248" behindDoc="0" locked="0" layoutInCell="1" allowOverlap="1" wp14:anchorId="3CC4DD10" wp14:editId="2AF2FF83">
                      <wp:simplePos x="0" y="0"/>
                      <wp:positionH relativeFrom="column">
                        <wp:posOffset>273685</wp:posOffset>
                      </wp:positionH>
                      <wp:positionV relativeFrom="paragraph">
                        <wp:posOffset>52705</wp:posOffset>
                      </wp:positionV>
                      <wp:extent cx="171450" cy="161925"/>
                      <wp:effectExtent l="0" t="0" r="19050" b="28575"/>
                      <wp:wrapNone/>
                      <wp:docPr id="388" name="Rectangle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9DE5994" id="Rectangle 388" o:spid="_x0000_s1026" style="position:absolute;margin-left:21.55pt;margin-top:4.15pt;width:13.5pt;height:12.7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" filled="f" strokecolor="windowText">
                      <v:path arrowok="t"/>
                    </v:rect>
                  </w:pict>
                </mc:Fallback>
              </mc:AlternateContent>
            </w:r>
          </w:p>
        </w:tc>
      </w:tr>
      <w:tr w:rsidR="00B95AF6" w:rsidRPr="000D1248" w14:paraId="216C925A" w14:textId="77777777" w:rsidTr="00D54325">
        <w:tc>
          <w:tcPr>
            <w:tcW w:w="6120" w:type="dxa"/>
          </w:tcPr>
          <w:p w14:paraId="69204AE7"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Công nghiệp gia công, chế tạo cơ khí</w:t>
            </w:r>
          </w:p>
        </w:tc>
        <w:tc>
          <w:tcPr>
            <w:tcW w:w="1620" w:type="dxa"/>
          </w:tcPr>
          <w:p w14:paraId="16E6703D" w14:textId="402CE3CF"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30272" behindDoc="0" locked="0" layoutInCell="1" allowOverlap="1" wp14:anchorId="67617E3C" wp14:editId="609145BA">
                      <wp:simplePos x="0" y="0"/>
                      <wp:positionH relativeFrom="column">
                        <wp:posOffset>273685</wp:posOffset>
                      </wp:positionH>
                      <wp:positionV relativeFrom="paragraph">
                        <wp:posOffset>59690</wp:posOffset>
                      </wp:positionV>
                      <wp:extent cx="171450" cy="161925"/>
                      <wp:effectExtent l="0" t="0" r="19050" b="28575"/>
                      <wp:wrapNone/>
                      <wp:docPr id="387" name="Rectangle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C3DF475" id="Rectangle 387" o:spid="_x0000_s1026" style="position:absolute;margin-left:21.55pt;margin-top:4.7pt;width:13.5pt;height:12.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" filled="f" strokecolor="windowText">
                      <v:path arrowok="t"/>
                    </v:rect>
                  </w:pict>
                </mc:Fallback>
              </mc:AlternateContent>
            </w:r>
          </w:p>
        </w:tc>
      </w:tr>
      <w:tr w:rsidR="00B95AF6" w:rsidRPr="000D1248" w14:paraId="0E3D06C8" w14:textId="77777777" w:rsidTr="00D54325">
        <w:tc>
          <w:tcPr>
            <w:tcW w:w="6120" w:type="dxa"/>
          </w:tcPr>
          <w:p w14:paraId="5D375764"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Công nghiệp điện tử, cơ điện tử</w:t>
            </w:r>
          </w:p>
        </w:tc>
        <w:tc>
          <w:tcPr>
            <w:tcW w:w="1620" w:type="dxa"/>
          </w:tcPr>
          <w:p w14:paraId="2F208938" w14:textId="75C8F37F"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31296" behindDoc="0" locked="0" layoutInCell="1" allowOverlap="1" wp14:anchorId="2234B251" wp14:editId="03F554F5">
                      <wp:simplePos x="0" y="0"/>
                      <wp:positionH relativeFrom="column">
                        <wp:posOffset>273685</wp:posOffset>
                      </wp:positionH>
                      <wp:positionV relativeFrom="paragraph">
                        <wp:posOffset>47625</wp:posOffset>
                      </wp:positionV>
                      <wp:extent cx="171450" cy="161925"/>
                      <wp:effectExtent l="0" t="0" r="19050" b="28575"/>
                      <wp:wrapNone/>
                      <wp:docPr id="386" name="Rectangle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AEFEAF5" id="Rectangle 386" o:spid="_x0000_s1026" style="position:absolute;margin-left:21.55pt;margin-top:3.75pt;width:13.5pt;height:12.7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" filled="f" strokecolor="windowText">
                      <v:path arrowok="t"/>
                    </v:rect>
                  </w:pict>
                </mc:Fallback>
              </mc:AlternateContent>
            </w:r>
          </w:p>
        </w:tc>
      </w:tr>
      <w:tr w:rsidR="00B95AF6" w:rsidRPr="000D1248" w14:paraId="39E70D40" w14:textId="77777777" w:rsidTr="00D54325">
        <w:tc>
          <w:tcPr>
            <w:tcW w:w="6120" w:type="dxa"/>
          </w:tcPr>
          <w:p w14:paraId="5639ED8A"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Sản xuất và phân phối điện, tự động hóa</w:t>
            </w:r>
          </w:p>
        </w:tc>
        <w:tc>
          <w:tcPr>
            <w:tcW w:w="1620" w:type="dxa"/>
          </w:tcPr>
          <w:p w14:paraId="075A9A88" w14:textId="270F6567" w:rsidR="00B95AF6" w:rsidRPr="000D1248" w:rsidRDefault="00B95AF6" w:rsidP="00B95AF6">
            <w:pPr>
              <w:spacing w:before="120" w:after="0" w:line="360" w:lineRule="auto"/>
              <w:jc w:val="left"/>
              <w:rPr>
                <w:rFonts w:eastAsia="Times New Roman" w:cs="Times New Roman"/>
                <w:noProof/>
                <w:sz w:val="24"/>
                <w:szCs w:val="24"/>
              </w:rPr>
            </w:pPr>
            <w:r w:rsidRPr="000D1248">
              <w:rPr>
                <w:rFonts w:cs="Times New Roman"/>
                <w:noProof/>
                <w:szCs w:val="26"/>
              </w:rPr>
              <mc:AlternateContent>
                <mc:Choice Requires="wps">
                  <w:drawing>
                    <wp:anchor distT="0" distB="0" distL="114300" distR="114300" simplePos="0" relativeHeight="251832320" behindDoc="0" locked="0" layoutInCell="1" allowOverlap="1" wp14:anchorId="5AA9A431" wp14:editId="484F58D3">
                      <wp:simplePos x="0" y="0"/>
                      <wp:positionH relativeFrom="column">
                        <wp:posOffset>273685</wp:posOffset>
                      </wp:positionH>
                      <wp:positionV relativeFrom="paragraph">
                        <wp:posOffset>54610</wp:posOffset>
                      </wp:positionV>
                      <wp:extent cx="171450" cy="161925"/>
                      <wp:effectExtent l="0" t="0" r="19050" b="28575"/>
                      <wp:wrapNone/>
                      <wp:docPr id="385" name="Rectangle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9D9D886" id="Rectangle 385" o:spid="_x0000_s1026" style="position:absolute;margin-left:21.55pt;margin-top:4.3pt;width:13.5pt;height:12.7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" filled="f" strokecolor="windowText">
                      <v:path arrowok="t"/>
                    </v:rect>
                  </w:pict>
                </mc:Fallback>
              </mc:AlternateContent>
            </w:r>
          </w:p>
        </w:tc>
      </w:tr>
      <w:tr w:rsidR="00B95AF6" w:rsidRPr="000D1248" w14:paraId="51AD8F66" w14:textId="77777777" w:rsidTr="00D54325">
        <w:tc>
          <w:tcPr>
            <w:tcW w:w="6120" w:type="dxa"/>
          </w:tcPr>
          <w:p w14:paraId="6FF432C7"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Dịch vụ</w:t>
            </w:r>
          </w:p>
        </w:tc>
        <w:tc>
          <w:tcPr>
            <w:tcW w:w="1620" w:type="dxa"/>
          </w:tcPr>
          <w:p w14:paraId="064CF708" w14:textId="69D04007" w:rsidR="00B95AF6" w:rsidRPr="000D1248" w:rsidRDefault="00B95AF6" w:rsidP="00B95AF6">
            <w:pPr>
              <w:spacing w:before="120" w:after="0" w:line="360" w:lineRule="auto"/>
              <w:jc w:val="left"/>
              <w:rPr>
                <w:rFonts w:eastAsia="Times New Roman" w:cs="Times New Roman"/>
                <w:noProof/>
                <w:sz w:val="24"/>
                <w:szCs w:val="24"/>
              </w:rPr>
            </w:pPr>
            <w:r w:rsidRPr="000D1248">
              <w:rPr>
                <w:rFonts w:cs="Times New Roman"/>
                <w:noProof/>
                <w:szCs w:val="26"/>
              </w:rPr>
              <mc:AlternateContent>
                <mc:Choice Requires="wps">
                  <w:drawing>
                    <wp:anchor distT="0" distB="0" distL="114300" distR="114300" simplePos="0" relativeHeight="251833344" behindDoc="0" locked="0" layoutInCell="1" allowOverlap="1" wp14:anchorId="390CD2AE" wp14:editId="07E7FC8C">
                      <wp:simplePos x="0" y="0"/>
                      <wp:positionH relativeFrom="column">
                        <wp:posOffset>273685</wp:posOffset>
                      </wp:positionH>
                      <wp:positionV relativeFrom="paragraph">
                        <wp:posOffset>33020</wp:posOffset>
                      </wp:positionV>
                      <wp:extent cx="171450" cy="161925"/>
                      <wp:effectExtent l="0" t="0" r="19050" b="28575"/>
                      <wp:wrapNone/>
                      <wp:docPr id="384" name="Rectangle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7661D9E" id="Rectangle 384" o:spid="_x0000_s1026" style="position:absolute;margin-left:21.55pt;margin-top:2.6pt;width:13.5pt;height:12.7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" filled="f" strokecolor="windowText">
                      <v:path arrowok="t"/>
                    </v:rect>
                  </w:pict>
                </mc:Fallback>
              </mc:AlternateContent>
            </w:r>
          </w:p>
        </w:tc>
      </w:tr>
      <w:tr w:rsidR="00B95AF6" w:rsidRPr="000D1248" w14:paraId="18E0C1DA" w14:textId="77777777" w:rsidTr="00D54325">
        <w:tc>
          <w:tcPr>
            <w:tcW w:w="6120" w:type="dxa"/>
          </w:tcPr>
          <w:p w14:paraId="0A631D51"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Xây dựng</w:t>
            </w:r>
          </w:p>
        </w:tc>
        <w:tc>
          <w:tcPr>
            <w:tcW w:w="1620" w:type="dxa"/>
          </w:tcPr>
          <w:p w14:paraId="17685710" w14:textId="21514D93" w:rsidR="00B95AF6" w:rsidRPr="000D1248" w:rsidRDefault="00B95AF6" w:rsidP="00B95AF6">
            <w:pPr>
              <w:spacing w:before="120" w:after="0" w:line="360" w:lineRule="auto"/>
              <w:jc w:val="left"/>
              <w:rPr>
                <w:rFonts w:eastAsia="Times New Roman" w:cs="Times New Roman"/>
                <w:noProof/>
                <w:sz w:val="24"/>
                <w:szCs w:val="24"/>
              </w:rPr>
            </w:pPr>
            <w:r w:rsidRPr="000D1248">
              <w:rPr>
                <w:rFonts w:cs="Times New Roman"/>
                <w:noProof/>
                <w:szCs w:val="26"/>
              </w:rPr>
              <mc:AlternateContent>
                <mc:Choice Requires="wps">
                  <w:drawing>
                    <wp:anchor distT="0" distB="0" distL="114300" distR="114300" simplePos="0" relativeHeight="251834368" behindDoc="0" locked="0" layoutInCell="1" allowOverlap="1" wp14:anchorId="3BFB1FBF" wp14:editId="05D396EA">
                      <wp:simplePos x="0" y="0"/>
                      <wp:positionH relativeFrom="column">
                        <wp:posOffset>273685</wp:posOffset>
                      </wp:positionH>
                      <wp:positionV relativeFrom="paragraph">
                        <wp:posOffset>68580</wp:posOffset>
                      </wp:positionV>
                      <wp:extent cx="171450" cy="161925"/>
                      <wp:effectExtent l="0" t="0" r="19050" b="28575"/>
                      <wp:wrapNone/>
                      <wp:docPr id="383" name="Rectangle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9F10A15" id="Rectangle 383" o:spid="_x0000_s1026" style="position:absolute;margin-left:21.55pt;margin-top:5.4pt;width:13.5pt;height:12.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" filled="f" strokecolor="windowText">
                      <v:path arrowok="t"/>
                    </v:rect>
                  </w:pict>
                </mc:Fallback>
              </mc:AlternateContent>
            </w:r>
          </w:p>
        </w:tc>
      </w:tr>
      <w:tr w:rsidR="00B95AF6" w:rsidRPr="000D1248" w14:paraId="455D45BF" w14:textId="77777777" w:rsidTr="00D54325">
        <w:tc>
          <w:tcPr>
            <w:tcW w:w="6120" w:type="dxa"/>
          </w:tcPr>
          <w:p w14:paraId="01799527"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Vận tải kho bãi</w:t>
            </w:r>
          </w:p>
        </w:tc>
        <w:tc>
          <w:tcPr>
            <w:tcW w:w="1620" w:type="dxa"/>
          </w:tcPr>
          <w:p w14:paraId="305B9B30" w14:textId="650090A4" w:rsidR="00B95AF6" w:rsidRPr="000D1248" w:rsidRDefault="00B95AF6" w:rsidP="00B95AF6">
            <w:pPr>
              <w:spacing w:before="120" w:after="0" w:line="360" w:lineRule="auto"/>
              <w:jc w:val="left"/>
              <w:rPr>
                <w:rFonts w:eastAsia="Times New Roman" w:cs="Times New Roman"/>
                <w:noProof/>
                <w:sz w:val="24"/>
                <w:szCs w:val="24"/>
              </w:rPr>
            </w:pPr>
            <w:r w:rsidRPr="000D1248">
              <w:rPr>
                <w:rFonts w:cs="Times New Roman"/>
                <w:noProof/>
                <w:szCs w:val="26"/>
              </w:rPr>
              <mc:AlternateContent>
                <mc:Choice Requires="wps">
                  <w:drawing>
                    <wp:anchor distT="0" distB="0" distL="114300" distR="114300" simplePos="0" relativeHeight="251835392" behindDoc="0" locked="0" layoutInCell="1" allowOverlap="1" wp14:anchorId="2BFDC79E" wp14:editId="7BDCE9C1">
                      <wp:simplePos x="0" y="0"/>
                      <wp:positionH relativeFrom="column">
                        <wp:posOffset>273685</wp:posOffset>
                      </wp:positionH>
                      <wp:positionV relativeFrom="paragraph">
                        <wp:posOffset>46990</wp:posOffset>
                      </wp:positionV>
                      <wp:extent cx="171450" cy="161925"/>
                      <wp:effectExtent l="0" t="0" r="19050" b="28575"/>
                      <wp:wrapNone/>
                      <wp:docPr id="382" name="Rectangle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57AE470" id="Rectangle 382" o:spid="_x0000_s1026" style="position:absolute;margin-left:21.55pt;margin-top:3.7pt;width:13.5pt;height:12.7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" filled="f" strokecolor="windowText">
                      <v:path arrowok="t"/>
                    </v:rect>
                  </w:pict>
                </mc:Fallback>
              </mc:AlternateContent>
            </w:r>
          </w:p>
        </w:tc>
      </w:tr>
      <w:tr w:rsidR="00B95AF6" w:rsidRPr="000D1248" w14:paraId="7395ADB5" w14:textId="77777777" w:rsidTr="00D54325">
        <w:tc>
          <w:tcPr>
            <w:tcW w:w="6120" w:type="dxa"/>
          </w:tcPr>
          <w:p w14:paraId="26499667"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Kinh doanh và quản lý</w:t>
            </w:r>
          </w:p>
        </w:tc>
        <w:tc>
          <w:tcPr>
            <w:tcW w:w="1620" w:type="dxa"/>
          </w:tcPr>
          <w:p w14:paraId="701BBFB0" w14:textId="36BB90C8" w:rsidR="00B95AF6" w:rsidRPr="000D1248" w:rsidRDefault="00B95AF6" w:rsidP="00B95AF6">
            <w:pPr>
              <w:spacing w:before="120" w:after="0" w:line="360" w:lineRule="auto"/>
              <w:jc w:val="left"/>
              <w:rPr>
                <w:rFonts w:eastAsia="Times New Roman" w:cs="Times New Roman"/>
                <w:noProof/>
                <w:sz w:val="24"/>
                <w:szCs w:val="24"/>
              </w:rPr>
            </w:pPr>
            <w:r w:rsidRPr="000D1248">
              <w:rPr>
                <w:rFonts w:cs="Times New Roman"/>
                <w:noProof/>
                <w:szCs w:val="26"/>
              </w:rPr>
              <mc:AlternateContent>
                <mc:Choice Requires="wps">
                  <w:drawing>
                    <wp:anchor distT="0" distB="0" distL="114300" distR="114300" simplePos="0" relativeHeight="251836416" behindDoc="0" locked="0" layoutInCell="1" allowOverlap="1" wp14:anchorId="41DFBB16" wp14:editId="41D8D6F7">
                      <wp:simplePos x="0" y="0"/>
                      <wp:positionH relativeFrom="column">
                        <wp:posOffset>273685</wp:posOffset>
                      </wp:positionH>
                      <wp:positionV relativeFrom="paragraph">
                        <wp:posOffset>44450</wp:posOffset>
                      </wp:positionV>
                      <wp:extent cx="171450" cy="161925"/>
                      <wp:effectExtent l="0" t="0" r="19050" b="28575"/>
                      <wp:wrapNone/>
                      <wp:docPr id="381" name="Rectangle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0DEC0BD" id="Rectangle 381" o:spid="_x0000_s1026" style="position:absolute;margin-left:21.55pt;margin-top:3.5pt;width:13.5pt;height:12.7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" filled="f" strokecolor="windowText">
                      <v:path arrowok="t"/>
                    </v:rect>
                  </w:pict>
                </mc:Fallback>
              </mc:AlternateContent>
            </w:r>
          </w:p>
        </w:tc>
      </w:tr>
      <w:tr w:rsidR="00B95AF6" w:rsidRPr="000D1248" w14:paraId="5E41DB12" w14:textId="77777777" w:rsidTr="00D54325">
        <w:tc>
          <w:tcPr>
            <w:tcW w:w="6120" w:type="dxa"/>
          </w:tcPr>
          <w:p w14:paraId="5035F2D0"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Hoạt động tài chính, ngân hàng và bảo hiểm</w:t>
            </w:r>
          </w:p>
        </w:tc>
        <w:tc>
          <w:tcPr>
            <w:tcW w:w="1620" w:type="dxa"/>
          </w:tcPr>
          <w:p w14:paraId="40B0EB5B" w14:textId="2577CC3D" w:rsidR="00B95AF6" w:rsidRPr="000D1248" w:rsidRDefault="00B95AF6" w:rsidP="00B95AF6">
            <w:pPr>
              <w:spacing w:before="120" w:after="0" w:line="360" w:lineRule="auto"/>
              <w:jc w:val="left"/>
              <w:rPr>
                <w:rFonts w:eastAsia="Times New Roman" w:cs="Times New Roman"/>
                <w:noProof/>
                <w:sz w:val="24"/>
                <w:szCs w:val="24"/>
              </w:rPr>
            </w:pPr>
            <w:r w:rsidRPr="000D1248">
              <w:rPr>
                <w:rFonts w:cs="Times New Roman"/>
                <w:noProof/>
                <w:szCs w:val="26"/>
              </w:rPr>
              <mc:AlternateContent>
                <mc:Choice Requires="wps">
                  <w:drawing>
                    <wp:anchor distT="0" distB="0" distL="114300" distR="114300" simplePos="0" relativeHeight="251837440" behindDoc="0" locked="0" layoutInCell="1" allowOverlap="1" wp14:anchorId="3F1907CB" wp14:editId="22EE27C1">
                      <wp:simplePos x="0" y="0"/>
                      <wp:positionH relativeFrom="column">
                        <wp:posOffset>273685</wp:posOffset>
                      </wp:positionH>
                      <wp:positionV relativeFrom="paragraph">
                        <wp:posOffset>51435</wp:posOffset>
                      </wp:positionV>
                      <wp:extent cx="171450" cy="161925"/>
                      <wp:effectExtent l="0" t="0" r="19050" b="28575"/>
                      <wp:wrapNone/>
                      <wp:docPr id="380" name="Rectangle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992D948" id="Rectangle 380" o:spid="_x0000_s1026" style="position:absolute;margin-left:21.55pt;margin-top:4.05pt;width:13.5pt;height:12.7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" filled="f" strokecolor="windowText">
                      <v:path arrowok="t"/>
                    </v:rect>
                  </w:pict>
                </mc:Fallback>
              </mc:AlternateContent>
            </w:r>
          </w:p>
        </w:tc>
      </w:tr>
      <w:tr w:rsidR="00B95AF6" w:rsidRPr="000D1248" w14:paraId="038CC4DE" w14:textId="77777777" w:rsidTr="00D54325">
        <w:tc>
          <w:tcPr>
            <w:tcW w:w="6120" w:type="dxa"/>
          </w:tcPr>
          <w:p w14:paraId="1F7E39A7"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Khác</w:t>
            </w:r>
          </w:p>
        </w:tc>
        <w:tc>
          <w:tcPr>
            <w:tcW w:w="1620" w:type="dxa"/>
          </w:tcPr>
          <w:p w14:paraId="487675AA" w14:textId="68CBF259" w:rsidR="00B95AF6" w:rsidRPr="000D1248" w:rsidRDefault="00B95AF6" w:rsidP="00B95AF6">
            <w:pPr>
              <w:spacing w:before="120" w:after="0" w:line="360" w:lineRule="auto"/>
              <w:jc w:val="left"/>
              <w:rPr>
                <w:rFonts w:eastAsia="Times New Roman" w:cs="Times New Roman"/>
                <w:noProof/>
                <w:sz w:val="24"/>
                <w:szCs w:val="24"/>
              </w:rPr>
            </w:pPr>
            <w:r w:rsidRPr="000D1248">
              <w:rPr>
                <w:rFonts w:cs="Times New Roman"/>
                <w:noProof/>
                <w:szCs w:val="26"/>
              </w:rPr>
              <mc:AlternateContent>
                <mc:Choice Requires="wps">
                  <w:drawing>
                    <wp:anchor distT="0" distB="0" distL="114300" distR="114300" simplePos="0" relativeHeight="251838464" behindDoc="0" locked="0" layoutInCell="1" allowOverlap="1" wp14:anchorId="3E4CD78E" wp14:editId="1C684FD9">
                      <wp:simplePos x="0" y="0"/>
                      <wp:positionH relativeFrom="column">
                        <wp:posOffset>273685</wp:posOffset>
                      </wp:positionH>
                      <wp:positionV relativeFrom="paragraph">
                        <wp:posOffset>39370</wp:posOffset>
                      </wp:positionV>
                      <wp:extent cx="171450" cy="161925"/>
                      <wp:effectExtent l="0" t="0" r="19050" b="28575"/>
                      <wp:wrapNone/>
                      <wp:docPr id="379" name="Rectangle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2D062BF" id="Rectangle 379" o:spid="_x0000_s1026" style="position:absolute;margin-left:21.55pt;margin-top:3.1pt;width:13.5pt;height:12.7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at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" filled="f" strokecolor="windowText">
                      <v:path arrowok="t"/>
                    </v:rect>
                  </w:pict>
                </mc:Fallback>
              </mc:AlternateContent>
            </w:r>
          </w:p>
        </w:tc>
      </w:tr>
    </w:tbl>
    <w:p w14:paraId="4A691E69" w14:textId="77777777" w:rsidR="00B95AF6" w:rsidRPr="000D1248" w:rsidRDefault="00B95AF6" w:rsidP="00B95AF6">
      <w:pPr>
        <w:spacing w:before="120" w:after="0" w:line="360" w:lineRule="auto"/>
        <w:jc w:val="left"/>
        <w:rPr>
          <w:rFonts w:eastAsia="Times New Roman" w:cs="Times New Roman"/>
          <w:sz w:val="24"/>
          <w:szCs w:val="24"/>
        </w:rPr>
      </w:pPr>
    </w:p>
    <w:p w14:paraId="3DC090F7" w14:textId="201BBBC6" w:rsidR="00B95AF6" w:rsidRPr="000D1248" w:rsidRDefault="00B95AF6" w:rsidP="00B95AF6">
      <w:pPr>
        <w:spacing w:before="120" w:after="0" w:line="360" w:lineRule="auto"/>
        <w:jc w:val="both"/>
        <w:rPr>
          <w:rFonts w:eastAsia="Times New Roman" w:cs="Times New Roman"/>
          <w:b/>
          <w:bCs/>
          <w:sz w:val="24"/>
          <w:szCs w:val="24"/>
        </w:rPr>
      </w:pPr>
      <w:r w:rsidRPr="000D1248">
        <w:rPr>
          <w:rFonts w:eastAsia="Times New Roman" w:cs="Times New Roman"/>
          <w:sz w:val="24"/>
          <w:szCs w:val="24"/>
        </w:rPr>
        <w:br w:type="textWrapping" w:clear="all"/>
      </w:r>
      <w:r w:rsidRPr="000D1248">
        <w:rPr>
          <w:rFonts w:eastAsia="Times New Roman" w:cs="Times New Roman"/>
          <w:b/>
          <w:bCs/>
          <w:sz w:val="24"/>
          <w:szCs w:val="24"/>
        </w:rPr>
        <w:t xml:space="preserve">B. Thông tin khảo sát về nguồn nhân lực </w:t>
      </w:r>
      <w:r w:rsidR="003B347F">
        <w:rPr>
          <w:rFonts w:eastAsia="Times New Roman" w:cs="Times New Roman"/>
          <w:b/>
          <w:bCs/>
          <w:sz w:val="24"/>
          <w:szCs w:val="24"/>
        </w:rPr>
        <w:t xml:space="preserve">và nhu cầu sử dụng nhân lực </w:t>
      </w:r>
      <w:r w:rsidRPr="000D1248">
        <w:rPr>
          <w:rFonts w:eastAsia="Times New Roman" w:cs="Times New Roman"/>
          <w:b/>
          <w:bCs/>
          <w:sz w:val="24"/>
          <w:szCs w:val="24"/>
        </w:rPr>
        <w:t xml:space="preserve">ngành …………….. của doanh nghiệp/ tổ chức. </w:t>
      </w:r>
    </w:p>
    <w:p w14:paraId="1F862003" w14:textId="39922A37"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b/>
          <w:bCs/>
          <w:sz w:val="24"/>
          <w:szCs w:val="24"/>
        </w:rPr>
        <w:t>I. Nhu cầu tuyển dụng nguồn nhân lực ngành ………………. tại doanh nghiệp/ tổ chức</w:t>
      </w:r>
      <w:r w:rsidRPr="000D1248">
        <w:rPr>
          <w:rFonts w:eastAsia="Times New Roman" w:cs="Times New Roman"/>
          <w:sz w:val="24"/>
          <w:szCs w:val="24"/>
        </w:rPr>
        <w:t>:</w:t>
      </w:r>
    </w:p>
    <w:p w14:paraId="7786C31E" w14:textId="77777777"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ab/>
        <w:t xml:space="preserve">10. Đối với các doanh nghiệp/tổ chức nói chung tại Việt Nam, Ông/Bà gặp phải/nhận thấy những vấn đề khó khăn gì trong công tác tuyển dụng nhân lực ngành </w:t>
      </w:r>
      <w:r w:rsidRPr="000D1248">
        <w:rPr>
          <w:rFonts w:eastAsia="Times New Roman" w:cs="Times New Roman"/>
          <w:bCs/>
          <w:sz w:val="24"/>
          <w:szCs w:val="24"/>
        </w:rPr>
        <w:t>..........................</w:t>
      </w:r>
      <w:r w:rsidRPr="000D1248">
        <w:rPr>
          <w:rFonts w:eastAsia="Times New Roman" w:cs="Times New Roman"/>
          <w:sz w:val="24"/>
          <w:szCs w:val="24"/>
        </w:rPr>
        <w:t>trong thời gian qua (</w:t>
      </w:r>
      <w:r w:rsidRPr="000D1248">
        <w:rPr>
          <w:rFonts w:eastAsia="Times New Roman" w:cs="Times New Roman"/>
          <w:i/>
          <w:iCs/>
          <w:sz w:val="24"/>
          <w:szCs w:val="24"/>
        </w:rPr>
        <w:t>khoanh tròn vào mức độ lựa chọn</w:t>
      </w:r>
      <w:r w:rsidRPr="000D1248">
        <w:rPr>
          <w:rFonts w:eastAsia="Times New Roman" w:cs="Times New Roman"/>
          <w:sz w:val="24"/>
          <w:szCs w:val="24"/>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06"/>
        <w:gridCol w:w="4142"/>
        <w:gridCol w:w="4716"/>
      </w:tblGrid>
      <w:tr w:rsidR="00B95AF6" w:rsidRPr="000D1248" w14:paraId="70FA0F1A" w14:textId="77777777" w:rsidTr="00D54325">
        <w:tc>
          <w:tcPr>
            <w:tcW w:w="1006" w:type="dxa"/>
            <w:vMerge w:val="restart"/>
            <w:tcBorders>
              <w:top w:val="single" w:sz="4" w:space="0" w:color="auto"/>
              <w:left w:val="single" w:sz="4" w:space="0" w:color="auto"/>
              <w:right w:val="single" w:sz="4" w:space="0" w:color="auto"/>
            </w:tcBorders>
            <w:vAlign w:val="center"/>
            <w:hideMark/>
          </w:tcPr>
          <w:p w14:paraId="07F8404D"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b/>
                <w:bCs/>
                <w:sz w:val="24"/>
                <w:szCs w:val="24"/>
              </w:rPr>
              <w:t>STT</w:t>
            </w:r>
          </w:p>
        </w:tc>
        <w:tc>
          <w:tcPr>
            <w:tcW w:w="4142" w:type="dxa"/>
            <w:vMerge w:val="restart"/>
            <w:tcBorders>
              <w:top w:val="single" w:sz="4" w:space="0" w:color="auto"/>
              <w:left w:val="single" w:sz="4" w:space="0" w:color="auto"/>
              <w:right w:val="single" w:sz="4" w:space="0" w:color="auto"/>
            </w:tcBorders>
            <w:vAlign w:val="center"/>
            <w:hideMark/>
          </w:tcPr>
          <w:p w14:paraId="59C77AC0"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b/>
                <w:bCs/>
                <w:sz w:val="24"/>
                <w:szCs w:val="24"/>
              </w:rPr>
              <w:t>Các vấn đề</w:t>
            </w:r>
          </w:p>
        </w:tc>
        <w:tc>
          <w:tcPr>
            <w:tcW w:w="4716" w:type="dxa"/>
            <w:tcBorders>
              <w:top w:val="single" w:sz="4" w:space="0" w:color="auto"/>
              <w:left w:val="single" w:sz="4" w:space="0" w:color="auto"/>
              <w:bottom w:val="single" w:sz="4" w:space="0" w:color="auto"/>
              <w:right w:val="single" w:sz="4" w:space="0" w:color="auto"/>
            </w:tcBorders>
            <w:vAlign w:val="center"/>
            <w:hideMark/>
          </w:tcPr>
          <w:p w14:paraId="54BCFB1B"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b/>
                <w:bCs/>
                <w:sz w:val="24"/>
                <w:szCs w:val="24"/>
              </w:rPr>
              <w:t>Mức độ khó</w:t>
            </w:r>
          </w:p>
        </w:tc>
      </w:tr>
      <w:tr w:rsidR="00B95AF6" w:rsidRPr="000D1248" w14:paraId="5D556359" w14:textId="77777777" w:rsidTr="00D54325">
        <w:tc>
          <w:tcPr>
            <w:tcW w:w="1006" w:type="dxa"/>
            <w:vMerge/>
            <w:tcBorders>
              <w:left w:val="single" w:sz="4" w:space="0" w:color="auto"/>
              <w:bottom w:val="single" w:sz="4" w:space="0" w:color="auto"/>
              <w:right w:val="single" w:sz="4" w:space="0" w:color="auto"/>
            </w:tcBorders>
            <w:vAlign w:val="center"/>
            <w:hideMark/>
          </w:tcPr>
          <w:p w14:paraId="44223F8C" w14:textId="77777777" w:rsidR="00B95AF6" w:rsidRPr="000D1248" w:rsidRDefault="00B95AF6" w:rsidP="00B95AF6">
            <w:pPr>
              <w:spacing w:before="120" w:after="0" w:line="360" w:lineRule="auto"/>
              <w:rPr>
                <w:rFonts w:eastAsia="Times New Roman" w:cs="Times New Roman"/>
                <w:sz w:val="24"/>
                <w:szCs w:val="24"/>
              </w:rPr>
            </w:pPr>
          </w:p>
        </w:tc>
        <w:tc>
          <w:tcPr>
            <w:tcW w:w="4142" w:type="dxa"/>
            <w:vMerge/>
            <w:tcBorders>
              <w:left w:val="single" w:sz="4" w:space="0" w:color="auto"/>
              <w:right w:val="single" w:sz="4" w:space="0" w:color="auto"/>
            </w:tcBorders>
            <w:vAlign w:val="center"/>
            <w:hideMark/>
          </w:tcPr>
          <w:p w14:paraId="70ECB54C" w14:textId="77777777" w:rsidR="00B95AF6" w:rsidRPr="000D1248" w:rsidRDefault="00B95AF6" w:rsidP="00B95AF6">
            <w:pPr>
              <w:spacing w:before="120" w:after="0" w:line="360" w:lineRule="auto"/>
              <w:jc w:val="left"/>
              <w:rPr>
                <w:rFonts w:eastAsia="Times New Roman" w:cs="Times New Roman"/>
                <w:sz w:val="24"/>
                <w:szCs w:val="24"/>
              </w:rPr>
            </w:pPr>
          </w:p>
        </w:tc>
        <w:tc>
          <w:tcPr>
            <w:tcW w:w="4716" w:type="dxa"/>
            <w:tcBorders>
              <w:left w:val="single" w:sz="4" w:space="0" w:color="auto"/>
            </w:tcBorders>
            <w:vAlign w:val="center"/>
            <w:hideMark/>
          </w:tcPr>
          <w:p w14:paraId="080FB312"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i/>
                <w:iCs/>
                <w:sz w:val="24"/>
                <w:szCs w:val="24"/>
              </w:rPr>
              <w:t>Độ khó từ Thấp đến Cao tương ứng từ 1 đến 5</w:t>
            </w:r>
          </w:p>
        </w:tc>
      </w:tr>
      <w:tr w:rsidR="00B95AF6" w:rsidRPr="000D1248" w14:paraId="5D62645D" w14:textId="77777777" w:rsidTr="00D54325">
        <w:tc>
          <w:tcPr>
            <w:tcW w:w="1006" w:type="dxa"/>
            <w:tcBorders>
              <w:top w:val="single" w:sz="4" w:space="0" w:color="auto"/>
              <w:left w:val="single" w:sz="4" w:space="0" w:color="auto"/>
              <w:bottom w:val="single" w:sz="4" w:space="0" w:color="auto"/>
              <w:right w:val="single" w:sz="4" w:space="0" w:color="auto"/>
            </w:tcBorders>
            <w:vAlign w:val="center"/>
            <w:hideMark/>
          </w:tcPr>
          <w:p w14:paraId="2FD134CF"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b/>
                <w:bCs/>
                <w:sz w:val="24"/>
                <w:szCs w:val="24"/>
              </w:rPr>
              <w:t>A</w:t>
            </w:r>
          </w:p>
        </w:tc>
        <w:tc>
          <w:tcPr>
            <w:tcW w:w="4142" w:type="dxa"/>
            <w:tcBorders>
              <w:top w:val="single" w:sz="4" w:space="0" w:color="auto"/>
              <w:left w:val="single" w:sz="4" w:space="0" w:color="auto"/>
              <w:bottom w:val="single" w:sz="4" w:space="0" w:color="auto"/>
              <w:right w:val="single" w:sz="4" w:space="0" w:color="auto"/>
            </w:tcBorders>
            <w:vAlign w:val="center"/>
            <w:hideMark/>
          </w:tcPr>
          <w:p w14:paraId="07E3BD1F"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b/>
                <w:bCs/>
                <w:sz w:val="24"/>
                <w:szCs w:val="24"/>
              </w:rPr>
              <w:t>Tuyển dụng</w:t>
            </w:r>
          </w:p>
        </w:tc>
        <w:tc>
          <w:tcPr>
            <w:tcW w:w="4716" w:type="dxa"/>
            <w:vAlign w:val="center"/>
            <w:hideMark/>
          </w:tcPr>
          <w:p w14:paraId="46DB1285" w14:textId="77777777" w:rsidR="00B95AF6" w:rsidRPr="000D1248" w:rsidRDefault="00B95AF6" w:rsidP="00B95AF6">
            <w:pPr>
              <w:spacing w:before="120" w:after="0" w:line="360" w:lineRule="auto"/>
              <w:rPr>
                <w:rFonts w:eastAsia="Times New Roman" w:cs="Times New Roman"/>
                <w:sz w:val="24"/>
                <w:szCs w:val="24"/>
              </w:rPr>
            </w:pPr>
          </w:p>
        </w:tc>
      </w:tr>
      <w:tr w:rsidR="00B95AF6" w:rsidRPr="000D1248" w14:paraId="5053E818" w14:textId="77777777" w:rsidTr="00D54325">
        <w:tc>
          <w:tcPr>
            <w:tcW w:w="1006" w:type="dxa"/>
            <w:tcBorders>
              <w:top w:val="single" w:sz="4" w:space="0" w:color="auto"/>
              <w:left w:val="single" w:sz="4" w:space="0" w:color="auto"/>
              <w:bottom w:val="single" w:sz="4" w:space="0" w:color="auto"/>
              <w:right w:val="single" w:sz="4" w:space="0" w:color="auto"/>
            </w:tcBorders>
            <w:vAlign w:val="center"/>
            <w:hideMark/>
          </w:tcPr>
          <w:p w14:paraId="22B11AC7"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1</w:t>
            </w:r>
          </w:p>
        </w:tc>
        <w:tc>
          <w:tcPr>
            <w:tcW w:w="4142" w:type="dxa"/>
            <w:tcBorders>
              <w:top w:val="single" w:sz="4" w:space="0" w:color="auto"/>
              <w:left w:val="single" w:sz="4" w:space="0" w:color="auto"/>
              <w:bottom w:val="single" w:sz="4" w:space="0" w:color="auto"/>
              <w:right w:val="single" w:sz="4" w:space="0" w:color="auto"/>
            </w:tcBorders>
            <w:vAlign w:val="center"/>
            <w:hideMark/>
          </w:tcPr>
          <w:p w14:paraId="7F5D19B5"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Khó tuyển dụng lao động phổ thông </w:t>
            </w:r>
          </w:p>
        </w:tc>
        <w:tc>
          <w:tcPr>
            <w:tcW w:w="4716" w:type="dxa"/>
            <w:tcBorders>
              <w:top w:val="single" w:sz="4" w:space="0" w:color="auto"/>
              <w:left w:val="single" w:sz="4" w:space="0" w:color="auto"/>
              <w:bottom w:val="single" w:sz="4" w:space="0" w:color="auto"/>
              <w:right w:val="single" w:sz="4" w:space="0" w:color="auto"/>
            </w:tcBorders>
            <w:vAlign w:val="center"/>
            <w:hideMark/>
          </w:tcPr>
          <w:p w14:paraId="31B037A8"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2CE927D3" w14:textId="77777777" w:rsidTr="00D54325">
        <w:tc>
          <w:tcPr>
            <w:tcW w:w="1006" w:type="dxa"/>
            <w:tcBorders>
              <w:top w:val="single" w:sz="4" w:space="0" w:color="auto"/>
              <w:left w:val="single" w:sz="4" w:space="0" w:color="auto"/>
              <w:bottom w:val="single" w:sz="4" w:space="0" w:color="auto"/>
              <w:right w:val="single" w:sz="4" w:space="0" w:color="auto"/>
            </w:tcBorders>
            <w:vAlign w:val="center"/>
            <w:hideMark/>
          </w:tcPr>
          <w:p w14:paraId="3DFBC62C"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2</w:t>
            </w:r>
          </w:p>
        </w:tc>
        <w:tc>
          <w:tcPr>
            <w:tcW w:w="4142" w:type="dxa"/>
            <w:tcBorders>
              <w:top w:val="single" w:sz="4" w:space="0" w:color="auto"/>
              <w:left w:val="single" w:sz="4" w:space="0" w:color="auto"/>
              <w:bottom w:val="single" w:sz="4" w:space="0" w:color="auto"/>
              <w:right w:val="single" w:sz="4" w:space="0" w:color="auto"/>
            </w:tcBorders>
            <w:vAlign w:val="center"/>
            <w:hideMark/>
          </w:tcPr>
          <w:p w14:paraId="7EEE5D92"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Khó tuyển dụng lao động có tay nghề </w:t>
            </w:r>
          </w:p>
        </w:tc>
        <w:tc>
          <w:tcPr>
            <w:tcW w:w="4716" w:type="dxa"/>
            <w:tcBorders>
              <w:top w:val="single" w:sz="4" w:space="0" w:color="auto"/>
              <w:left w:val="single" w:sz="4" w:space="0" w:color="auto"/>
              <w:bottom w:val="single" w:sz="4" w:space="0" w:color="auto"/>
              <w:right w:val="single" w:sz="4" w:space="0" w:color="auto"/>
            </w:tcBorders>
            <w:vAlign w:val="center"/>
            <w:hideMark/>
          </w:tcPr>
          <w:p w14:paraId="1988B735"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3F264F38" w14:textId="77777777" w:rsidTr="00D54325">
        <w:tc>
          <w:tcPr>
            <w:tcW w:w="1006" w:type="dxa"/>
            <w:tcBorders>
              <w:top w:val="single" w:sz="4" w:space="0" w:color="auto"/>
              <w:left w:val="single" w:sz="4" w:space="0" w:color="auto"/>
              <w:bottom w:val="single" w:sz="4" w:space="0" w:color="auto"/>
              <w:right w:val="single" w:sz="4" w:space="0" w:color="auto"/>
            </w:tcBorders>
            <w:vAlign w:val="center"/>
            <w:hideMark/>
          </w:tcPr>
          <w:p w14:paraId="07A98CA4"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3</w:t>
            </w:r>
          </w:p>
        </w:tc>
        <w:tc>
          <w:tcPr>
            <w:tcW w:w="4142" w:type="dxa"/>
            <w:tcBorders>
              <w:top w:val="single" w:sz="4" w:space="0" w:color="auto"/>
              <w:left w:val="single" w:sz="4" w:space="0" w:color="auto"/>
              <w:bottom w:val="single" w:sz="4" w:space="0" w:color="auto"/>
              <w:right w:val="single" w:sz="4" w:space="0" w:color="auto"/>
            </w:tcBorders>
            <w:vAlign w:val="center"/>
            <w:hideMark/>
          </w:tcPr>
          <w:p w14:paraId="0E8531E5"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Khó tuyển dụng quản lý cấp trung </w:t>
            </w:r>
          </w:p>
        </w:tc>
        <w:tc>
          <w:tcPr>
            <w:tcW w:w="4716" w:type="dxa"/>
            <w:tcBorders>
              <w:top w:val="single" w:sz="4" w:space="0" w:color="auto"/>
              <w:left w:val="single" w:sz="4" w:space="0" w:color="auto"/>
              <w:bottom w:val="single" w:sz="4" w:space="0" w:color="auto"/>
              <w:right w:val="single" w:sz="4" w:space="0" w:color="auto"/>
            </w:tcBorders>
            <w:vAlign w:val="center"/>
            <w:hideMark/>
          </w:tcPr>
          <w:p w14:paraId="26D7C827"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53A17332"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3BB9E306"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4</w:t>
            </w:r>
          </w:p>
        </w:tc>
        <w:tc>
          <w:tcPr>
            <w:tcW w:w="4142" w:type="dxa"/>
            <w:tcBorders>
              <w:top w:val="single" w:sz="4" w:space="0" w:color="auto"/>
              <w:left w:val="single" w:sz="4" w:space="0" w:color="auto"/>
              <w:bottom w:val="single" w:sz="4" w:space="0" w:color="auto"/>
              <w:right w:val="single" w:sz="4" w:space="0" w:color="auto"/>
            </w:tcBorders>
            <w:vAlign w:val="center"/>
          </w:tcPr>
          <w:p w14:paraId="65472230"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Khó tuyển dụng chuyên gia </w:t>
            </w:r>
          </w:p>
        </w:tc>
        <w:tc>
          <w:tcPr>
            <w:tcW w:w="4716" w:type="dxa"/>
            <w:tcBorders>
              <w:top w:val="single" w:sz="4" w:space="0" w:color="auto"/>
              <w:left w:val="single" w:sz="4" w:space="0" w:color="auto"/>
              <w:bottom w:val="single" w:sz="4" w:space="0" w:color="auto"/>
              <w:right w:val="single" w:sz="4" w:space="0" w:color="auto"/>
            </w:tcBorders>
            <w:vAlign w:val="center"/>
          </w:tcPr>
          <w:p w14:paraId="74F77070"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58DDDCBD"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73CD1E67"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b/>
                <w:bCs/>
                <w:sz w:val="24"/>
                <w:szCs w:val="24"/>
              </w:rPr>
              <w:t>B</w:t>
            </w:r>
          </w:p>
        </w:tc>
        <w:tc>
          <w:tcPr>
            <w:tcW w:w="4142" w:type="dxa"/>
            <w:tcBorders>
              <w:top w:val="single" w:sz="4" w:space="0" w:color="auto"/>
              <w:left w:val="single" w:sz="4" w:space="0" w:color="auto"/>
              <w:bottom w:val="single" w:sz="4" w:space="0" w:color="auto"/>
              <w:right w:val="single" w:sz="4" w:space="0" w:color="auto"/>
            </w:tcBorders>
            <w:vAlign w:val="center"/>
          </w:tcPr>
          <w:p w14:paraId="1F143C12"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b/>
                <w:bCs/>
                <w:sz w:val="24"/>
                <w:szCs w:val="24"/>
              </w:rPr>
              <w:t>Chất lượng nguồn nhân lực</w:t>
            </w:r>
          </w:p>
        </w:tc>
        <w:tc>
          <w:tcPr>
            <w:tcW w:w="4716" w:type="dxa"/>
            <w:tcBorders>
              <w:top w:val="single" w:sz="4" w:space="0" w:color="auto"/>
              <w:left w:val="single" w:sz="4" w:space="0" w:color="auto"/>
              <w:bottom w:val="single" w:sz="4" w:space="0" w:color="auto"/>
              <w:right w:val="single" w:sz="4" w:space="0" w:color="auto"/>
            </w:tcBorders>
            <w:vAlign w:val="center"/>
          </w:tcPr>
          <w:p w14:paraId="665152AE" w14:textId="77777777" w:rsidR="00B95AF6" w:rsidRPr="000D1248" w:rsidRDefault="00B95AF6" w:rsidP="00B95AF6">
            <w:pPr>
              <w:spacing w:before="120" w:after="0" w:line="360" w:lineRule="auto"/>
              <w:rPr>
                <w:rFonts w:eastAsia="Times New Roman" w:cs="Times New Roman"/>
                <w:sz w:val="24"/>
                <w:szCs w:val="24"/>
              </w:rPr>
            </w:pPr>
          </w:p>
        </w:tc>
      </w:tr>
      <w:tr w:rsidR="00B95AF6" w:rsidRPr="000D1248" w14:paraId="082425EB"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526A1E58"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1</w:t>
            </w:r>
          </w:p>
        </w:tc>
        <w:tc>
          <w:tcPr>
            <w:tcW w:w="4142" w:type="dxa"/>
            <w:tcBorders>
              <w:top w:val="single" w:sz="4" w:space="0" w:color="auto"/>
              <w:left w:val="single" w:sz="4" w:space="0" w:color="auto"/>
              <w:bottom w:val="single" w:sz="4" w:space="0" w:color="auto"/>
              <w:right w:val="single" w:sz="4" w:space="0" w:color="auto"/>
            </w:tcBorders>
            <w:vAlign w:val="center"/>
          </w:tcPr>
          <w:p w14:paraId="4C1AEE16"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Tác phong, ý thức lao động thấp </w:t>
            </w:r>
          </w:p>
        </w:tc>
        <w:tc>
          <w:tcPr>
            <w:tcW w:w="4716" w:type="dxa"/>
            <w:tcBorders>
              <w:top w:val="single" w:sz="4" w:space="0" w:color="auto"/>
              <w:left w:val="single" w:sz="4" w:space="0" w:color="auto"/>
              <w:bottom w:val="single" w:sz="4" w:space="0" w:color="auto"/>
              <w:right w:val="single" w:sz="4" w:space="0" w:color="auto"/>
            </w:tcBorders>
            <w:vAlign w:val="center"/>
          </w:tcPr>
          <w:p w14:paraId="402C8CD9"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78FA5FE8"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6DCF6DFA"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2</w:t>
            </w:r>
          </w:p>
        </w:tc>
        <w:tc>
          <w:tcPr>
            <w:tcW w:w="4142" w:type="dxa"/>
            <w:tcBorders>
              <w:top w:val="single" w:sz="4" w:space="0" w:color="auto"/>
              <w:left w:val="single" w:sz="4" w:space="0" w:color="auto"/>
              <w:bottom w:val="single" w:sz="4" w:space="0" w:color="auto"/>
              <w:right w:val="single" w:sz="4" w:space="0" w:color="auto"/>
            </w:tcBorders>
            <w:vAlign w:val="center"/>
          </w:tcPr>
          <w:p w14:paraId="49BB0635"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Nhảy việc nhiều, không ổn định </w:t>
            </w:r>
          </w:p>
        </w:tc>
        <w:tc>
          <w:tcPr>
            <w:tcW w:w="4716" w:type="dxa"/>
            <w:tcBorders>
              <w:top w:val="single" w:sz="4" w:space="0" w:color="auto"/>
              <w:left w:val="single" w:sz="4" w:space="0" w:color="auto"/>
              <w:bottom w:val="single" w:sz="4" w:space="0" w:color="auto"/>
              <w:right w:val="single" w:sz="4" w:space="0" w:color="auto"/>
            </w:tcBorders>
            <w:vAlign w:val="center"/>
          </w:tcPr>
          <w:p w14:paraId="26E9F8CC"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69E28E7C"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383E3128"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lastRenderedPageBreak/>
              <w:t>3</w:t>
            </w:r>
          </w:p>
        </w:tc>
        <w:tc>
          <w:tcPr>
            <w:tcW w:w="4142" w:type="dxa"/>
            <w:tcBorders>
              <w:top w:val="single" w:sz="4" w:space="0" w:color="auto"/>
              <w:left w:val="single" w:sz="4" w:space="0" w:color="auto"/>
              <w:bottom w:val="single" w:sz="4" w:space="0" w:color="auto"/>
              <w:right w:val="single" w:sz="4" w:space="0" w:color="auto"/>
            </w:tcBorders>
            <w:vAlign w:val="center"/>
          </w:tcPr>
          <w:p w14:paraId="44F09855"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Thiếu định hướng nghề nghiệp </w:t>
            </w:r>
          </w:p>
        </w:tc>
        <w:tc>
          <w:tcPr>
            <w:tcW w:w="4716" w:type="dxa"/>
            <w:tcBorders>
              <w:top w:val="single" w:sz="4" w:space="0" w:color="auto"/>
              <w:left w:val="single" w:sz="4" w:space="0" w:color="auto"/>
              <w:bottom w:val="single" w:sz="4" w:space="0" w:color="auto"/>
              <w:right w:val="single" w:sz="4" w:space="0" w:color="auto"/>
            </w:tcBorders>
            <w:vAlign w:val="center"/>
          </w:tcPr>
          <w:p w14:paraId="5D10D5AF"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63F0C3A5"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33812B2D"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b/>
                <w:bCs/>
                <w:sz w:val="24"/>
                <w:szCs w:val="24"/>
              </w:rPr>
              <w:t>C</w:t>
            </w:r>
          </w:p>
        </w:tc>
        <w:tc>
          <w:tcPr>
            <w:tcW w:w="4142" w:type="dxa"/>
            <w:tcBorders>
              <w:top w:val="single" w:sz="4" w:space="0" w:color="auto"/>
              <w:left w:val="single" w:sz="4" w:space="0" w:color="auto"/>
              <w:bottom w:val="single" w:sz="4" w:space="0" w:color="auto"/>
              <w:right w:val="single" w:sz="4" w:space="0" w:color="auto"/>
            </w:tcBorders>
            <w:vAlign w:val="center"/>
          </w:tcPr>
          <w:p w14:paraId="7D62280C"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b/>
                <w:bCs/>
                <w:sz w:val="24"/>
                <w:szCs w:val="24"/>
              </w:rPr>
              <w:t>Chất lượng chuyên môn</w:t>
            </w:r>
          </w:p>
        </w:tc>
        <w:tc>
          <w:tcPr>
            <w:tcW w:w="4716" w:type="dxa"/>
            <w:tcBorders>
              <w:top w:val="single" w:sz="4" w:space="0" w:color="auto"/>
              <w:left w:val="single" w:sz="4" w:space="0" w:color="auto"/>
              <w:bottom w:val="single" w:sz="4" w:space="0" w:color="auto"/>
              <w:right w:val="single" w:sz="4" w:space="0" w:color="auto"/>
            </w:tcBorders>
            <w:vAlign w:val="center"/>
          </w:tcPr>
          <w:p w14:paraId="39A7583C" w14:textId="77777777" w:rsidR="00B95AF6" w:rsidRPr="000D1248" w:rsidRDefault="00B95AF6" w:rsidP="00B95AF6">
            <w:pPr>
              <w:spacing w:before="120" w:after="0" w:line="360" w:lineRule="auto"/>
              <w:rPr>
                <w:rFonts w:eastAsia="Times New Roman" w:cs="Times New Roman"/>
                <w:sz w:val="24"/>
                <w:szCs w:val="24"/>
              </w:rPr>
            </w:pPr>
          </w:p>
        </w:tc>
      </w:tr>
      <w:tr w:rsidR="00B95AF6" w:rsidRPr="000D1248" w14:paraId="04D1CCBD"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268E8695"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1</w:t>
            </w:r>
          </w:p>
        </w:tc>
        <w:tc>
          <w:tcPr>
            <w:tcW w:w="4142" w:type="dxa"/>
            <w:tcBorders>
              <w:top w:val="single" w:sz="4" w:space="0" w:color="auto"/>
              <w:left w:val="single" w:sz="4" w:space="0" w:color="auto"/>
              <w:bottom w:val="single" w:sz="4" w:space="0" w:color="auto"/>
              <w:right w:val="single" w:sz="4" w:space="0" w:color="auto"/>
            </w:tcBorders>
            <w:vAlign w:val="center"/>
          </w:tcPr>
          <w:p w14:paraId="44CDBC59"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Chuyên môn không đáp ứng công việc </w:t>
            </w:r>
          </w:p>
        </w:tc>
        <w:tc>
          <w:tcPr>
            <w:tcW w:w="4716" w:type="dxa"/>
            <w:tcBorders>
              <w:top w:val="single" w:sz="4" w:space="0" w:color="auto"/>
              <w:left w:val="single" w:sz="4" w:space="0" w:color="auto"/>
              <w:bottom w:val="single" w:sz="4" w:space="0" w:color="auto"/>
              <w:right w:val="single" w:sz="4" w:space="0" w:color="auto"/>
            </w:tcBorders>
            <w:vAlign w:val="center"/>
          </w:tcPr>
          <w:p w14:paraId="23BF8158"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2A4D223B"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7FA811DF"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2</w:t>
            </w:r>
          </w:p>
        </w:tc>
        <w:tc>
          <w:tcPr>
            <w:tcW w:w="4142" w:type="dxa"/>
            <w:tcBorders>
              <w:top w:val="single" w:sz="4" w:space="0" w:color="auto"/>
              <w:left w:val="single" w:sz="4" w:space="0" w:color="auto"/>
              <w:bottom w:val="single" w:sz="4" w:space="0" w:color="auto"/>
              <w:right w:val="single" w:sz="4" w:space="0" w:color="auto"/>
            </w:tcBorders>
            <w:vAlign w:val="center"/>
          </w:tcPr>
          <w:p w14:paraId="6DC2A673"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Thiếu kỹ năng làm việc cơ bản </w:t>
            </w:r>
          </w:p>
        </w:tc>
        <w:tc>
          <w:tcPr>
            <w:tcW w:w="4716" w:type="dxa"/>
            <w:tcBorders>
              <w:top w:val="single" w:sz="4" w:space="0" w:color="auto"/>
              <w:left w:val="single" w:sz="4" w:space="0" w:color="auto"/>
              <w:bottom w:val="single" w:sz="4" w:space="0" w:color="auto"/>
              <w:right w:val="single" w:sz="4" w:space="0" w:color="auto"/>
            </w:tcBorders>
            <w:vAlign w:val="center"/>
          </w:tcPr>
          <w:p w14:paraId="5F786F27"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10842D1D"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6C26FCF5"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3</w:t>
            </w:r>
          </w:p>
        </w:tc>
        <w:tc>
          <w:tcPr>
            <w:tcW w:w="4142" w:type="dxa"/>
            <w:tcBorders>
              <w:top w:val="single" w:sz="4" w:space="0" w:color="auto"/>
              <w:left w:val="single" w:sz="4" w:space="0" w:color="auto"/>
              <w:bottom w:val="single" w:sz="4" w:space="0" w:color="auto"/>
              <w:right w:val="single" w:sz="4" w:space="0" w:color="auto"/>
            </w:tcBorders>
            <w:vAlign w:val="center"/>
          </w:tcPr>
          <w:p w14:paraId="2EC346CE"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Thiếu tinh thần học hỏi, cầu tiến </w:t>
            </w:r>
          </w:p>
        </w:tc>
        <w:tc>
          <w:tcPr>
            <w:tcW w:w="4716" w:type="dxa"/>
            <w:tcBorders>
              <w:top w:val="single" w:sz="4" w:space="0" w:color="auto"/>
              <w:left w:val="single" w:sz="4" w:space="0" w:color="auto"/>
              <w:bottom w:val="single" w:sz="4" w:space="0" w:color="auto"/>
              <w:right w:val="single" w:sz="4" w:space="0" w:color="auto"/>
            </w:tcBorders>
            <w:vAlign w:val="center"/>
          </w:tcPr>
          <w:p w14:paraId="148013CC"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6652F2BD"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39C36742"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4</w:t>
            </w:r>
          </w:p>
        </w:tc>
        <w:tc>
          <w:tcPr>
            <w:tcW w:w="4142" w:type="dxa"/>
            <w:tcBorders>
              <w:top w:val="single" w:sz="4" w:space="0" w:color="auto"/>
              <w:left w:val="single" w:sz="4" w:space="0" w:color="auto"/>
              <w:bottom w:val="single" w:sz="4" w:space="0" w:color="auto"/>
              <w:right w:val="single" w:sz="4" w:space="0" w:color="auto"/>
            </w:tcBorders>
            <w:vAlign w:val="center"/>
          </w:tcPr>
          <w:p w14:paraId="185D31E2"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Thiếu khả năng làm việc nhóm </w:t>
            </w:r>
          </w:p>
        </w:tc>
        <w:tc>
          <w:tcPr>
            <w:tcW w:w="4716" w:type="dxa"/>
            <w:tcBorders>
              <w:top w:val="single" w:sz="4" w:space="0" w:color="auto"/>
              <w:left w:val="single" w:sz="4" w:space="0" w:color="auto"/>
              <w:bottom w:val="single" w:sz="4" w:space="0" w:color="auto"/>
              <w:right w:val="single" w:sz="4" w:space="0" w:color="auto"/>
            </w:tcBorders>
            <w:vAlign w:val="center"/>
          </w:tcPr>
          <w:p w14:paraId="4A4F7BF3"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r w:rsidR="00B95AF6" w:rsidRPr="000D1248" w14:paraId="2B79A759" w14:textId="77777777" w:rsidTr="00D54325">
        <w:tc>
          <w:tcPr>
            <w:tcW w:w="1006" w:type="dxa"/>
            <w:tcBorders>
              <w:top w:val="single" w:sz="4" w:space="0" w:color="auto"/>
              <w:left w:val="single" w:sz="4" w:space="0" w:color="auto"/>
              <w:bottom w:val="single" w:sz="4" w:space="0" w:color="auto"/>
              <w:right w:val="single" w:sz="4" w:space="0" w:color="auto"/>
            </w:tcBorders>
            <w:vAlign w:val="center"/>
          </w:tcPr>
          <w:p w14:paraId="17373838"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sz w:val="24"/>
                <w:szCs w:val="24"/>
              </w:rPr>
              <w:t>5</w:t>
            </w:r>
          </w:p>
        </w:tc>
        <w:tc>
          <w:tcPr>
            <w:tcW w:w="4142" w:type="dxa"/>
            <w:tcBorders>
              <w:top w:val="single" w:sz="4" w:space="0" w:color="auto"/>
              <w:left w:val="single" w:sz="4" w:space="0" w:color="auto"/>
              <w:bottom w:val="single" w:sz="4" w:space="0" w:color="auto"/>
              <w:right w:val="single" w:sz="4" w:space="0" w:color="auto"/>
            </w:tcBorders>
            <w:vAlign w:val="center"/>
          </w:tcPr>
          <w:p w14:paraId="3C7483FA"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 xml:space="preserve">Thiếu trình độ ngoại ngữ </w:t>
            </w:r>
          </w:p>
        </w:tc>
        <w:tc>
          <w:tcPr>
            <w:tcW w:w="4716" w:type="dxa"/>
            <w:tcBorders>
              <w:top w:val="single" w:sz="4" w:space="0" w:color="auto"/>
              <w:left w:val="single" w:sz="4" w:space="0" w:color="auto"/>
              <w:bottom w:val="single" w:sz="4" w:space="0" w:color="auto"/>
              <w:right w:val="single" w:sz="4" w:space="0" w:color="auto"/>
            </w:tcBorders>
            <w:vAlign w:val="center"/>
          </w:tcPr>
          <w:p w14:paraId="5CF7DA2C" w14:textId="77777777" w:rsidR="00B95AF6" w:rsidRPr="000D1248" w:rsidRDefault="00B95AF6" w:rsidP="00B95AF6">
            <w:pPr>
              <w:spacing w:before="120" w:after="0" w:line="360" w:lineRule="auto"/>
              <w:rPr>
                <w:rFonts w:eastAsia="Times New Roman" w:cs="Times New Roman"/>
                <w:sz w:val="24"/>
                <w:szCs w:val="24"/>
              </w:rPr>
            </w:pPr>
            <w:r w:rsidRPr="000D1248">
              <w:rPr>
                <w:rFonts w:ascii="Wingdings" w:eastAsia="Times New Roman" w:hAnsi="Wingdings" w:cs="Times New Roman"/>
                <w:sz w:val="24"/>
                <w:szCs w:val="24"/>
              </w:rPr>
              <w:sym w:font="Wingdings" w:char="F08C"/>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D"/>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E"/>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8F"/>
            </w:r>
            <w:r w:rsidRPr="000D1248">
              <w:rPr>
                <w:rFonts w:ascii="Wingdings" w:eastAsia="Times New Roman" w:hAnsi="Wingdings" w:cs="Times New Roman"/>
                <w:sz w:val="24"/>
                <w:szCs w:val="24"/>
              </w:rPr>
              <w:t></w:t>
            </w:r>
            <w:r w:rsidRPr="000D1248">
              <w:rPr>
                <w:rFonts w:ascii="Wingdings" w:eastAsia="Times New Roman" w:hAnsi="Wingdings" w:cs="Times New Roman"/>
                <w:sz w:val="24"/>
                <w:szCs w:val="24"/>
              </w:rPr>
              <w:sym w:font="Wingdings" w:char="F090"/>
            </w:r>
          </w:p>
        </w:tc>
      </w:tr>
    </w:tbl>
    <w:p w14:paraId="7515C13E" w14:textId="77777777" w:rsidR="00B95AF6" w:rsidRPr="000D1248" w:rsidRDefault="00B95AF6" w:rsidP="00B95AF6">
      <w:pPr>
        <w:spacing w:before="240" w:after="0" w:line="360" w:lineRule="auto"/>
        <w:jc w:val="both"/>
        <w:rPr>
          <w:rFonts w:eastAsia="Times New Roman" w:cs="Times New Roman"/>
          <w:sz w:val="24"/>
          <w:szCs w:val="24"/>
        </w:rPr>
      </w:pPr>
      <w:r w:rsidRPr="000D1248">
        <w:rPr>
          <w:rFonts w:eastAsia="Times New Roman" w:cs="Times New Roman"/>
          <w:sz w:val="24"/>
          <w:szCs w:val="24"/>
        </w:rPr>
        <w:tab/>
        <w:t xml:space="preserve">11. Nhu cầu chung về nhân lực ngành </w:t>
      </w:r>
      <w:r w:rsidRPr="000D1248">
        <w:rPr>
          <w:rFonts w:eastAsia="Times New Roman" w:cs="Times New Roman"/>
          <w:bCs/>
          <w:sz w:val="24"/>
          <w:szCs w:val="24"/>
        </w:rPr>
        <w:t>..........................</w:t>
      </w:r>
      <w:r w:rsidRPr="000D1248">
        <w:rPr>
          <w:rFonts w:eastAsia="Times New Roman" w:cs="Times New Roman"/>
          <w:sz w:val="24"/>
          <w:szCs w:val="24"/>
        </w:rPr>
        <w:t xml:space="preserve">tại các doanh nghiệp / tổ chức nói chung của Việt Nam </w:t>
      </w:r>
      <w:r w:rsidRPr="000D1248">
        <w:rPr>
          <w:rFonts w:eastAsia="Times New Roman" w:cs="Times New Roman"/>
          <w:b/>
          <w:bCs/>
          <w:sz w:val="24"/>
          <w:szCs w:val="24"/>
        </w:rPr>
        <w:t xml:space="preserve">ở thời điểm hiện tại </w:t>
      </w:r>
      <w:r w:rsidRPr="000D1248">
        <w:rPr>
          <w:rFonts w:eastAsia="Times New Roman" w:cs="Times New Roman"/>
          <w:sz w:val="24"/>
          <w:szCs w:val="24"/>
        </w:rPr>
        <w:t>là:</w:t>
      </w:r>
    </w:p>
    <w:tbl>
      <w:tblPr>
        <w:tblW w:w="0" w:type="auto"/>
        <w:tblInd w:w="1188" w:type="dxa"/>
        <w:tblLook w:val="04A0" w:firstRow="1" w:lastRow="0" w:firstColumn="1" w:lastColumn="0" w:noHBand="0" w:noVBand="1"/>
      </w:tblPr>
      <w:tblGrid>
        <w:gridCol w:w="450"/>
        <w:gridCol w:w="3420"/>
        <w:gridCol w:w="450"/>
        <w:gridCol w:w="4356"/>
      </w:tblGrid>
      <w:tr w:rsidR="00B95AF6" w:rsidRPr="000D1248" w14:paraId="193DBF30" w14:textId="77777777" w:rsidTr="00D54325">
        <w:tc>
          <w:tcPr>
            <w:tcW w:w="450" w:type="dxa"/>
          </w:tcPr>
          <w:p w14:paraId="5EA36567" w14:textId="6449AE5C"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39488" behindDoc="0" locked="0" layoutInCell="1" allowOverlap="1" wp14:anchorId="24F63024" wp14:editId="5D822170">
                      <wp:simplePos x="0" y="0"/>
                      <wp:positionH relativeFrom="column">
                        <wp:posOffset>-21590</wp:posOffset>
                      </wp:positionH>
                      <wp:positionV relativeFrom="paragraph">
                        <wp:posOffset>19685</wp:posOffset>
                      </wp:positionV>
                      <wp:extent cx="171450" cy="161925"/>
                      <wp:effectExtent l="0" t="0" r="19050" b="28575"/>
                      <wp:wrapNone/>
                      <wp:docPr id="378" name="Rectangle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5A7B298" id="Rectangle 378" o:spid="_x0000_s1026" style="position:absolute;margin-left:-1.7pt;margin-top:1.55pt;width:13.5pt;height:12.7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sXBcA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" filled="f" strokecolor="windowText">
                      <v:path arrowok="t"/>
                    </v:rect>
                  </w:pict>
                </mc:Fallback>
              </mc:AlternateContent>
            </w:r>
          </w:p>
        </w:tc>
        <w:tc>
          <w:tcPr>
            <w:tcW w:w="3420" w:type="dxa"/>
          </w:tcPr>
          <w:p w14:paraId="3D760040"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Lao động phổ thông</w:t>
            </w:r>
          </w:p>
        </w:tc>
        <w:tc>
          <w:tcPr>
            <w:tcW w:w="450" w:type="dxa"/>
          </w:tcPr>
          <w:p w14:paraId="72F47D4D" w14:textId="3EEC1E69"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45632" behindDoc="0" locked="0" layoutInCell="1" allowOverlap="1" wp14:anchorId="13A1887B" wp14:editId="0722037A">
                      <wp:simplePos x="0" y="0"/>
                      <wp:positionH relativeFrom="column">
                        <wp:posOffset>-12065</wp:posOffset>
                      </wp:positionH>
                      <wp:positionV relativeFrom="paragraph">
                        <wp:posOffset>19685</wp:posOffset>
                      </wp:positionV>
                      <wp:extent cx="171450" cy="161925"/>
                      <wp:effectExtent l="0" t="0" r="19050" b="28575"/>
                      <wp:wrapNone/>
                      <wp:docPr id="377" name="Rectangle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D29FF61" id="Rectangle 377" o:spid="_x0000_s1026" style="position:absolute;margin-left:-.95pt;margin-top:1.55pt;width:13.5pt;height:12.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8fPcAIAAOAEAAAOAAAAZHJzL2Uyb0RvYy54bWysVE1v2zAMvQ/YfxB0Xx1nSbMa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" filled="f" strokecolor="windowText">
                      <v:path arrowok="t"/>
                    </v:rect>
                  </w:pict>
                </mc:Fallback>
              </mc:AlternateContent>
            </w:r>
          </w:p>
        </w:tc>
        <w:tc>
          <w:tcPr>
            <w:tcW w:w="4356" w:type="dxa"/>
          </w:tcPr>
          <w:p w14:paraId="2877DBF3"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Lao động có tay nghề</w:t>
            </w:r>
          </w:p>
        </w:tc>
      </w:tr>
      <w:tr w:rsidR="00B95AF6" w:rsidRPr="000D1248" w14:paraId="730B548D" w14:textId="77777777" w:rsidTr="00D54325">
        <w:tc>
          <w:tcPr>
            <w:tcW w:w="450" w:type="dxa"/>
          </w:tcPr>
          <w:p w14:paraId="70DC59F8" w14:textId="429073D0"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40512" behindDoc="0" locked="0" layoutInCell="1" allowOverlap="1" wp14:anchorId="36FDA163" wp14:editId="64EF11F3">
                      <wp:simplePos x="0" y="0"/>
                      <wp:positionH relativeFrom="column">
                        <wp:posOffset>-21590</wp:posOffset>
                      </wp:positionH>
                      <wp:positionV relativeFrom="paragraph">
                        <wp:posOffset>7620</wp:posOffset>
                      </wp:positionV>
                      <wp:extent cx="171450" cy="161925"/>
                      <wp:effectExtent l="0" t="0" r="19050" b="28575"/>
                      <wp:wrapNone/>
                      <wp:docPr id="376" name="Rectangle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3F77957" id="Rectangle 376" o:spid="_x0000_s1026" style="position:absolute;margin-left:-1.7pt;margin-top:.6pt;width:13.5pt;height:12.7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ESj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" filled="f" strokecolor="windowText">
                      <v:path arrowok="t"/>
                    </v:rect>
                  </w:pict>
                </mc:Fallback>
              </mc:AlternateContent>
            </w:r>
          </w:p>
        </w:tc>
        <w:tc>
          <w:tcPr>
            <w:tcW w:w="3420" w:type="dxa"/>
          </w:tcPr>
          <w:p w14:paraId="50746E83"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Kỹ sư thiết kế/chế tạo</w:t>
            </w:r>
          </w:p>
        </w:tc>
        <w:tc>
          <w:tcPr>
            <w:tcW w:w="450" w:type="dxa"/>
          </w:tcPr>
          <w:p w14:paraId="1DC07554" w14:textId="4E168DCB"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46656" behindDoc="0" locked="0" layoutInCell="1" allowOverlap="1" wp14:anchorId="3B25307A" wp14:editId="3BA54360">
                      <wp:simplePos x="0" y="0"/>
                      <wp:positionH relativeFrom="column">
                        <wp:posOffset>-12065</wp:posOffset>
                      </wp:positionH>
                      <wp:positionV relativeFrom="paragraph">
                        <wp:posOffset>7620</wp:posOffset>
                      </wp:positionV>
                      <wp:extent cx="171450" cy="161925"/>
                      <wp:effectExtent l="0" t="0" r="19050" b="28575"/>
                      <wp:wrapNone/>
                      <wp:docPr id="375" name="Rectangle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AD55A5E" id="Rectangle 375" o:spid="_x0000_s1026" style="position:absolute;margin-left:-.95pt;margin-top:.6pt;width:13.5pt;height:12.7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MEWcQ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" filled="f" strokecolor="windowText">
                      <v:path arrowok="t"/>
                    </v:rect>
                  </w:pict>
                </mc:Fallback>
              </mc:AlternateContent>
            </w:r>
          </w:p>
        </w:tc>
        <w:tc>
          <w:tcPr>
            <w:tcW w:w="4356" w:type="dxa"/>
          </w:tcPr>
          <w:p w14:paraId="7B61D3E8"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Kỹ sư bảo trì dây chuyền/hệ thống</w:t>
            </w:r>
          </w:p>
        </w:tc>
      </w:tr>
      <w:tr w:rsidR="00B95AF6" w:rsidRPr="000D1248" w14:paraId="4BD6B501" w14:textId="77777777" w:rsidTr="00D54325">
        <w:tc>
          <w:tcPr>
            <w:tcW w:w="450" w:type="dxa"/>
          </w:tcPr>
          <w:p w14:paraId="14B7AD5F" w14:textId="502641EC"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41536" behindDoc="0" locked="0" layoutInCell="1" allowOverlap="1" wp14:anchorId="1CC1862C" wp14:editId="33BF622E">
                      <wp:simplePos x="0" y="0"/>
                      <wp:positionH relativeFrom="column">
                        <wp:posOffset>-21590</wp:posOffset>
                      </wp:positionH>
                      <wp:positionV relativeFrom="paragraph">
                        <wp:posOffset>14605</wp:posOffset>
                      </wp:positionV>
                      <wp:extent cx="171450" cy="161925"/>
                      <wp:effectExtent l="0" t="0" r="19050" b="28575"/>
                      <wp:wrapNone/>
                      <wp:docPr id="374" name="Rectangl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238CD35" id="Rectangle 374" o:spid="_x0000_s1026" style="position:absolute;margin-left:-1.7pt;margin-top:1.15pt;width:13.5pt;height:12.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0J6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" filled="f" strokecolor="windowText">
                      <v:path arrowok="t"/>
                    </v:rect>
                  </w:pict>
                </mc:Fallback>
              </mc:AlternateContent>
            </w:r>
          </w:p>
        </w:tc>
        <w:tc>
          <w:tcPr>
            <w:tcW w:w="3420" w:type="dxa"/>
          </w:tcPr>
          <w:p w14:paraId="6582CAA2"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Quản lý sản xuất</w:t>
            </w:r>
          </w:p>
        </w:tc>
        <w:tc>
          <w:tcPr>
            <w:tcW w:w="450" w:type="dxa"/>
          </w:tcPr>
          <w:p w14:paraId="65A4A0BC" w14:textId="375E637D"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47680" behindDoc="0" locked="0" layoutInCell="1" allowOverlap="1" wp14:anchorId="47451542" wp14:editId="71FDF9A0">
                      <wp:simplePos x="0" y="0"/>
                      <wp:positionH relativeFrom="column">
                        <wp:posOffset>-12065</wp:posOffset>
                      </wp:positionH>
                      <wp:positionV relativeFrom="paragraph">
                        <wp:posOffset>14605</wp:posOffset>
                      </wp:positionV>
                      <wp:extent cx="171450" cy="161925"/>
                      <wp:effectExtent l="0" t="0" r="19050" b="28575"/>
                      <wp:wrapNone/>
                      <wp:docPr id="373" name="Rectangle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E2D11BD" id="Rectangle 373" o:spid="_x0000_s1026" style="position:absolute;margin-left:-.95pt;margin-top:1.15pt;width:13.5pt;height:12.7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" filled="f" strokecolor="windowText">
                      <v:path arrowok="t"/>
                    </v:rect>
                  </w:pict>
                </mc:Fallback>
              </mc:AlternateContent>
            </w:r>
          </w:p>
        </w:tc>
        <w:tc>
          <w:tcPr>
            <w:tcW w:w="4356" w:type="dxa"/>
          </w:tcPr>
          <w:p w14:paraId="77B73E1C"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Quản lý chất lượng</w:t>
            </w:r>
          </w:p>
        </w:tc>
      </w:tr>
      <w:tr w:rsidR="00B95AF6" w:rsidRPr="000D1248" w14:paraId="4715F1B3" w14:textId="77777777" w:rsidTr="00D54325">
        <w:tc>
          <w:tcPr>
            <w:tcW w:w="450" w:type="dxa"/>
          </w:tcPr>
          <w:p w14:paraId="06EAB285" w14:textId="755933F0"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42560" behindDoc="0" locked="0" layoutInCell="1" allowOverlap="1" wp14:anchorId="404D658F" wp14:editId="3FBA9E57">
                      <wp:simplePos x="0" y="0"/>
                      <wp:positionH relativeFrom="column">
                        <wp:posOffset>-21590</wp:posOffset>
                      </wp:positionH>
                      <wp:positionV relativeFrom="paragraph">
                        <wp:posOffset>31115</wp:posOffset>
                      </wp:positionV>
                      <wp:extent cx="171450" cy="161925"/>
                      <wp:effectExtent l="0" t="0" r="19050" b="28575"/>
                      <wp:wrapNone/>
                      <wp:docPr id="372" name="Rectangle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B9C8E52" id="Rectangle 372" o:spid="_x0000_s1026" style="position:absolute;margin-left:-1.7pt;margin-top:2.45pt;width:13.5pt;height:12.7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DnK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" filled="f" strokecolor="windowText">
                      <v:path arrowok="t"/>
                    </v:rect>
                  </w:pict>
                </mc:Fallback>
              </mc:AlternateContent>
            </w:r>
          </w:p>
        </w:tc>
        <w:tc>
          <w:tcPr>
            <w:tcW w:w="3420" w:type="dxa"/>
          </w:tcPr>
          <w:p w14:paraId="74CF52E8"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Mua hàng/xuất nhập khẩu</w:t>
            </w:r>
          </w:p>
        </w:tc>
        <w:tc>
          <w:tcPr>
            <w:tcW w:w="450" w:type="dxa"/>
          </w:tcPr>
          <w:p w14:paraId="50AC9022" w14:textId="39807937"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48704" behindDoc="0" locked="0" layoutInCell="1" allowOverlap="1" wp14:anchorId="743DFDF5" wp14:editId="6A9A38C3">
                      <wp:simplePos x="0" y="0"/>
                      <wp:positionH relativeFrom="column">
                        <wp:posOffset>-12065</wp:posOffset>
                      </wp:positionH>
                      <wp:positionV relativeFrom="paragraph">
                        <wp:posOffset>2540</wp:posOffset>
                      </wp:positionV>
                      <wp:extent cx="171450" cy="161925"/>
                      <wp:effectExtent l="0" t="0" r="19050" b="28575"/>
                      <wp:wrapNone/>
                      <wp:docPr id="371" name="Rectangle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31FD161" id="Rectangle 371" o:spid="_x0000_s1026" style="position:absolute;margin-left:-.95pt;margin-top:.2pt;width:13.5pt;height:12.7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" filled="f" strokecolor="windowText">
                      <v:path arrowok="t"/>
                    </v:rect>
                  </w:pict>
                </mc:Fallback>
              </mc:AlternateContent>
            </w:r>
          </w:p>
        </w:tc>
        <w:tc>
          <w:tcPr>
            <w:tcW w:w="4356" w:type="dxa"/>
          </w:tcPr>
          <w:p w14:paraId="072239F4"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Nhân sự/kế toán/hành chính/tài chính</w:t>
            </w:r>
          </w:p>
        </w:tc>
      </w:tr>
      <w:tr w:rsidR="00B95AF6" w:rsidRPr="000D1248" w14:paraId="407DBE0A" w14:textId="77777777" w:rsidTr="00D54325">
        <w:tc>
          <w:tcPr>
            <w:tcW w:w="450" w:type="dxa"/>
          </w:tcPr>
          <w:p w14:paraId="2FE63260" w14:textId="1619B6BE"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43584" behindDoc="0" locked="0" layoutInCell="1" allowOverlap="1" wp14:anchorId="09448623" wp14:editId="770F0402">
                      <wp:simplePos x="0" y="0"/>
                      <wp:positionH relativeFrom="column">
                        <wp:posOffset>-21590</wp:posOffset>
                      </wp:positionH>
                      <wp:positionV relativeFrom="paragraph">
                        <wp:posOffset>9525</wp:posOffset>
                      </wp:positionV>
                      <wp:extent cx="171450" cy="161925"/>
                      <wp:effectExtent l="0" t="0" r="19050" b="28575"/>
                      <wp:wrapNone/>
                      <wp:docPr id="370" name="Rectangle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EAF4B78" id="Rectangle 370" o:spid="_x0000_s1026" style="position:absolute;margin-left:-1.7pt;margin-top:.75pt;width:13.5pt;height:12.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" filled="f" strokecolor="windowText">
                      <v:path arrowok="t"/>
                    </v:rect>
                  </w:pict>
                </mc:Fallback>
              </mc:AlternateContent>
            </w:r>
          </w:p>
        </w:tc>
        <w:tc>
          <w:tcPr>
            <w:tcW w:w="3420" w:type="dxa"/>
          </w:tcPr>
          <w:p w14:paraId="2D275841"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Quản lý nhà máy</w:t>
            </w:r>
          </w:p>
        </w:tc>
        <w:tc>
          <w:tcPr>
            <w:tcW w:w="450" w:type="dxa"/>
          </w:tcPr>
          <w:p w14:paraId="5971851C" w14:textId="5D92D6C1"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49728" behindDoc="0" locked="0" layoutInCell="1" allowOverlap="1" wp14:anchorId="24DA9002" wp14:editId="0134B1BA">
                      <wp:simplePos x="0" y="0"/>
                      <wp:positionH relativeFrom="column">
                        <wp:posOffset>-12065</wp:posOffset>
                      </wp:positionH>
                      <wp:positionV relativeFrom="paragraph">
                        <wp:posOffset>19050</wp:posOffset>
                      </wp:positionV>
                      <wp:extent cx="171450" cy="161925"/>
                      <wp:effectExtent l="0" t="0" r="19050" b="28575"/>
                      <wp:wrapNone/>
                      <wp:docPr id="369" name="Rectangle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330D4E6" id="Rectangle 369" o:spid="_x0000_s1026" style="position:absolute;margin-left:-.95pt;margin-top:1.5pt;width:13.5pt;height:12.7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foY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" filled="f" strokecolor="windowText">
                      <v:path arrowok="t"/>
                    </v:rect>
                  </w:pict>
                </mc:Fallback>
              </mc:AlternateContent>
            </w:r>
          </w:p>
        </w:tc>
        <w:tc>
          <w:tcPr>
            <w:tcW w:w="4356" w:type="dxa"/>
          </w:tcPr>
          <w:p w14:paraId="730C78A8"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Kinh doanh</w:t>
            </w:r>
          </w:p>
        </w:tc>
      </w:tr>
      <w:tr w:rsidR="00B95AF6" w:rsidRPr="000D1248" w14:paraId="19B35DE8" w14:textId="77777777" w:rsidTr="00D54325">
        <w:tc>
          <w:tcPr>
            <w:tcW w:w="450" w:type="dxa"/>
          </w:tcPr>
          <w:p w14:paraId="32F06CF6" w14:textId="13F8BF53"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44608" behindDoc="0" locked="0" layoutInCell="1" allowOverlap="1" wp14:anchorId="6FD36568" wp14:editId="6DFCBD58">
                      <wp:simplePos x="0" y="0"/>
                      <wp:positionH relativeFrom="column">
                        <wp:posOffset>-21590</wp:posOffset>
                      </wp:positionH>
                      <wp:positionV relativeFrom="paragraph">
                        <wp:posOffset>6985</wp:posOffset>
                      </wp:positionV>
                      <wp:extent cx="171450" cy="161925"/>
                      <wp:effectExtent l="0" t="0" r="19050" b="28575"/>
                      <wp:wrapNone/>
                      <wp:docPr id="368" name="Rectangle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401B84E" id="Rectangle 368" o:spid="_x0000_s1026" style="position:absolute;margin-left:-1.7pt;margin-top:.55pt;width:13.5pt;height:12.7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nl0cA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" filled="f" strokecolor="windowText">
                      <v:path arrowok="t"/>
                    </v:rect>
                  </w:pict>
                </mc:Fallback>
              </mc:AlternateContent>
            </w:r>
          </w:p>
        </w:tc>
        <w:tc>
          <w:tcPr>
            <w:tcW w:w="3420" w:type="dxa"/>
          </w:tcPr>
          <w:p w14:paraId="4C90DF5A"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Công nghệ thông tin</w:t>
            </w:r>
          </w:p>
        </w:tc>
        <w:tc>
          <w:tcPr>
            <w:tcW w:w="450" w:type="dxa"/>
          </w:tcPr>
          <w:p w14:paraId="6CD54C32" w14:textId="57480099"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50752" behindDoc="0" locked="0" layoutInCell="1" allowOverlap="1" wp14:anchorId="1BE627F7" wp14:editId="4FBB1601">
                      <wp:simplePos x="0" y="0"/>
                      <wp:positionH relativeFrom="column">
                        <wp:posOffset>-12065</wp:posOffset>
                      </wp:positionH>
                      <wp:positionV relativeFrom="paragraph">
                        <wp:posOffset>16510</wp:posOffset>
                      </wp:positionV>
                      <wp:extent cx="171450" cy="161925"/>
                      <wp:effectExtent l="0" t="0" r="19050" b="28575"/>
                      <wp:wrapNone/>
                      <wp:docPr id="367" name="Rectangle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91B6716" id="Rectangle 367" o:spid="_x0000_s1026" style="position:absolute;margin-left:-.95pt;margin-top:1.3pt;width:13.5pt;height:12.7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3t6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" filled="f" strokecolor="windowText">
                      <v:path arrowok="t"/>
                    </v:rect>
                  </w:pict>
                </mc:Fallback>
              </mc:AlternateContent>
            </w:r>
          </w:p>
        </w:tc>
        <w:tc>
          <w:tcPr>
            <w:tcW w:w="4356" w:type="dxa"/>
          </w:tcPr>
          <w:p w14:paraId="4DD90576"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Khác</w:t>
            </w:r>
          </w:p>
        </w:tc>
      </w:tr>
    </w:tbl>
    <w:p w14:paraId="11263F30" w14:textId="45603CB5"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ab/>
        <w:t xml:space="preserve">12. </w:t>
      </w:r>
      <w:r w:rsidRPr="000D1248">
        <w:rPr>
          <w:rFonts w:eastAsia="Times New Roman" w:cs="Times New Roman"/>
          <w:b/>
          <w:bCs/>
          <w:sz w:val="24"/>
          <w:szCs w:val="24"/>
        </w:rPr>
        <w:t>Trong tương lai</w:t>
      </w:r>
      <w:r w:rsidRPr="000D1248">
        <w:rPr>
          <w:rFonts w:eastAsia="Times New Roman" w:cs="Times New Roman"/>
          <w:sz w:val="24"/>
          <w:szCs w:val="24"/>
        </w:rPr>
        <w:t>, theo Ông/Bà, các doanh nghiệp/ tổ chức nói chung ở Việt Nam sẽ cần sử</w:t>
      </w:r>
      <w:r w:rsidRPr="000D1248">
        <w:rPr>
          <w:rFonts w:eastAsia="Times New Roman" w:cs="Times New Roman"/>
          <w:sz w:val="24"/>
          <w:szCs w:val="24"/>
        </w:rPr>
        <w:br/>
        <w:t xml:space="preserve">dụng  nhân lực ngành </w:t>
      </w:r>
      <w:r w:rsidRPr="000D1248">
        <w:rPr>
          <w:rFonts w:eastAsia="Times New Roman" w:cs="Times New Roman"/>
          <w:bCs/>
          <w:sz w:val="24"/>
          <w:szCs w:val="24"/>
        </w:rPr>
        <w:t>..........................</w:t>
      </w:r>
      <w:r w:rsidRPr="000D1248">
        <w:rPr>
          <w:rFonts w:eastAsia="Times New Roman" w:cs="Times New Roman"/>
          <w:sz w:val="24"/>
          <w:szCs w:val="24"/>
        </w:rPr>
        <w:t>cho những vị trí việc làm nào sau đây?</w:t>
      </w:r>
    </w:p>
    <w:tbl>
      <w:tblPr>
        <w:tblW w:w="0" w:type="auto"/>
        <w:tblInd w:w="1188" w:type="dxa"/>
        <w:tblLook w:val="04A0" w:firstRow="1" w:lastRow="0" w:firstColumn="1" w:lastColumn="0" w:noHBand="0" w:noVBand="1"/>
      </w:tblPr>
      <w:tblGrid>
        <w:gridCol w:w="450"/>
        <w:gridCol w:w="3420"/>
        <w:gridCol w:w="450"/>
        <w:gridCol w:w="4356"/>
      </w:tblGrid>
      <w:tr w:rsidR="00B95AF6" w:rsidRPr="000D1248" w14:paraId="2E3F5BDF" w14:textId="77777777" w:rsidTr="00D54325">
        <w:tc>
          <w:tcPr>
            <w:tcW w:w="450" w:type="dxa"/>
          </w:tcPr>
          <w:p w14:paraId="0352C6DE" w14:textId="1C302E61"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53824" behindDoc="0" locked="0" layoutInCell="1" allowOverlap="1" wp14:anchorId="6797F8D5" wp14:editId="54B41901">
                      <wp:simplePos x="0" y="0"/>
                      <wp:positionH relativeFrom="column">
                        <wp:posOffset>-21590</wp:posOffset>
                      </wp:positionH>
                      <wp:positionV relativeFrom="paragraph">
                        <wp:posOffset>19685</wp:posOffset>
                      </wp:positionV>
                      <wp:extent cx="171450" cy="161925"/>
                      <wp:effectExtent l="0" t="0" r="19050" b="28575"/>
                      <wp:wrapNone/>
                      <wp:docPr id="366" name="Rectangle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71B083C" id="Rectangle 366" o:spid="_x0000_s1026" style="position:absolute;margin-left:-1.7pt;margin-top:1.55pt;width:13.5pt;height:12.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" filled="f" strokecolor="windowText">
                      <v:path arrowok="t"/>
                    </v:rect>
                  </w:pict>
                </mc:Fallback>
              </mc:AlternateContent>
            </w:r>
          </w:p>
        </w:tc>
        <w:tc>
          <w:tcPr>
            <w:tcW w:w="3420" w:type="dxa"/>
          </w:tcPr>
          <w:p w14:paraId="19A3EF7E"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Lao động phổ thông</w:t>
            </w:r>
          </w:p>
        </w:tc>
        <w:tc>
          <w:tcPr>
            <w:tcW w:w="450" w:type="dxa"/>
          </w:tcPr>
          <w:p w14:paraId="41277B22" w14:textId="53CA470C"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59968" behindDoc="0" locked="0" layoutInCell="1" allowOverlap="1" wp14:anchorId="4C31F5DE" wp14:editId="6874616B">
                      <wp:simplePos x="0" y="0"/>
                      <wp:positionH relativeFrom="column">
                        <wp:posOffset>-12065</wp:posOffset>
                      </wp:positionH>
                      <wp:positionV relativeFrom="paragraph">
                        <wp:posOffset>19685</wp:posOffset>
                      </wp:positionV>
                      <wp:extent cx="171450" cy="161925"/>
                      <wp:effectExtent l="0" t="0" r="19050" b="28575"/>
                      <wp:wrapNone/>
                      <wp:docPr id="365" name="Rectangle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B4B75EE" id="Rectangle 365" o:spid="_x0000_s1026" style="position:absolute;margin-left:-.95pt;margin-top:1.55pt;width:13.5pt;height:12.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H2jcQ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" filled="f" strokecolor="windowText">
                      <v:path arrowok="t"/>
                    </v:rect>
                  </w:pict>
                </mc:Fallback>
              </mc:AlternateContent>
            </w:r>
          </w:p>
        </w:tc>
        <w:tc>
          <w:tcPr>
            <w:tcW w:w="4356" w:type="dxa"/>
          </w:tcPr>
          <w:p w14:paraId="22ABA756"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Lao động có tay nghề</w:t>
            </w:r>
          </w:p>
        </w:tc>
      </w:tr>
      <w:tr w:rsidR="00B95AF6" w:rsidRPr="000D1248" w14:paraId="38A822B2" w14:textId="77777777" w:rsidTr="00D54325">
        <w:tc>
          <w:tcPr>
            <w:tcW w:w="450" w:type="dxa"/>
          </w:tcPr>
          <w:p w14:paraId="4FB43461" w14:textId="509F66CF"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54848" behindDoc="0" locked="0" layoutInCell="1" allowOverlap="1" wp14:anchorId="33B23478" wp14:editId="04A88914">
                      <wp:simplePos x="0" y="0"/>
                      <wp:positionH relativeFrom="column">
                        <wp:posOffset>-21590</wp:posOffset>
                      </wp:positionH>
                      <wp:positionV relativeFrom="paragraph">
                        <wp:posOffset>7620</wp:posOffset>
                      </wp:positionV>
                      <wp:extent cx="171450" cy="161925"/>
                      <wp:effectExtent l="0" t="0" r="19050" b="28575"/>
                      <wp:wrapNone/>
                      <wp:docPr id="364" name="Rectangle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3A872D3" id="Rectangle 364" o:spid="_x0000_s1026" style="position:absolute;margin-left:-1.7pt;margin-top:.6pt;width:13.5pt;height:12.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7P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" filled="f" strokecolor="windowText">
                      <v:path arrowok="t"/>
                    </v:rect>
                  </w:pict>
                </mc:Fallback>
              </mc:AlternateContent>
            </w:r>
          </w:p>
        </w:tc>
        <w:tc>
          <w:tcPr>
            <w:tcW w:w="3420" w:type="dxa"/>
          </w:tcPr>
          <w:p w14:paraId="4F4A5A2F"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Kỹ sư thiết kế/chế tạo</w:t>
            </w:r>
          </w:p>
        </w:tc>
        <w:tc>
          <w:tcPr>
            <w:tcW w:w="450" w:type="dxa"/>
          </w:tcPr>
          <w:p w14:paraId="72729AF5" w14:textId="70BF3AE8"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60992" behindDoc="0" locked="0" layoutInCell="1" allowOverlap="1" wp14:anchorId="5693ABDF" wp14:editId="0ED732A9">
                      <wp:simplePos x="0" y="0"/>
                      <wp:positionH relativeFrom="column">
                        <wp:posOffset>-12065</wp:posOffset>
                      </wp:positionH>
                      <wp:positionV relativeFrom="paragraph">
                        <wp:posOffset>7620</wp:posOffset>
                      </wp:positionV>
                      <wp:extent cx="171450" cy="161925"/>
                      <wp:effectExtent l="0" t="0" r="19050" b="28575"/>
                      <wp:wrapNone/>
                      <wp:docPr id="363" name="Rectangle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93D83D2" id="Rectangle 363" o:spid="_x0000_s1026" style="position:absolute;margin-left:-.95pt;margin-top:.6pt;width:13.5pt;height:12.7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" filled="f" strokecolor="windowText">
                      <v:path arrowok="t"/>
                    </v:rect>
                  </w:pict>
                </mc:Fallback>
              </mc:AlternateContent>
            </w:r>
          </w:p>
        </w:tc>
        <w:tc>
          <w:tcPr>
            <w:tcW w:w="4356" w:type="dxa"/>
          </w:tcPr>
          <w:p w14:paraId="31AF99B2"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Kỹ sư bảo trì dây chuyền/hệ thống</w:t>
            </w:r>
          </w:p>
        </w:tc>
      </w:tr>
      <w:tr w:rsidR="00B95AF6" w:rsidRPr="000D1248" w14:paraId="5E373E72" w14:textId="77777777" w:rsidTr="00D54325">
        <w:tc>
          <w:tcPr>
            <w:tcW w:w="450" w:type="dxa"/>
          </w:tcPr>
          <w:p w14:paraId="2547E91F" w14:textId="662EB7FA"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55872" behindDoc="0" locked="0" layoutInCell="1" allowOverlap="1" wp14:anchorId="7A356067" wp14:editId="1D47CA75">
                      <wp:simplePos x="0" y="0"/>
                      <wp:positionH relativeFrom="column">
                        <wp:posOffset>-21590</wp:posOffset>
                      </wp:positionH>
                      <wp:positionV relativeFrom="paragraph">
                        <wp:posOffset>14605</wp:posOffset>
                      </wp:positionV>
                      <wp:extent cx="171450" cy="161925"/>
                      <wp:effectExtent l="0" t="0" r="19050" b="28575"/>
                      <wp:wrapNone/>
                      <wp:docPr id="362" name="Rectangle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DB9F55E" id="Rectangle 362" o:spid="_x0000_s1026" style="position:absolute;margin-left:-1.7pt;margin-top:1.15pt;width:13.5pt;height:12.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IV/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" filled="f" strokecolor="windowText">
                      <v:path arrowok="t"/>
                    </v:rect>
                  </w:pict>
                </mc:Fallback>
              </mc:AlternateContent>
            </w:r>
          </w:p>
        </w:tc>
        <w:tc>
          <w:tcPr>
            <w:tcW w:w="3420" w:type="dxa"/>
          </w:tcPr>
          <w:p w14:paraId="52C717A9"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Quản lý sản xuất</w:t>
            </w:r>
          </w:p>
        </w:tc>
        <w:tc>
          <w:tcPr>
            <w:tcW w:w="450" w:type="dxa"/>
          </w:tcPr>
          <w:p w14:paraId="3AE3A096" w14:textId="2625126C"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62016" behindDoc="0" locked="0" layoutInCell="1" allowOverlap="1" wp14:anchorId="6CC039D0" wp14:editId="5D306F27">
                      <wp:simplePos x="0" y="0"/>
                      <wp:positionH relativeFrom="column">
                        <wp:posOffset>-12065</wp:posOffset>
                      </wp:positionH>
                      <wp:positionV relativeFrom="paragraph">
                        <wp:posOffset>14605</wp:posOffset>
                      </wp:positionV>
                      <wp:extent cx="171450" cy="161925"/>
                      <wp:effectExtent l="0" t="0" r="19050" b="28575"/>
                      <wp:wrapNone/>
                      <wp:docPr id="361" name="Rectangle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51593AE" id="Rectangle 361" o:spid="_x0000_s1026" style="position:absolute;margin-left:-.95pt;margin-top:1.15pt;width:13.5pt;height:12.7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" filled="f" strokecolor="windowText">
                      <v:path arrowok="t"/>
                    </v:rect>
                  </w:pict>
                </mc:Fallback>
              </mc:AlternateContent>
            </w:r>
          </w:p>
        </w:tc>
        <w:tc>
          <w:tcPr>
            <w:tcW w:w="4356" w:type="dxa"/>
          </w:tcPr>
          <w:p w14:paraId="49946D70"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Quản lý chất lượng</w:t>
            </w:r>
          </w:p>
        </w:tc>
      </w:tr>
      <w:tr w:rsidR="00B95AF6" w:rsidRPr="000D1248" w14:paraId="6A8E4634" w14:textId="77777777" w:rsidTr="00D54325">
        <w:tc>
          <w:tcPr>
            <w:tcW w:w="450" w:type="dxa"/>
          </w:tcPr>
          <w:p w14:paraId="086396AD" w14:textId="687B45EC"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56896" behindDoc="0" locked="0" layoutInCell="1" allowOverlap="1" wp14:anchorId="2576DE12" wp14:editId="058F60A5">
                      <wp:simplePos x="0" y="0"/>
                      <wp:positionH relativeFrom="column">
                        <wp:posOffset>-21590</wp:posOffset>
                      </wp:positionH>
                      <wp:positionV relativeFrom="paragraph">
                        <wp:posOffset>31115</wp:posOffset>
                      </wp:positionV>
                      <wp:extent cx="171450" cy="161925"/>
                      <wp:effectExtent l="0" t="0" r="19050" b="28575"/>
                      <wp:wrapNone/>
                      <wp:docPr id="360" name="Rectangle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0C4F0A0" id="Rectangle 360" o:spid="_x0000_s1026" style="position:absolute;margin-left:-1.7pt;margin-top:2.45pt;width:13.5pt;height:12.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" filled="f" strokecolor="windowText">
                      <v:path arrowok="t"/>
                    </v:rect>
                  </w:pict>
                </mc:Fallback>
              </mc:AlternateContent>
            </w:r>
          </w:p>
        </w:tc>
        <w:tc>
          <w:tcPr>
            <w:tcW w:w="3420" w:type="dxa"/>
          </w:tcPr>
          <w:p w14:paraId="6F98169A"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Mua hàng/xuất nhập khẩu</w:t>
            </w:r>
          </w:p>
        </w:tc>
        <w:tc>
          <w:tcPr>
            <w:tcW w:w="450" w:type="dxa"/>
          </w:tcPr>
          <w:p w14:paraId="38A81525" w14:textId="3E79BD1C"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63040" behindDoc="0" locked="0" layoutInCell="1" allowOverlap="1" wp14:anchorId="5C32159B" wp14:editId="566A1378">
                      <wp:simplePos x="0" y="0"/>
                      <wp:positionH relativeFrom="column">
                        <wp:posOffset>-12065</wp:posOffset>
                      </wp:positionH>
                      <wp:positionV relativeFrom="paragraph">
                        <wp:posOffset>2540</wp:posOffset>
                      </wp:positionV>
                      <wp:extent cx="171450" cy="161925"/>
                      <wp:effectExtent l="0" t="0" r="19050" b="28575"/>
                      <wp:wrapNone/>
                      <wp:docPr id="359" name="Rectangle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CB384E6" id="Rectangle 359" o:spid="_x0000_s1026" style="position:absolute;margin-left:-.95pt;margin-top:.2pt;width:13.5pt;height:12.7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8d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" filled="f" strokecolor="windowText">
                      <v:path arrowok="t"/>
                    </v:rect>
                  </w:pict>
                </mc:Fallback>
              </mc:AlternateContent>
            </w:r>
          </w:p>
        </w:tc>
        <w:tc>
          <w:tcPr>
            <w:tcW w:w="4356" w:type="dxa"/>
          </w:tcPr>
          <w:p w14:paraId="23400861"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Nhân sự/kế toán/hành chính/tài chính</w:t>
            </w:r>
          </w:p>
        </w:tc>
      </w:tr>
      <w:tr w:rsidR="00B95AF6" w:rsidRPr="000D1248" w14:paraId="3BDE0979" w14:textId="77777777" w:rsidTr="00D54325">
        <w:tc>
          <w:tcPr>
            <w:tcW w:w="450" w:type="dxa"/>
          </w:tcPr>
          <w:p w14:paraId="6F283857" w14:textId="0A1E4079"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57920" behindDoc="0" locked="0" layoutInCell="1" allowOverlap="1" wp14:anchorId="0873B693" wp14:editId="0D4423CE">
                      <wp:simplePos x="0" y="0"/>
                      <wp:positionH relativeFrom="column">
                        <wp:posOffset>-21590</wp:posOffset>
                      </wp:positionH>
                      <wp:positionV relativeFrom="paragraph">
                        <wp:posOffset>9525</wp:posOffset>
                      </wp:positionV>
                      <wp:extent cx="171450" cy="161925"/>
                      <wp:effectExtent l="0" t="0" r="19050" b="28575"/>
                      <wp:wrapNone/>
                      <wp:docPr id="358" name="Rectangle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FB577C3" id="Rectangle 358" o:spid="_x0000_s1026" style="position:absolute;margin-left:-1.7pt;margin-top:.75pt;width:13.5pt;height:12.7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MxxcA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" filled="f" strokecolor="windowText">
                      <v:path arrowok="t"/>
                    </v:rect>
                  </w:pict>
                </mc:Fallback>
              </mc:AlternateContent>
            </w:r>
          </w:p>
        </w:tc>
        <w:tc>
          <w:tcPr>
            <w:tcW w:w="3420" w:type="dxa"/>
          </w:tcPr>
          <w:p w14:paraId="750660AE"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Quản lý nhà máy</w:t>
            </w:r>
          </w:p>
        </w:tc>
        <w:tc>
          <w:tcPr>
            <w:tcW w:w="450" w:type="dxa"/>
          </w:tcPr>
          <w:p w14:paraId="10B7F5D0" w14:textId="50D6508F"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64064" behindDoc="0" locked="0" layoutInCell="1" allowOverlap="1" wp14:anchorId="5A2FE205" wp14:editId="7CF7FDF3">
                      <wp:simplePos x="0" y="0"/>
                      <wp:positionH relativeFrom="column">
                        <wp:posOffset>-12065</wp:posOffset>
                      </wp:positionH>
                      <wp:positionV relativeFrom="paragraph">
                        <wp:posOffset>19050</wp:posOffset>
                      </wp:positionV>
                      <wp:extent cx="171450" cy="161925"/>
                      <wp:effectExtent l="0" t="0" r="19050" b="28575"/>
                      <wp:wrapNone/>
                      <wp:docPr id="357" name="Rectangle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F2FDFB6" id="Rectangle 357" o:spid="_x0000_s1026" style="position:absolute;margin-left:-.95pt;margin-top:1.5pt;width:13.5pt;height:12.7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c5/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" filled="f" strokecolor="windowText">
                      <v:path arrowok="t"/>
                    </v:rect>
                  </w:pict>
                </mc:Fallback>
              </mc:AlternateContent>
            </w:r>
          </w:p>
        </w:tc>
        <w:tc>
          <w:tcPr>
            <w:tcW w:w="4356" w:type="dxa"/>
          </w:tcPr>
          <w:p w14:paraId="7C5DF71D"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Kinh doanh</w:t>
            </w:r>
          </w:p>
        </w:tc>
      </w:tr>
      <w:tr w:rsidR="00B95AF6" w:rsidRPr="000D1248" w14:paraId="1670E789" w14:textId="77777777" w:rsidTr="00D54325">
        <w:tc>
          <w:tcPr>
            <w:tcW w:w="450" w:type="dxa"/>
          </w:tcPr>
          <w:p w14:paraId="501E3D33" w14:textId="17B9916A"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58944" behindDoc="0" locked="0" layoutInCell="1" allowOverlap="1" wp14:anchorId="79FEB1A1" wp14:editId="0DC9F49B">
                      <wp:simplePos x="0" y="0"/>
                      <wp:positionH relativeFrom="column">
                        <wp:posOffset>-21590</wp:posOffset>
                      </wp:positionH>
                      <wp:positionV relativeFrom="paragraph">
                        <wp:posOffset>6985</wp:posOffset>
                      </wp:positionV>
                      <wp:extent cx="171450" cy="161925"/>
                      <wp:effectExtent l="0" t="0" r="19050" b="28575"/>
                      <wp:wrapNone/>
                      <wp:docPr id="356" name="Rectangle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990B928" id="Rectangle 356" o:spid="_x0000_s1026" style="position:absolute;margin-left:-1.7pt;margin-top:.55pt;width:13.5pt;height:12.7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0T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" filled="f" strokecolor="windowText">
                      <v:path arrowok="t"/>
                    </v:rect>
                  </w:pict>
                </mc:Fallback>
              </mc:AlternateContent>
            </w:r>
          </w:p>
        </w:tc>
        <w:tc>
          <w:tcPr>
            <w:tcW w:w="3420" w:type="dxa"/>
          </w:tcPr>
          <w:p w14:paraId="331EA9FD"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Công nghệ thông tin</w:t>
            </w:r>
          </w:p>
        </w:tc>
        <w:tc>
          <w:tcPr>
            <w:tcW w:w="450" w:type="dxa"/>
          </w:tcPr>
          <w:p w14:paraId="3A6C2E4B" w14:textId="5224E1DF"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65088" behindDoc="0" locked="0" layoutInCell="1" allowOverlap="1" wp14:anchorId="3AF16932" wp14:editId="6BCDD302">
                      <wp:simplePos x="0" y="0"/>
                      <wp:positionH relativeFrom="column">
                        <wp:posOffset>-12065</wp:posOffset>
                      </wp:positionH>
                      <wp:positionV relativeFrom="paragraph">
                        <wp:posOffset>16510</wp:posOffset>
                      </wp:positionV>
                      <wp:extent cx="171450" cy="161925"/>
                      <wp:effectExtent l="0" t="0" r="19050" b="28575"/>
                      <wp:wrapNone/>
                      <wp:docPr id="355" name="Rectangle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CC9DFBF" id="Rectangle 355" o:spid="_x0000_s1026" style="position:absolute;margin-left:-.95pt;margin-top:1.3pt;width:13.5pt;height:12.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simcA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" filled="f" strokecolor="windowText">
                      <v:path arrowok="t"/>
                    </v:rect>
                  </w:pict>
                </mc:Fallback>
              </mc:AlternateContent>
            </w:r>
          </w:p>
        </w:tc>
        <w:tc>
          <w:tcPr>
            <w:tcW w:w="4356" w:type="dxa"/>
          </w:tcPr>
          <w:p w14:paraId="6338D5DA"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Khác</w:t>
            </w:r>
          </w:p>
        </w:tc>
      </w:tr>
    </w:tbl>
    <w:p w14:paraId="046F365C" w14:textId="77777777"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ab/>
        <w:t xml:space="preserve">13. Theo Ông/Bà, sinh viên ngành </w:t>
      </w:r>
      <w:r w:rsidRPr="000D1248">
        <w:rPr>
          <w:rFonts w:eastAsia="Times New Roman" w:cs="Times New Roman"/>
          <w:bCs/>
          <w:sz w:val="24"/>
          <w:szCs w:val="24"/>
        </w:rPr>
        <w:t>..........................</w:t>
      </w:r>
      <w:r w:rsidRPr="000D1248">
        <w:rPr>
          <w:rFonts w:eastAsia="Times New Roman" w:cs="Times New Roman"/>
          <w:sz w:val="24"/>
          <w:szCs w:val="24"/>
        </w:rPr>
        <w:t>ra trường có thể làm ở những vị trí công tác cụ thể nào tại các doanh nghiệp/tổ chức nói chung ở Việt Nam?</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47"/>
        <w:gridCol w:w="2457"/>
        <w:gridCol w:w="2453"/>
        <w:gridCol w:w="2507"/>
      </w:tblGrid>
      <w:tr w:rsidR="00B95AF6" w:rsidRPr="000D1248" w14:paraId="640CD237" w14:textId="77777777" w:rsidTr="00D54325">
        <w:tc>
          <w:tcPr>
            <w:tcW w:w="2447" w:type="dxa"/>
            <w:tcBorders>
              <w:top w:val="single" w:sz="4" w:space="0" w:color="auto"/>
              <w:left w:val="single" w:sz="4" w:space="0" w:color="auto"/>
              <w:bottom w:val="single" w:sz="4" w:space="0" w:color="auto"/>
              <w:right w:val="single" w:sz="4" w:space="0" w:color="auto"/>
            </w:tcBorders>
            <w:vAlign w:val="center"/>
            <w:hideMark/>
          </w:tcPr>
          <w:p w14:paraId="398514C1"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b/>
                <w:bCs/>
                <w:sz w:val="24"/>
                <w:szCs w:val="24"/>
              </w:rPr>
              <w:t xml:space="preserve">STT </w:t>
            </w:r>
          </w:p>
        </w:tc>
        <w:tc>
          <w:tcPr>
            <w:tcW w:w="2457" w:type="dxa"/>
            <w:tcBorders>
              <w:top w:val="single" w:sz="4" w:space="0" w:color="auto"/>
              <w:left w:val="single" w:sz="4" w:space="0" w:color="auto"/>
              <w:bottom w:val="single" w:sz="4" w:space="0" w:color="auto"/>
              <w:right w:val="single" w:sz="4" w:space="0" w:color="auto"/>
            </w:tcBorders>
            <w:vAlign w:val="center"/>
            <w:hideMark/>
          </w:tcPr>
          <w:p w14:paraId="417A05D5"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b/>
                <w:bCs/>
                <w:sz w:val="24"/>
                <w:szCs w:val="24"/>
              </w:rPr>
              <w:t xml:space="preserve">Lĩnh vực </w:t>
            </w:r>
          </w:p>
        </w:tc>
        <w:tc>
          <w:tcPr>
            <w:tcW w:w="2453" w:type="dxa"/>
            <w:tcBorders>
              <w:top w:val="single" w:sz="4" w:space="0" w:color="auto"/>
              <w:left w:val="single" w:sz="4" w:space="0" w:color="auto"/>
              <w:bottom w:val="single" w:sz="4" w:space="0" w:color="auto"/>
              <w:right w:val="single" w:sz="4" w:space="0" w:color="auto"/>
            </w:tcBorders>
            <w:vAlign w:val="center"/>
            <w:hideMark/>
          </w:tcPr>
          <w:p w14:paraId="013E8E6E"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b/>
                <w:bCs/>
                <w:sz w:val="24"/>
                <w:szCs w:val="24"/>
              </w:rPr>
              <w:t xml:space="preserve">Vị trí công tác </w:t>
            </w:r>
          </w:p>
        </w:tc>
        <w:tc>
          <w:tcPr>
            <w:tcW w:w="2507" w:type="dxa"/>
            <w:tcBorders>
              <w:top w:val="single" w:sz="4" w:space="0" w:color="auto"/>
              <w:left w:val="single" w:sz="4" w:space="0" w:color="auto"/>
              <w:bottom w:val="single" w:sz="4" w:space="0" w:color="auto"/>
              <w:right w:val="single" w:sz="4" w:space="0" w:color="auto"/>
            </w:tcBorders>
            <w:vAlign w:val="center"/>
            <w:hideMark/>
          </w:tcPr>
          <w:p w14:paraId="57EAC177"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b/>
                <w:bCs/>
                <w:sz w:val="24"/>
                <w:szCs w:val="24"/>
              </w:rPr>
              <w:t>Đánh giá/lựa chọn</w:t>
            </w:r>
            <w:r w:rsidRPr="000D1248">
              <w:rPr>
                <w:rFonts w:eastAsia="Times New Roman" w:cs="Times New Roman"/>
                <w:b/>
                <w:bCs/>
                <w:sz w:val="24"/>
                <w:szCs w:val="24"/>
              </w:rPr>
              <w:br/>
              <w:t>của doanh nghiệp</w:t>
            </w:r>
          </w:p>
        </w:tc>
      </w:tr>
      <w:tr w:rsidR="00B95AF6" w:rsidRPr="000D1248" w14:paraId="50303F74" w14:textId="77777777" w:rsidTr="00D54325">
        <w:tc>
          <w:tcPr>
            <w:tcW w:w="2447" w:type="dxa"/>
            <w:tcBorders>
              <w:top w:val="single" w:sz="4" w:space="0" w:color="auto"/>
              <w:left w:val="single" w:sz="4" w:space="0" w:color="auto"/>
              <w:bottom w:val="single" w:sz="4" w:space="0" w:color="auto"/>
              <w:right w:val="single" w:sz="4" w:space="0" w:color="auto"/>
            </w:tcBorders>
            <w:vAlign w:val="center"/>
            <w:hideMark/>
          </w:tcPr>
          <w:p w14:paraId="5AE96112"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sz w:val="24"/>
                <w:szCs w:val="24"/>
              </w:rPr>
              <w:t xml:space="preserve">1 </w:t>
            </w:r>
          </w:p>
        </w:tc>
        <w:tc>
          <w:tcPr>
            <w:tcW w:w="0" w:type="auto"/>
            <w:vAlign w:val="center"/>
            <w:hideMark/>
          </w:tcPr>
          <w:p w14:paraId="463DC841" w14:textId="77777777" w:rsidR="00B95AF6" w:rsidRPr="000D1248" w:rsidRDefault="00B95AF6" w:rsidP="00B95AF6">
            <w:pPr>
              <w:spacing w:before="0" w:after="0" w:line="240" w:lineRule="auto"/>
              <w:jc w:val="left"/>
              <w:rPr>
                <w:rFonts w:eastAsia="Times New Roman" w:cs="Times New Roman"/>
                <w:sz w:val="24"/>
                <w:szCs w:val="24"/>
              </w:rPr>
            </w:pPr>
          </w:p>
        </w:tc>
        <w:tc>
          <w:tcPr>
            <w:tcW w:w="0" w:type="auto"/>
            <w:vAlign w:val="center"/>
            <w:hideMark/>
          </w:tcPr>
          <w:p w14:paraId="4B3841DA" w14:textId="77777777" w:rsidR="00B95AF6" w:rsidRPr="000D1248" w:rsidRDefault="00B95AF6" w:rsidP="00B95AF6">
            <w:pPr>
              <w:spacing w:before="0" w:after="0" w:line="240" w:lineRule="auto"/>
              <w:jc w:val="left"/>
              <w:rPr>
                <w:rFonts w:eastAsia="Times New Roman" w:cs="Times New Roman"/>
                <w:sz w:val="24"/>
                <w:szCs w:val="24"/>
              </w:rPr>
            </w:pPr>
          </w:p>
        </w:tc>
        <w:tc>
          <w:tcPr>
            <w:tcW w:w="0" w:type="auto"/>
            <w:vAlign w:val="center"/>
            <w:hideMark/>
          </w:tcPr>
          <w:p w14:paraId="484312AD" w14:textId="77777777" w:rsidR="00B95AF6" w:rsidRPr="000D1248" w:rsidRDefault="00B95AF6" w:rsidP="00B95AF6">
            <w:pPr>
              <w:spacing w:before="0" w:after="0" w:line="240" w:lineRule="auto"/>
              <w:jc w:val="left"/>
              <w:rPr>
                <w:rFonts w:eastAsia="Times New Roman" w:cs="Times New Roman"/>
                <w:sz w:val="24"/>
                <w:szCs w:val="24"/>
              </w:rPr>
            </w:pPr>
          </w:p>
        </w:tc>
      </w:tr>
      <w:tr w:rsidR="00B95AF6" w:rsidRPr="000D1248" w14:paraId="1117CB8A" w14:textId="77777777" w:rsidTr="00D54325">
        <w:tc>
          <w:tcPr>
            <w:tcW w:w="2447" w:type="dxa"/>
            <w:tcBorders>
              <w:top w:val="single" w:sz="4" w:space="0" w:color="auto"/>
              <w:left w:val="single" w:sz="4" w:space="0" w:color="auto"/>
              <w:bottom w:val="single" w:sz="4" w:space="0" w:color="auto"/>
              <w:right w:val="single" w:sz="4" w:space="0" w:color="auto"/>
            </w:tcBorders>
            <w:vAlign w:val="center"/>
            <w:hideMark/>
          </w:tcPr>
          <w:p w14:paraId="65FF1F5A"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sz w:val="24"/>
                <w:szCs w:val="24"/>
              </w:rPr>
              <w:t>2</w:t>
            </w:r>
          </w:p>
        </w:tc>
        <w:tc>
          <w:tcPr>
            <w:tcW w:w="0" w:type="auto"/>
            <w:vAlign w:val="center"/>
            <w:hideMark/>
          </w:tcPr>
          <w:p w14:paraId="0762B436" w14:textId="77777777" w:rsidR="00B95AF6" w:rsidRPr="000D1248" w:rsidRDefault="00B95AF6" w:rsidP="00B95AF6">
            <w:pPr>
              <w:spacing w:before="0" w:after="0" w:line="240" w:lineRule="auto"/>
              <w:jc w:val="left"/>
              <w:rPr>
                <w:rFonts w:eastAsia="Times New Roman" w:cs="Times New Roman"/>
                <w:sz w:val="24"/>
                <w:szCs w:val="24"/>
              </w:rPr>
            </w:pPr>
          </w:p>
        </w:tc>
        <w:tc>
          <w:tcPr>
            <w:tcW w:w="0" w:type="auto"/>
            <w:vAlign w:val="center"/>
            <w:hideMark/>
          </w:tcPr>
          <w:p w14:paraId="70A84066" w14:textId="77777777" w:rsidR="00B95AF6" w:rsidRPr="000D1248" w:rsidRDefault="00B95AF6" w:rsidP="00B95AF6">
            <w:pPr>
              <w:spacing w:before="0" w:after="0" w:line="240" w:lineRule="auto"/>
              <w:jc w:val="left"/>
              <w:rPr>
                <w:rFonts w:eastAsia="Times New Roman" w:cs="Times New Roman"/>
                <w:sz w:val="24"/>
                <w:szCs w:val="24"/>
              </w:rPr>
            </w:pPr>
          </w:p>
        </w:tc>
        <w:tc>
          <w:tcPr>
            <w:tcW w:w="0" w:type="auto"/>
            <w:vAlign w:val="center"/>
            <w:hideMark/>
          </w:tcPr>
          <w:p w14:paraId="01BB7F85" w14:textId="77777777" w:rsidR="00B95AF6" w:rsidRPr="000D1248" w:rsidRDefault="00B95AF6" w:rsidP="00B95AF6">
            <w:pPr>
              <w:spacing w:before="0" w:after="0" w:line="240" w:lineRule="auto"/>
              <w:jc w:val="left"/>
              <w:rPr>
                <w:rFonts w:eastAsia="Times New Roman" w:cs="Times New Roman"/>
                <w:sz w:val="24"/>
                <w:szCs w:val="24"/>
              </w:rPr>
            </w:pPr>
          </w:p>
        </w:tc>
      </w:tr>
      <w:tr w:rsidR="00B95AF6" w:rsidRPr="000D1248" w14:paraId="5A53ECC4" w14:textId="77777777" w:rsidTr="00D54325">
        <w:tc>
          <w:tcPr>
            <w:tcW w:w="2447" w:type="dxa"/>
            <w:tcBorders>
              <w:top w:val="single" w:sz="4" w:space="0" w:color="auto"/>
              <w:left w:val="single" w:sz="4" w:space="0" w:color="auto"/>
              <w:bottom w:val="single" w:sz="4" w:space="0" w:color="auto"/>
              <w:right w:val="single" w:sz="4" w:space="0" w:color="auto"/>
            </w:tcBorders>
            <w:vAlign w:val="center"/>
          </w:tcPr>
          <w:p w14:paraId="58E825C8" w14:textId="66A0CAB9"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sz w:val="24"/>
                <w:szCs w:val="24"/>
              </w:rPr>
              <w:t>….</w:t>
            </w:r>
          </w:p>
        </w:tc>
        <w:tc>
          <w:tcPr>
            <w:tcW w:w="0" w:type="auto"/>
            <w:vAlign w:val="center"/>
          </w:tcPr>
          <w:p w14:paraId="5CFE406C" w14:textId="77777777" w:rsidR="00B95AF6" w:rsidRPr="000D1248" w:rsidRDefault="00B95AF6" w:rsidP="00B95AF6">
            <w:pPr>
              <w:spacing w:before="0" w:after="0" w:line="240" w:lineRule="auto"/>
              <w:jc w:val="left"/>
              <w:rPr>
                <w:rFonts w:eastAsia="Times New Roman" w:cs="Times New Roman"/>
                <w:sz w:val="24"/>
                <w:szCs w:val="24"/>
              </w:rPr>
            </w:pPr>
          </w:p>
        </w:tc>
        <w:tc>
          <w:tcPr>
            <w:tcW w:w="0" w:type="auto"/>
            <w:vAlign w:val="center"/>
          </w:tcPr>
          <w:p w14:paraId="20FA561D" w14:textId="77777777" w:rsidR="00B95AF6" w:rsidRPr="000D1248" w:rsidRDefault="00B95AF6" w:rsidP="00B95AF6">
            <w:pPr>
              <w:spacing w:before="0" w:after="0" w:line="240" w:lineRule="auto"/>
              <w:jc w:val="left"/>
              <w:rPr>
                <w:rFonts w:eastAsia="Times New Roman" w:cs="Times New Roman"/>
                <w:sz w:val="24"/>
                <w:szCs w:val="24"/>
              </w:rPr>
            </w:pPr>
          </w:p>
        </w:tc>
        <w:tc>
          <w:tcPr>
            <w:tcW w:w="0" w:type="auto"/>
            <w:vAlign w:val="center"/>
          </w:tcPr>
          <w:p w14:paraId="3EC65912" w14:textId="77777777" w:rsidR="00B95AF6" w:rsidRPr="000D1248" w:rsidRDefault="00B95AF6" w:rsidP="00B95AF6">
            <w:pPr>
              <w:spacing w:before="0" w:after="0" w:line="240" w:lineRule="auto"/>
              <w:jc w:val="left"/>
              <w:rPr>
                <w:rFonts w:eastAsia="Times New Roman" w:cs="Times New Roman"/>
                <w:sz w:val="24"/>
                <w:szCs w:val="24"/>
              </w:rPr>
            </w:pPr>
          </w:p>
        </w:tc>
      </w:tr>
    </w:tbl>
    <w:p w14:paraId="1CD9F233"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lastRenderedPageBreak/>
        <w:t xml:space="preserve">14. Theo Ông/ Bà nhu cầu nhân lực ngành </w:t>
      </w:r>
      <w:r w:rsidRPr="000D1248">
        <w:rPr>
          <w:rFonts w:eastAsia="Times New Roman" w:cs="Times New Roman"/>
          <w:bCs/>
          <w:sz w:val="24"/>
          <w:szCs w:val="24"/>
        </w:rPr>
        <w:t>..........................</w:t>
      </w:r>
      <w:r w:rsidRPr="000D1248">
        <w:rPr>
          <w:rFonts w:eastAsia="Times New Roman" w:cs="Times New Roman"/>
          <w:sz w:val="24"/>
          <w:szCs w:val="24"/>
        </w:rPr>
        <w:t>sẽ tăng hay giảm trong tương lai?</w:t>
      </w:r>
    </w:p>
    <w:tbl>
      <w:tblPr>
        <w:tblW w:w="0" w:type="auto"/>
        <w:tblInd w:w="2178" w:type="dxa"/>
        <w:tblLook w:val="04A0" w:firstRow="1" w:lastRow="0" w:firstColumn="1" w:lastColumn="0" w:noHBand="0" w:noVBand="1"/>
      </w:tblPr>
      <w:tblGrid>
        <w:gridCol w:w="450"/>
        <w:gridCol w:w="2430"/>
        <w:gridCol w:w="450"/>
        <w:gridCol w:w="2070"/>
      </w:tblGrid>
      <w:tr w:rsidR="00B95AF6" w:rsidRPr="000D1248" w14:paraId="57ADEBCF" w14:textId="77777777" w:rsidTr="00D54325">
        <w:tc>
          <w:tcPr>
            <w:tcW w:w="450" w:type="dxa"/>
          </w:tcPr>
          <w:p w14:paraId="702D5CAD" w14:textId="05F3466F"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51776" behindDoc="0" locked="0" layoutInCell="1" allowOverlap="1" wp14:anchorId="5A5D78CE" wp14:editId="2DB7F9B4">
                      <wp:simplePos x="0" y="0"/>
                      <wp:positionH relativeFrom="column">
                        <wp:posOffset>-21590</wp:posOffset>
                      </wp:positionH>
                      <wp:positionV relativeFrom="paragraph">
                        <wp:posOffset>19685</wp:posOffset>
                      </wp:positionV>
                      <wp:extent cx="171450" cy="161925"/>
                      <wp:effectExtent l="0" t="0" r="19050" b="28575"/>
                      <wp:wrapNone/>
                      <wp:docPr id="354" name="Rectangle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B281513" id="Rectangle 354" o:spid="_x0000_s1026" style="position:absolute;margin-left:-1.7pt;margin-top:1.55pt;width:13.5pt;height:12.7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UvK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" filled="f" strokecolor="windowText">
                      <v:path arrowok="t"/>
                    </v:rect>
                  </w:pict>
                </mc:Fallback>
              </mc:AlternateContent>
            </w:r>
          </w:p>
        </w:tc>
        <w:tc>
          <w:tcPr>
            <w:tcW w:w="2430" w:type="dxa"/>
          </w:tcPr>
          <w:p w14:paraId="174943FF"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Tăng</w:t>
            </w:r>
          </w:p>
        </w:tc>
        <w:tc>
          <w:tcPr>
            <w:tcW w:w="450" w:type="dxa"/>
          </w:tcPr>
          <w:p w14:paraId="70C25DE2" w14:textId="58039738"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52800" behindDoc="0" locked="0" layoutInCell="1" allowOverlap="1" wp14:anchorId="4EF06847" wp14:editId="7AE5ABFA">
                      <wp:simplePos x="0" y="0"/>
                      <wp:positionH relativeFrom="column">
                        <wp:posOffset>-12065</wp:posOffset>
                      </wp:positionH>
                      <wp:positionV relativeFrom="paragraph">
                        <wp:posOffset>10160</wp:posOffset>
                      </wp:positionV>
                      <wp:extent cx="171450" cy="161925"/>
                      <wp:effectExtent l="0" t="0" r="19050" b="28575"/>
                      <wp:wrapNone/>
                      <wp:docPr id="353" name="Rectangle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3D8AD1F" id="Rectangle 353" o:spid="_x0000_s1026" style="position:absolute;margin-left:-.95pt;margin-top:.8pt;width:13.5pt;height:12.7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" filled="f" strokecolor="windowText">
                      <v:path arrowok="t"/>
                    </v:rect>
                  </w:pict>
                </mc:Fallback>
              </mc:AlternateContent>
            </w:r>
          </w:p>
        </w:tc>
        <w:tc>
          <w:tcPr>
            <w:tcW w:w="2070" w:type="dxa"/>
          </w:tcPr>
          <w:p w14:paraId="6B98958B"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Giảm</w:t>
            </w:r>
          </w:p>
        </w:tc>
      </w:tr>
    </w:tbl>
    <w:p w14:paraId="463C36D8" w14:textId="77777777"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ab/>
        <w:t xml:space="preserve">15. Hiện tại, doanh nghiệp/tổ chức mà Ông/ Bà đang quản lý/công tác có sử dụng nhân lực ngành </w:t>
      </w:r>
      <w:r w:rsidRPr="000D1248">
        <w:rPr>
          <w:rFonts w:eastAsia="Times New Roman" w:cs="Times New Roman"/>
          <w:bCs/>
          <w:sz w:val="24"/>
          <w:szCs w:val="24"/>
        </w:rPr>
        <w:t>..........................</w:t>
      </w:r>
      <w:r w:rsidRPr="000D1248">
        <w:rPr>
          <w:rFonts w:eastAsia="Times New Roman" w:cs="Times New Roman"/>
          <w:sz w:val="24"/>
          <w:szCs w:val="24"/>
        </w:rPr>
        <w:t>không?</w:t>
      </w:r>
    </w:p>
    <w:tbl>
      <w:tblPr>
        <w:tblW w:w="0" w:type="auto"/>
        <w:tblInd w:w="2178" w:type="dxa"/>
        <w:tblLook w:val="04A0" w:firstRow="1" w:lastRow="0" w:firstColumn="1" w:lastColumn="0" w:noHBand="0" w:noVBand="1"/>
      </w:tblPr>
      <w:tblGrid>
        <w:gridCol w:w="450"/>
        <w:gridCol w:w="2430"/>
        <w:gridCol w:w="450"/>
        <w:gridCol w:w="2070"/>
      </w:tblGrid>
      <w:tr w:rsidR="00B95AF6" w:rsidRPr="000D1248" w14:paraId="2F23A53F" w14:textId="77777777" w:rsidTr="00D54325">
        <w:tc>
          <w:tcPr>
            <w:tcW w:w="450" w:type="dxa"/>
          </w:tcPr>
          <w:p w14:paraId="0F10E3B9" w14:textId="65147027"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66112" behindDoc="0" locked="0" layoutInCell="1" allowOverlap="1" wp14:anchorId="77DD45C7" wp14:editId="3B19BA7F">
                      <wp:simplePos x="0" y="0"/>
                      <wp:positionH relativeFrom="column">
                        <wp:posOffset>-21590</wp:posOffset>
                      </wp:positionH>
                      <wp:positionV relativeFrom="paragraph">
                        <wp:posOffset>19685</wp:posOffset>
                      </wp:positionV>
                      <wp:extent cx="171450" cy="161925"/>
                      <wp:effectExtent l="0" t="0" r="19050" b="28575"/>
                      <wp:wrapNone/>
                      <wp:docPr id="352" name="Rectangle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22D3D8B0"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D45C7" id="Rectangle 352" o:spid="_x0000_s1035" style="position:absolute;margin-left:-1.7pt;margin-top:1.55pt;width:13.5pt;height:12.7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" filled="f" strokecolor="windowText">
                      <v:path arrowok="t"/>
                      <v:textbox>
                        <w:txbxContent>
                          <w:p w14:paraId="22D3D8B0" w14:textId="77777777" w:rsidR="00A4244B" w:rsidRDefault="00A4244B" w:rsidP="00B95AF6">
                            <w:r>
                              <w:t xml:space="preserve">                                                                  </w:t>
                            </w:r>
                          </w:p>
                        </w:txbxContent>
                      </v:textbox>
                    </v:rect>
                  </w:pict>
                </mc:Fallback>
              </mc:AlternateContent>
            </w:r>
          </w:p>
        </w:tc>
        <w:tc>
          <w:tcPr>
            <w:tcW w:w="2430" w:type="dxa"/>
          </w:tcPr>
          <w:p w14:paraId="15FCEF3A"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Có</w:t>
            </w:r>
          </w:p>
        </w:tc>
        <w:tc>
          <w:tcPr>
            <w:tcW w:w="450" w:type="dxa"/>
          </w:tcPr>
          <w:p w14:paraId="23722E55" w14:textId="0FB54E46"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67136" behindDoc="0" locked="0" layoutInCell="1" allowOverlap="1" wp14:anchorId="7ECAE943" wp14:editId="00AD3420">
                      <wp:simplePos x="0" y="0"/>
                      <wp:positionH relativeFrom="column">
                        <wp:posOffset>-12065</wp:posOffset>
                      </wp:positionH>
                      <wp:positionV relativeFrom="paragraph">
                        <wp:posOffset>10160</wp:posOffset>
                      </wp:positionV>
                      <wp:extent cx="171450" cy="161925"/>
                      <wp:effectExtent l="0" t="0" r="19050" b="28575"/>
                      <wp:wrapNone/>
                      <wp:docPr id="351" name="Rectangle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2C6BFDE" id="Rectangle 351" o:spid="_x0000_s1026" style="position:absolute;margin-left:-.95pt;margin-top:.8pt;width:13.5pt;height:12.7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" filled="f" strokecolor="windowText">
                      <v:path arrowok="t"/>
                    </v:rect>
                  </w:pict>
                </mc:Fallback>
              </mc:AlternateContent>
            </w:r>
          </w:p>
        </w:tc>
        <w:tc>
          <w:tcPr>
            <w:tcW w:w="2070" w:type="dxa"/>
          </w:tcPr>
          <w:p w14:paraId="6E683770"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Không</w:t>
            </w:r>
          </w:p>
        </w:tc>
      </w:tr>
    </w:tbl>
    <w:p w14:paraId="0587288C" w14:textId="77777777"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 xml:space="preserve">Nếu Có, Ông/ Bà vui lòng cho biết số lượng nhân lực ngành </w:t>
      </w:r>
      <w:r w:rsidRPr="000D1248">
        <w:rPr>
          <w:rFonts w:eastAsia="Times New Roman" w:cs="Times New Roman"/>
          <w:bCs/>
          <w:sz w:val="24"/>
          <w:szCs w:val="24"/>
        </w:rPr>
        <w:t>..........................</w:t>
      </w:r>
      <w:r w:rsidRPr="000D1248">
        <w:rPr>
          <w:rFonts w:eastAsia="Times New Roman" w:cs="Times New Roman"/>
          <w:sz w:val="24"/>
          <w:szCs w:val="24"/>
        </w:rPr>
        <w:t xml:space="preserve">tại doanh nghiệp/tổ chức của mình là:…………… </w:t>
      </w:r>
    </w:p>
    <w:p w14:paraId="2D2B415A" w14:textId="2B133FB6"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ab/>
        <w:t>16. Trình độ chuyên môn phổ biến của nhân lực ngành</w:t>
      </w:r>
      <w:r w:rsidRPr="000D1248">
        <w:rPr>
          <w:rFonts w:eastAsia="Times New Roman" w:cs="Times New Roman"/>
          <w:bCs/>
          <w:sz w:val="24"/>
          <w:szCs w:val="24"/>
        </w:rPr>
        <w:t xml:space="preserve"> ..........................</w:t>
      </w:r>
      <w:r w:rsidRPr="000D1248">
        <w:rPr>
          <w:rFonts w:eastAsia="Times New Roman" w:cs="Times New Roman"/>
          <w:sz w:val="24"/>
          <w:szCs w:val="24"/>
        </w:rPr>
        <w:t xml:space="preserve">tại doanh nghiệp/ tổ chức của Ông/Bà là: </w:t>
      </w:r>
    </w:p>
    <w:p w14:paraId="6F76DFE7" w14:textId="53F39829" w:rsidR="00B95AF6" w:rsidRPr="000D1248" w:rsidRDefault="00B95AF6" w:rsidP="00B95AF6">
      <w:pPr>
        <w:spacing w:before="0" w:after="0" w:line="360" w:lineRule="auto"/>
        <w:ind w:left="1440"/>
        <w:jc w:val="left"/>
        <w:rPr>
          <w:rFonts w:ascii="Webdings" w:eastAsia="Times New Roman" w:hAnsi="Webdings" w:cs="Times New Roman"/>
          <w:sz w:val="24"/>
          <w:szCs w:val="24"/>
        </w:rPr>
      </w:pPr>
      <w:r w:rsidRPr="000D1248">
        <w:rPr>
          <w:rFonts w:cs="Times New Roman"/>
          <w:noProof/>
          <w:szCs w:val="26"/>
        </w:rPr>
        <mc:AlternateContent>
          <mc:Choice Requires="wps">
            <w:drawing>
              <wp:anchor distT="0" distB="0" distL="114300" distR="114300" simplePos="0" relativeHeight="251870208" behindDoc="0" locked="0" layoutInCell="1" allowOverlap="1" wp14:anchorId="4582E490" wp14:editId="286AFBC8">
                <wp:simplePos x="0" y="0"/>
                <wp:positionH relativeFrom="column">
                  <wp:posOffset>4868757</wp:posOffset>
                </wp:positionH>
                <wp:positionV relativeFrom="paragraph">
                  <wp:posOffset>10584</wp:posOffset>
                </wp:positionV>
                <wp:extent cx="171450" cy="161925"/>
                <wp:effectExtent l="0" t="0" r="19050" b="28575"/>
                <wp:wrapNone/>
                <wp:docPr id="348" name="Rectangle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0E412A49"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2E490" id="Rectangle 348" o:spid="_x0000_s1036" style="position:absolute;left:0;text-align:left;margin-left:383.35pt;margin-top:.85pt;width:13.5pt;height:12.7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" filled="f" strokecolor="windowText">
                <v:path arrowok="t"/>
                <v:textbox>
                  <w:txbxContent>
                    <w:p w14:paraId="0E412A49" w14:textId="77777777" w:rsidR="00A4244B" w:rsidRDefault="00A4244B" w:rsidP="00B95AF6">
                      <w:r>
                        <w:t xml:space="preserve">                                                                  </w:t>
                      </w:r>
                    </w:p>
                  </w:txbxContent>
                </v:textbox>
              </v:rect>
            </w:pict>
          </mc:Fallback>
        </mc:AlternateContent>
      </w:r>
      <w:r w:rsidRPr="000D1248">
        <w:rPr>
          <w:rFonts w:cs="Times New Roman"/>
          <w:noProof/>
          <w:szCs w:val="26"/>
        </w:rPr>
        <mc:AlternateContent>
          <mc:Choice Requires="wps">
            <w:drawing>
              <wp:anchor distT="0" distB="0" distL="114300" distR="114300" simplePos="0" relativeHeight="251871232" behindDoc="0" locked="0" layoutInCell="1" allowOverlap="1" wp14:anchorId="498753AF" wp14:editId="1BE42AD9">
                <wp:simplePos x="0" y="0"/>
                <wp:positionH relativeFrom="column">
                  <wp:posOffset>5997998</wp:posOffset>
                </wp:positionH>
                <wp:positionV relativeFrom="paragraph">
                  <wp:posOffset>9525</wp:posOffset>
                </wp:positionV>
                <wp:extent cx="171450" cy="161925"/>
                <wp:effectExtent l="0" t="0" r="19050" b="28575"/>
                <wp:wrapNone/>
                <wp:docPr id="347" name="Rectangle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74FFE2B2"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753AF" id="Rectangle 347" o:spid="_x0000_s1037" style="position:absolute;left:0;text-align:left;margin-left:472.3pt;margin-top:.75pt;width:13.5pt;height:12.7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" filled="f" strokecolor="windowText">
                <v:path arrowok="t"/>
                <v:textbox>
                  <w:txbxContent>
                    <w:p w14:paraId="74FFE2B2" w14:textId="77777777" w:rsidR="00A4244B" w:rsidRDefault="00A4244B" w:rsidP="00B95AF6">
                      <w:r>
                        <w:t xml:space="preserve">                                                                  </w:t>
                      </w:r>
                    </w:p>
                  </w:txbxContent>
                </v:textbox>
              </v:rect>
            </w:pict>
          </mc:Fallback>
        </mc:AlternateContent>
      </w:r>
      <w:r w:rsidRPr="000D1248">
        <w:rPr>
          <w:rFonts w:cs="Times New Roman"/>
          <w:noProof/>
          <w:szCs w:val="26"/>
        </w:rPr>
        <mc:AlternateContent>
          <mc:Choice Requires="wps">
            <w:drawing>
              <wp:anchor distT="0" distB="0" distL="114300" distR="114300" simplePos="0" relativeHeight="251869184" behindDoc="0" locked="0" layoutInCell="1" allowOverlap="1" wp14:anchorId="0F04C83F" wp14:editId="49670A23">
                <wp:simplePos x="0" y="0"/>
                <wp:positionH relativeFrom="column">
                  <wp:posOffset>3277024</wp:posOffset>
                </wp:positionH>
                <wp:positionV relativeFrom="paragraph">
                  <wp:posOffset>8466</wp:posOffset>
                </wp:positionV>
                <wp:extent cx="171450" cy="161925"/>
                <wp:effectExtent l="0" t="0" r="19050" b="28575"/>
                <wp:wrapNone/>
                <wp:docPr id="349" name="Rectangle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2E79B5D3"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4C83F" id="Rectangle 349" o:spid="_x0000_s1038" style="position:absolute;left:0;text-align:left;margin-left:258.05pt;margin-top:.65pt;width:13.5pt;height:12.7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" filled="f" strokecolor="windowText">
                <v:path arrowok="t"/>
                <v:textbox>
                  <w:txbxContent>
                    <w:p w14:paraId="2E79B5D3" w14:textId="77777777" w:rsidR="00A4244B" w:rsidRDefault="00A4244B" w:rsidP="00B95AF6">
                      <w:r>
                        <w:t xml:space="preserve">                                                                  </w:t>
                      </w:r>
                    </w:p>
                  </w:txbxContent>
                </v:textbox>
              </v:rect>
            </w:pict>
          </mc:Fallback>
        </mc:AlternateContent>
      </w:r>
      <w:r w:rsidRPr="000D1248">
        <w:rPr>
          <w:rFonts w:cs="Times New Roman"/>
          <w:noProof/>
          <w:szCs w:val="26"/>
        </w:rPr>
        <mc:AlternateContent>
          <mc:Choice Requires="wps">
            <w:drawing>
              <wp:anchor distT="0" distB="0" distL="114300" distR="114300" simplePos="0" relativeHeight="251868160" behindDoc="0" locked="0" layoutInCell="1" allowOverlap="1" wp14:anchorId="4963A6DA" wp14:editId="3150BF78">
                <wp:simplePos x="0" y="0"/>
                <wp:positionH relativeFrom="column">
                  <wp:posOffset>1466215</wp:posOffset>
                </wp:positionH>
                <wp:positionV relativeFrom="paragraph">
                  <wp:posOffset>0</wp:posOffset>
                </wp:positionV>
                <wp:extent cx="171450" cy="161925"/>
                <wp:effectExtent l="0" t="0" r="19050" b="28575"/>
                <wp:wrapNone/>
                <wp:docPr id="350" name="Rectangle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342C9C6C"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3A6DA" id="Rectangle 350" o:spid="_x0000_s1039" style="position:absolute;left:0;text-align:left;margin-left:115.45pt;margin-top:0;width:13.5pt;height:12.7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" filled="f" strokecolor="windowText">
                <v:path arrowok="t"/>
                <v:textbox>
                  <w:txbxContent>
                    <w:p w14:paraId="342C9C6C" w14:textId="77777777" w:rsidR="00A4244B" w:rsidRDefault="00A4244B" w:rsidP="00B95AF6">
                      <w:r>
                        <w:t xml:space="preserve">                                                                  </w:t>
                      </w:r>
                    </w:p>
                  </w:txbxContent>
                </v:textbox>
              </v:rect>
            </w:pict>
          </mc:Fallback>
        </mc:AlternateContent>
      </w:r>
      <w:r w:rsidRPr="000D1248">
        <w:rPr>
          <w:rFonts w:eastAsia="Times New Roman" w:cs="Times New Roman"/>
          <w:sz w:val="24"/>
          <w:szCs w:val="24"/>
        </w:rPr>
        <w:t xml:space="preserve"> Tiến sĩ</w:t>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ab/>
      </w:r>
      <w:r w:rsidRPr="000D1248">
        <w:rPr>
          <w:rFonts w:eastAsia="Times New Roman" w:cs="Times New Roman"/>
          <w:sz w:val="24"/>
          <w:szCs w:val="24"/>
        </w:rPr>
        <w:t xml:space="preserve">Thạc sĩ </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eastAsia="Times New Roman" w:cs="Times New Roman"/>
          <w:sz w:val="24"/>
          <w:szCs w:val="24"/>
        </w:rPr>
        <w:t xml:space="preserve">Cử nhân </w:t>
      </w:r>
      <w:r w:rsidRPr="000D1248">
        <w:rPr>
          <w:rFonts w:eastAsia="Times New Roman" w:cs="Times New Roman"/>
          <w:sz w:val="24"/>
          <w:szCs w:val="24"/>
        </w:rPr>
        <w:tab/>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w:t>
      </w:r>
      <w:r w:rsidRPr="000D1248">
        <w:rPr>
          <w:rFonts w:eastAsia="Times New Roman" w:cs="Times New Roman"/>
          <w:sz w:val="24"/>
          <w:szCs w:val="24"/>
        </w:rPr>
        <w:t xml:space="preserve">Khác </w:t>
      </w:r>
    </w:p>
    <w:p w14:paraId="3E788253" w14:textId="77777777"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ab/>
        <w:t>17. Doanh nghiệp/tổ chức của Ông/Bà có dự kiến tuyển dụng sinh viên tốt nghiệp ngành</w:t>
      </w:r>
      <w:r w:rsidRPr="000D1248">
        <w:rPr>
          <w:rFonts w:eastAsia="Times New Roman" w:cs="Times New Roman"/>
          <w:sz w:val="24"/>
          <w:szCs w:val="24"/>
        </w:rPr>
        <w:br/>
      </w:r>
      <w:r w:rsidRPr="000D1248">
        <w:rPr>
          <w:rFonts w:eastAsia="Times New Roman" w:cs="Times New Roman"/>
          <w:bCs/>
          <w:sz w:val="24"/>
          <w:szCs w:val="24"/>
        </w:rPr>
        <w:t>..........................</w:t>
      </w:r>
      <w:r w:rsidRPr="000D1248">
        <w:rPr>
          <w:rFonts w:eastAsia="Times New Roman" w:cs="Times New Roman"/>
          <w:sz w:val="24"/>
          <w:szCs w:val="24"/>
        </w:rPr>
        <w:t>trong 5- 10 năm tới không?</w:t>
      </w:r>
    </w:p>
    <w:tbl>
      <w:tblPr>
        <w:tblW w:w="0" w:type="auto"/>
        <w:tblInd w:w="2178" w:type="dxa"/>
        <w:tblLook w:val="04A0" w:firstRow="1" w:lastRow="0" w:firstColumn="1" w:lastColumn="0" w:noHBand="0" w:noVBand="1"/>
      </w:tblPr>
      <w:tblGrid>
        <w:gridCol w:w="450"/>
        <w:gridCol w:w="2430"/>
        <w:gridCol w:w="450"/>
        <w:gridCol w:w="2070"/>
      </w:tblGrid>
      <w:tr w:rsidR="00B95AF6" w:rsidRPr="000D1248" w14:paraId="6F407827" w14:textId="77777777" w:rsidTr="00D54325">
        <w:tc>
          <w:tcPr>
            <w:tcW w:w="450" w:type="dxa"/>
          </w:tcPr>
          <w:p w14:paraId="302C8916" w14:textId="2BA45341" w:rsidR="00B95AF6" w:rsidRPr="000D1248" w:rsidRDefault="00B95AF6" w:rsidP="00B95AF6">
            <w:pPr>
              <w:spacing w:before="0" w:after="0" w:line="24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72256" behindDoc="0" locked="0" layoutInCell="1" allowOverlap="1" wp14:anchorId="67A24593" wp14:editId="5D5F49F0">
                      <wp:simplePos x="0" y="0"/>
                      <wp:positionH relativeFrom="column">
                        <wp:posOffset>-21590</wp:posOffset>
                      </wp:positionH>
                      <wp:positionV relativeFrom="paragraph">
                        <wp:posOffset>19685</wp:posOffset>
                      </wp:positionV>
                      <wp:extent cx="171450" cy="161925"/>
                      <wp:effectExtent l="0" t="0" r="19050" b="28575"/>
                      <wp:wrapNone/>
                      <wp:docPr id="346" name="Rectangle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17A8BF00"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24593" id="Rectangle 346" o:spid="_x0000_s1040" style="position:absolute;margin-left:-1.7pt;margin-top:1.55pt;width:13.5pt;height:12.7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" filled="f" strokecolor="windowText">
                      <v:path arrowok="t"/>
                      <v:textbox>
                        <w:txbxContent>
                          <w:p w14:paraId="17A8BF00" w14:textId="77777777" w:rsidR="00A4244B" w:rsidRDefault="00A4244B" w:rsidP="00B95AF6">
                            <w:r>
                              <w:t xml:space="preserve">                                                                  </w:t>
                            </w:r>
                          </w:p>
                        </w:txbxContent>
                      </v:textbox>
                    </v:rect>
                  </w:pict>
                </mc:Fallback>
              </mc:AlternateContent>
            </w:r>
          </w:p>
        </w:tc>
        <w:tc>
          <w:tcPr>
            <w:tcW w:w="2430" w:type="dxa"/>
          </w:tcPr>
          <w:p w14:paraId="3793F027"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sz w:val="24"/>
                <w:szCs w:val="24"/>
              </w:rPr>
              <w:t>Có</w:t>
            </w:r>
          </w:p>
        </w:tc>
        <w:tc>
          <w:tcPr>
            <w:tcW w:w="450" w:type="dxa"/>
          </w:tcPr>
          <w:p w14:paraId="4170D5DE" w14:textId="6E706835" w:rsidR="00B95AF6" w:rsidRPr="000D1248" w:rsidRDefault="00B95AF6" w:rsidP="00B95AF6">
            <w:pPr>
              <w:spacing w:before="0" w:after="0" w:line="24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73280" behindDoc="0" locked="0" layoutInCell="1" allowOverlap="1" wp14:anchorId="575412E9" wp14:editId="3B3EAC9A">
                      <wp:simplePos x="0" y="0"/>
                      <wp:positionH relativeFrom="column">
                        <wp:posOffset>-12065</wp:posOffset>
                      </wp:positionH>
                      <wp:positionV relativeFrom="paragraph">
                        <wp:posOffset>10160</wp:posOffset>
                      </wp:positionV>
                      <wp:extent cx="171450" cy="161925"/>
                      <wp:effectExtent l="0" t="0" r="19050" b="28575"/>
                      <wp:wrapNone/>
                      <wp:docPr id="345" name="Rectangle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ADC3417" id="Rectangle 345" o:spid="_x0000_s1026" style="position:absolute;margin-left:-.95pt;margin-top:.8pt;width:13.5pt;height:12.7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nQTcA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" filled="f" strokecolor="windowText">
                      <v:path arrowok="t"/>
                    </v:rect>
                  </w:pict>
                </mc:Fallback>
              </mc:AlternateContent>
            </w:r>
          </w:p>
        </w:tc>
        <w:tc>
          <w:tcPr>
            <w:tcW w:w="2070" w:type="dxa"/>
          </w:tcPr>
          <w:p w14:paraId="20C98D5A"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sz w:val="24"/>
                <w:szCs w:val="24"/>
              </w:rPr>
              <w:t>Không</w:t>
            </w:r>
          </w:p>
        </w:tc>
      </w:tr>
    </w:tbl>
    <w:p w14:paraId="174E74CB" w14:textId="77777777" w:rsidR="00B95AF6" w:rsidRPr="000D1248" w:rsidRDefault="00B95AF6" w:rsidP="00B95AF6">
      <w:pPr>
        <w:spacing w:before="120" w:after="0" w:line="360" w:lineRule="auto"/>
        <w:jc w:val="both"/>
        <w:rPr>
          <w:rFonts w:eastAsia="Times New Roman" w:cs="Times New Roman"/>
          <w:b/>
          <w:bCs/>
          <w:sz w:val="24"/>
          <w:szCs w:val="24"/>
        </w:rPr>
      </w:pPr>
      <w:r w:rsidRPr="000D1248">
        <w:rPr>
          <w:rFonts w:eastAsia="Times New Roman" w:cs="Times New Roman"/>
          <w:sz w:val="24"/>
          <w:szCs w:val="24"/>
        </w:rPr>
        <w:tab/>
      </w:r>
      <w:r w:rsidRPr="000D1248">
        <w:rPr>
          <w:rFonts w:eastAsia="Times New Roman" w:cs="Times New Roman"/>
          <w:b/>
          <w:bCs/>
          <w:sz w:val="24"/>
          <w:szCs w:val="24"/>
        </w:rPr>
        <w:t>Nếu có, xin hãy cung cấp thông tin theo nội dung cụ thể về các vị trị cần tuyển dụng, ngành tuyển dụng, số lượng cần tuyển dụng trong 5 năm tới và yêu cầu công việc của từng vị trí cần tuyển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1764"/>
        <w:gridCol w:w="1296"/>
        <w:gridCol w:w="3636"/>
      </w:tblGrid>
      <w:tr w:rsidR="00B95AF6" w:rsidRPr="000D1248" w14:paraId="47E4DB2C" w14:textId="77777777" w:rsidTr="00D54325">
        <w:tc>
          <w:tcPr>
            <w:tcW w:w="3168" w:type="dxa"/>
          </w:tcPr>
          <w:p w14:paraId="37E356B4"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b/>
                <w:bCs/>
                <w:sz w:val="24"/>
                <w:szCs w:val="24"/>
              </w:rPr>
              <w:t>Vị trí tuyển dụng</w:t>
            </w:r>
          </w:p>
        </w:tc>
        <w:tc>
          <w:tcPr>
            <w:tcW w:w="1764" w:type="dxa"/>
          </w:tcPr>
          <w:p w14:paraId="278211C2"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b/>
                <w:bCs/>
                <w:sz w:val="24"/>
                <w:szCs w:val="24"/>
              </w:rPr>
              <w:t>Ngành</w:t>
            </w:r>
          </w:p>
        </w:tc>
        <w:tc>
          <w:tcPr>
            <w:tcW w:w="1296" w:type="dxa"/>
          </w:tcPr>
          <w:p w14:paraId="43EFF533"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b/>
                <w:bCs/>
                <w:sz w:val="24"/>
                <w:szCs w:val="24"/>
              </w:rPr>
              <w:t>Số lượng</w:t>
            </w:r>
          </w:p>
        </w:tc>
        <w:tc>
          <w:tcPr>
            <w:tcW w:w="3636" w:type="dxa"/>
          </w:tcPr>
          <w:p w14:paraId="679E886E" w14:textId="77777777" w:rsidR="00B95AF6" w:rsidRPr="000D1248" w:rsidRDefault="00B95AF6" w:rsidP="00B95AF6">
            <w:pPr>
              <w:spacing w:before="120" w:after="0" w:line="360" w:lineRule="auto"/>
              <w:rPr>
                <w:rFonts w:eastAsia="Times New Roman" w:cs="Times New Roman"/>
                <w:sz w:val="24"/>
                <w:szCs w:val="24"/>
              </w:rPr>
            </w:pPr>
            <w:r w:rsidRPr="000D1248">
              <w:rPr>
                <w:rFonts w:eastAsia="Times New Roman" w:cs="Times New Roman"/>
                <w:b/>
                <w:bCs/>
                <w:sz w:val="24"/>
                <w:szCs w:val="24"/>
              </w:rPr>
              <w:t>Yêu cầu công việc</w:t>
            </w:r>
          </w:p>
        </w:tc>
      </w:tr>
      <w:tr w:rsidR="00B95AF6" w:rsidRPr="000D1248" w14:paraId="526EAB1D" w14:textId="77777777" w:rsidTr="00D54325">
        <w:trPr>
          <w:trHeight w:val="1196"/>
        </w:trPr>
        <w:tc>
          <w:tcPr>
            <w:tcW w:w="3168" w:type="dxa"/>
          </w:tcPr>
          <w:p w14:paraId="31B90073" w14:textId="77777777" w:rsidR="00B95AF6" w:rsidRPr="000D1248" w:rsidRDefault="00B95AF6" w:rsidP="00B95AF6">
            <w:pPr>
              <w:spacing w:before="120" w:after="0" w:line="360" w:lineRule="auto"/>
              <w:jc w:val="both"/>
              <w:rPr>
                <w:rFonts w:eastAsia="Times New Roman" w:cs="Times New Roman"/>
                <w:sz w:val="24"/>
                <w:szCs w:val="24"/>
              </w:rPr>
            </w:pPr>
          </w:p>
        </w:tc>
        <w:tc>
          <w:tcPr>
            <w:tcW w:w="1764" w:type="dxa"/>
          </w:tcPr>
          <w:p w14:paraId="215310F9" w14:textId="77777777" w:rsidR="00B95AF6" w:rsidRPr="000D1248" w:rsidRDefault="00B95AF6" w:rsidP="00B95AF6">
            <w:pPr>
              <w:spacing w:before="120" w:after="0" w:line="360" w:lineRule="auto"/>
              <w:jc w:val="both"/>
              <w:rPr>
                <w:rFonts w:eastAsia="Times New Roman" w:cs="Times New Roman"/>
                <w:sz w:val="24"/>
                <w:szCs w:val="24"/>
              </w:rPr>
            </w:pPr>
          </w:p>
        </w:tc>
        <w:tc>
          <w:tcPr>
            <w:tcW w:w="1296" w:type="dxa"/>
          </w:tcPr>
          <w:p w14:paraId="0ABEE818" w14:textId="77777777" w:rsidR="00B95AF6" w:rsidRPr="000D1248" w:rsidRDefault="00B95AF6" w:rsidP="00B95AF6">
            <w:pPr>
              <w:spacing w:before="120" w:after="0" w:line="360" w:lineRule="auto"/>
              <w:jc w:val="both"/>
              <w:rPr>
                <w:rFonts w:eastAsia="Times New Roman" w:cs="Times New Roman"/>
                <w:sz w:val="24"/>
                <w:szCs w:val="24"/>
              </w:rPr>
            </w:pPr>
          </w:p>
        </w:tc>
        <w:tc>
          <w:tcPr>
            <w:tcW w:w="3636" w:type="dxa"/>
          </w:tcPr>
          <w:p w14:paraId="58DA86B5" w14:textId="77777777" w:rsidR="00B95AF6" w:rsidRPr="000D1248" w:rsidRDefault="00B95AF6" w:rsidP="00B95AF6">
            <w:pPr>
              <w:spacing w:before="120" w:after="0" w:line="360" w:lineRule="auto"/>
              <w:jc w:val="both"/>
              <w:rPr>
                <w:rFonts w:eastAsia="Times New Roman" w:cs="Times New Roman"/>
                <w:sz w:val="24"/>
                <w:szCs w:val="24"/>
              </w:rPr>
            </w:pPr>
          </w:p>
        </w:tc>
      </w:tr>
    </w:tbl>
    <w:p w14:paraId="7AA75DCF" w14:textId="77777777" w:rsidR="00B95AF6" w:rsidRPr="000D1248" w:rsidRDefault="00B95AF6" w:rsidP="00B95AF6">
      <w:pPr>
        <w:spacing w:before="120" w:after="0" w:line="360" w:lineRule="auto"/>
        <w:jc w:val="both"/>
        <w:rPr>
          <w:rFonts w:eastAsia="Times New Roman" w:cs="Times New Roman"/>
          <w:sz w:val="16"/>
          <w:szCs w:val="16"/>
        </w:rPr>
      </w:pPr>
    </w:p>
    <w:p w14:paraId="01C6CC15" w14:textId="3B8AB7DB"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ab/>
        <w:t>18. Trong tương lai, trình độ chuyên môn của nhân lực ngành</w:t>
      </w:r>
      <w:r w:rsidRPr="000D1248">
        <w:rPr>
          <w:rFonts w:eastAsia="Times New Roman" w:cs="Times New Roman"/>
          <w:bCs/>
          <w:sz w:val="24"/>
          <w:szCs w:val="24"/>
        </w:rPr>
        <w:t xml:space="preserve"> ..........................</w:t>
      </w:r>
      <w:r w:rsidRPr="000D1248">
        <w:rPr>
          <w:rFonts w:eastAsia="Times New Roman" w:cs="Times New Roman"/>
          <w:sz w:val="24"/>
          <w:szCs w:val="24"/>
        </w:rPr>
        <w:t xml:space="preserve">mà doanh nghiệp/ tổ chức của Ông / Bà cần chủ yếu ở mức độ là: </w:t>
      </w:r>
      <w:r w:rsidRPr="000D1248">
        <w:rPr>
          <w:rFonts w:eastAsia="Times New Roman" w:cs="Times New Roman"/>
          <w:sz w:val="24"/>
          <w:szCs w:val="24"/>
        </w:rPr>
        <w:tab/>
      </w:r>
      <w:r w:rsidRPr="000D1248">
        <w:rPr>
          <w:rFonts w:eastAsia="Times New Roman" w:cs="Times New Roman"/>
          <w:sz w:val="24"/>
          <w:szCs w:val="24"/>
        </w:rPr>
        <w:tab/>
      </w:r>
      <w:r w:rsidRPr="000D1248">
        <w:rPr>
          <w:rFonts w:eastAsia="Times New Roman" w:cs="Times New Roman"/>
          <w:sz w:val="24"/>
          <w:szCs w:val="24"/>
        </w:rPr>
        <w:tab/>
      </w:r>
    </w:p>
    <w:p w14:paraId="428FFB19" w14:textId="5F2BFBC9" w:rsidR="00B95AF6" w:rsidRPr="000D1248" w:rsidRDefault="00B95AF6" w:rsidP="00B95AF6">
      <w:pPr>
        <w:spacing w:before="120" w:after="0" w:line="360" w:lineRule="auto"/>
        <w:jc w:val="both"/>
        <w:rPr>
          <w:rFonts w:ascii="Webdings" w:eastAsia="Times New Roman" w:hAnsi="Webdings" w:cs="Times New Roman"/>
          <w:sz w:val="24"/>
          <w:szCs w:val="24"/>
        </w:rPr>
      </w:pPr>
      <w:r w:rsidRPr="000D1248">
        <w:rPr>
          <w:rFonts w:cs="Times New Roman"/>
          <w:noProof/>
          <w:szCs w:val="26"/>
        </w:rPr>
        <mc:AlternateContent>
          <mc:Choice Requires="wps">
            <w:drawing>
              <wp:anchor distT="0" distB="0" distL="114300" distR="114300" simplePos="0" relativeHeight="251875328" behindDoc="0" locked="0" layoutInCell="1" allowOverlap="1" wp14:anchorId="4F23FF37" wp14:editId="37B957F5">
                <wp:simplePos x="0" y="0"/>
                <wp:positionH relativeFrom="column">
                  <wp:posOffset>4925060</wp:posOffset>
                </wp:positionH>
                <wp:positionV relativeFrom="paragraph">
                  <wp:posOffset>86995</wp:posOffset>
                </wp:positionV>
                <wp:extent cx="171450" cy="161925"/>
                <wp:effectExtent l="0" t="0" r="19050" b="28575"/>
                <wp:wrapNone/>
                <wp:docPr id="342" name="Rectangle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7B107C6C"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3FF37" id="Rectangle 342" o:spid="_x0000_s1041" style="position:absolute;left:0;text-align:left;margin-left:387.8pt;margin-top:6.85pt;width:13.5pt;height:12.7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" filled="f" strokecolor="windowText">
                <v:path arrowok="t"/>
                <v:textbox>
                  <w:txbxContent>
                    <w:p w14:paraId="7B107C6C" w14:textId="77777777" w:rsidR="00A4244B" w:rsidRDefault="00A4244B" w:rsidP="00B95AF6">
                      <w:r>
                        <w:t xml:space="preserve">                                                                  </w:t>
                      </w:r>
                    </w:p>
                  </w:txbxContent>
                </v:textbox>
              </v:rect>
            </w:pict>
          </mc:Fallback>
        </mc:AlternateContent>
      </w:r>
      <w:r w:rsidRPr="000D1248">
        <w:rPr>
          <w:rFonts w:cs="Times New Roman"/>
          <w:noProof/>
          <w:szCs w:val="26"/>
        </w:rPr>
        <mc:AlternateContent>
          <mc:Choice Requires="wps">
            <w:drawing>
              <wp:anchor distT="0" distB="0" distL="114300" distR="114300" simplePos="0" relativeHeight="251874304" behindDoc="0" locked="0" layoutInCell="1" allowOverlap="1" wp14:anchorId="3302D233" wp14:editId="48512F3C">
                <wp:simplePos x="0" y="0"/>
                <wp:positionH relativeFrom="column">
                  <wp:posOffset>6034194</wp:posOffset>
                </wp:positionH>
                <wp:positionV relativeFrom="paragraph">
                  <wp:posOffset>70061</wp:posOffset>
                </wp:positionV>
                <wp:extent cx="171450" cy="161925"/>
                <wp:effectExtent l="0" t="0" r="19050" b="28575"/>
                <wp:wrapNone/>
                <wp:docPr id="341" name="Rectangle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428246AD"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2D233" id="Rectangle 341" o:spid="_x0000_s1042" style="position:absolute;left:0;text-align:left;margin-left:475.15pt;margin-top:5.5pt;width:13.5pt;height:12.7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" filled="f" strokecolor="windowText">
                <v:path arrowok="t"/>
                <v:textbox>
                  <w:txbxContent>
                    <w:p w14:paraId="428246AD" w14:textId="77777777" w:rsidR="00A4244B" w:rsidRDefault="00A4244B" w:rsidP="00B95AF6">
                      <w:r>
                        <w:t xml:space="preserve">                                                                  </w:t>
                      </w:r>
                    </w:p>
                  </w:txbxContent>
                </v:textbox>
              </v:rect>
            </w:pict>
          </mc:Fallback>
        </mc:AlternateContent>
      </w:r>
      <w:r w:rsidRPr="000D1248">
        <w:rPr>
          <w:rFonts w:cs="Times New Roman"/>
          <w:noProof/>
          <w:szCs w:val="26"/>
        </w:rPr>
        <mc:AlternateContent>
          <mc:Choice Requires="wps">
            <w:drawing>
              <wp:anchor distT="0" distB="0" distL="114300" distR="114300" simplePos="0" relativeHeight="251876352" behindDoc="0" locked="0" layoutInCell="1" allowOverlap="1" wp14:anchorId="22C3DDE2" wp14:editId="66A45709">
                <wp:simplePos x="0" y="0"/>
                <wp:positionH relativeFrom="column">
                  <wp:posOffset>3275119</wp:posOffset>
                </wp:positionH>
                <wp:positionV relativeFrom="paragraph">
                  <wp:posOffset>95462</wp:posOffset>
                </wp:positionV>
                <wp:extent cx="171450" cy="161925"/>
                <wp:effectExtent l="0" t="0" r="19050" b="28575"/>
                <wp:wrapNone/>
                <wp:docPr id="343" name="Rectangle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7EF0E866"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3DDE2" id="Rectangle 343" o:spid="_x0000_s1043" style="position:absolute;left:0;text-align:left;margin-left:257.9pt;margin-top:7.5pt;width:13.5pt;height:12.7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" filled="f" strokecolor="windowText">
                <v:path arrowok="t"/>
                <v:textbox>
                  <w:txbxContent>
                    <w:p w14:paraId="7EF0E866" w14:textId="77777777" w:rsidR="00A4244B" w:rsidRDefault="00A4244B" w:rsidP="00B95AF6">
                      <w:r>
                        <w:t xml:space="preserve">                                                                  </w:t>
                      </w:r>
                    </w:p>
                  </w:txbxContent>
                </v:textbox>
              </v:rect>
            </w:pict>
          </mc:Fallback>
        </mc:AlternateContent>
      </w:r>
      <w:r w:rsidRPr="000D1248">
        <w:rPr>
          <w:rFonts w:cs="Times New Roman"/>
          <w:noProof/>
          <w:szCs w:val="26"/>
        </w:rPr>
        <mc:AlternateContent>
          <mc:Choice Requires="wps">
            <w:drawing>
              <wp:anchor distT="0" distB="0" distL="114300" distR="114300" simplePos="0" relativeHeight="251877376" behindDoc="0" locked="0" layoutInCell="1" allowOverlap="1" wp14:anchorId="4F664DCF" wp14:editId="26D58321">
                <wp:simplePos x="0" y="0"/>
                <wp:positionH relativeFrom="column">
                  <wp:posOffset>1486535</wp:posOffset>
                </wp:positionH>
                <wp:positionV relativeFrom="paragraph">
                  <wp:posOffset>86995</wp:posOffset>
                </wp:positionV>
                <wp:extent cx="171450" cy="161925"/>
                <wp:effectExtent l="0" t="0" r="19050" b="28575"/>
                <wp:wrapNone/>
                <wp:docPr id="344" name="Rectangle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3FB4320D"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64DCF" id="Rectangle 344" o:spid="_x0000_s1044" style="position:absolute;left:0;text-align:left;margin-left:117.05pt;margin-top:6.85pt;width:13.5pt;height:12.7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" filled="f" strokecolor="windowText">
                <v:path arrowok="t"/>
                <v:textbox>
                  <w:txbxContent>
                    <w:p w14:paraId="3FB4320D" w14:textId="77777777" w:rsidR="00A4244B" w:rsidRDefault="00A4244B" w:rsidP="00B95AF6">
                      <w:r>
                        <w:t xml:space="preserve">                                                                  </w:t>
                      </w:r>
                    </w:p>
                  </w:txbxContent>
                </v:textbox>
              </v:rect>
            </w:pict>
          </mc:Fallback>
        </mc:AlternateContent>
      </w:r>
      <w:r w:rsidRPr="000D1248">
        <w:rPr>
          <w:rFonts w:eastAsia="Times New Roman" w:cs="Times New Roman"/>
          <w:sz w:val="24"/>
          <w:szCs w:val="24"/>
        </w:rPr>
        <w:tab/>
      </w:r>
      <w:r w:rsidRPr="000D1248">
        <w:rPr>
          <w:rFonts w:eastAsia="Times New Roman" w:cs="Times New Roman"/>
          <w:sz w:val="24"/>
          <w:szCs w:val="24"/>
        </w:rPr>
        <w:tab/>
        <w:t>Tiến sĩ</w:t>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ab/>
      </w:r>
      <w:r w:rsidRPr="000D1248">
        <w:rPr>
          <w:rFonts w:eastAsia="Times New Roman" w:cs="Times New Roman"/>
          <w:sz w:val="24"/>
          <w:szCs w:val="24"/>
        </w:rPr>
        <w:t xml:space="preserve">Thạc sĩ </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eastAsia="Times New Roman" w:cs="Times New Roman"/>
          <w:sz w:val="24"/>
          <w:szCs w:val="24"/>
        </w:rPr>
        <w:t xml:space="preserve">Cử nhân </w:t>
      </w:r>
      <w:r w:rsidRPr="000D1248">
        <w:rPr>
          <w:rFonts w:eastAsia="Times New Roman" w:cs="Times New Roman"/>
          <w:sz w:val="24"/>
          <w:szCs w:val="24"/>
        </w:rPr>
        <w:tab/>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w:t>
      </w:r>
      <w:r w:rsidRPr="000D1248">
        <w:rPr>
          <w:rFonts w:ascii="Webdings" w:eastAsia="Times New Roman" w:hAnsi="Webdings" w:cs="Times New Roman"/>
          <w:sz w:val="24"/>
          <w:szCs w:val="24"/>
        </w:rPr>
        <w:tab/>
      </w:r>
      <w:r w:rsidRPr="000D1248">
        <w:rPr>
          <w:rFonts w:ascii="Webdings" w:eastAsia="Times New Roman" w:hAnsi="Webdings" w:cs="Times New Roman"/>
          <w:sz w:val="24"/>
          <w:szCs w:val="24"/>
        </w:rPr>
        <w:t></w:t>
      </w:r>
      <w:r w:rsidRPr="000D1248">
        <w:rPr>
          <w:rFonts w:eastAsia="Times New Roman" w:cs="Times New Roman"/>
          <w:sz w:val="24"/>
          <w:szCs w:val="24"/>
        </w:rPr>
        <w:t xml:space="preserve">Khác </w:t>
      </w:r>
      <w:r w:rsidRPr="000D1248">
        <w:rPr>
          <w:rFonts w:ascii="Webdings" w:eastAsia="Times New Roman" w:hAnsi="Webdings" w:cs="Times New Roman"/>
          <w:sz w:val="24"/>
          <w:szCs w:val="24"/>
        </w:rPr>
        <w:br/>
      </w:r>
      <w:r w:rsidRPr="000D1248">
        <w:rPr>
          <w:rFonts w:eastAsia="Times New Roman" w:cs="Times New Roman"/>
          <w:b/>
          <w:bCs/>
          <w:sz w:val="24"/>
          <w:szCs w:val="24"/>
        </w:rPr>
        <w:tab/>
        <w:t xml:space="preserve">II. Đánh giá chất lượng đối với nguồn nhân lực ngành ..........................tại doanh nghiệp/tổ chức </w:t>
      </w:r>
    </w:p>
    <w:p w14:paraId="28A0D423" w14:textId="77777777"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ab/>
        <w:t>19. Theo Ông/Bà thì những kỹ năng, kiến thức chuyên môn nào là cần thiết đối với nhân lực</w:t>
      </w:r>
      <w:r w:rsidRPr="000D1248">
        <w:rPr>
          <w:rFonts w:eastAsia="Times New Roman" w:cs="Times New Roman"/>
          <w:sz w:val="24"/>
          <w:szCs w:val="24"/>
        </w:rPr>
        <w:br/>
        <w:t xml:space="preserve">ngành </w:t>
      </w:r>
      <w:r w:rsidRPr="000D1248">
        <w:rPr>
          <w:rFonts w:eastAsia="Times New Roman" w:cs="Times New Roman"/>
          <w:bCs/>
          <w:sz w:val="24"/>
          <w:szCs w:val="24"/>
        </w:rPr>
        <w:t>..........................</w:t>
      </w:r>
      <w:r w:rsidRPr="000D1248">
        <w:rPr>
          <w:rFonts w:eastAsia="Times New Roman" w:cs="Times New Roman"/>
          <w:sz w:val="24"/>
          <w:szCs w:val="24"/>
        </w:rPr>
        <w:t>? Ông/ Bà vui lòng cho biết những kỹ năng chuyên môn cụ thể cần thiết khác cho công việc hiện tại của doanh nghiệp/tổ chức đối với sinh viên ngành</w:t>
      </w:r>
      <w:r w:rsidRPr="000D1248">
        <w:rPr>
          <w:rFonts w:eastAsia="Times New Roman" w:cs="Times New Roman"/>
          <w:bCs/>
          <w:sz w:val="24"/>
          <w:szCs w:val="24"/>
        </w:rPr>
        <w:t xml:space="preserve"> ..........................</w:t>
      </w:r>
      <w:r w:rsidRPr="000D1248">
        <w:rPr>
          <w:rFonts w:eastAsia="Times New Roman" w:cs="Times New Roman"/>
          <w:sz w:val="24"/>
          <w:szCs w:val="24"/>
        </w:rPr>
        <w:t xml:space="preserve">? </w:t>
      </w:r>
    </w:p>
    <w:p w14:paraId="3CF71C54" w14:textId="77777777"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w:t>
      </w:r>
    </w:p>
    <w:p w14:paraId="6F06A5A5" w14:textId="77777777" w:rsidR="00B95AF6" w:rsidRPr="000D1248" w:rsidRDefault="00B95AF6" w:rsidP="00B95AF6">
      <w:pPr>
        <w:spacing w:before="120" w:after="120" w:line="360" w:lineRule="auto"/>
        <w:jc w:val="both"/>
        <w:rPr>
          <w:rFonts w:eastAsia="Times New Roman" w:cs="Times New Roman"/>
          <w:sz w:val="24"/>
          <w:szCs w:val="24"/>
        </w:rPr>
      </w:pPr>
      <w:r w:rsidRPr="000D1248">
        <w:rPr>
          <w:rFonts w:eastAsia="Times New Roman" w:cs="Times New Roman"/>
          <w:sz w:val="24"/>
          <w:szCs w:val="24"/>
        </w:rPr>
        <w:lastRenderedPageBreak/>
        <w:tab/>
        <w:t>20. Nhân lực ngành</w:t>
      </w:r>
      <w:r w:rsidRPr="000D1248">
        <w:rPr>
          <w:rFonts w:eastAsia="Times New Roman" w:cs="Times New Roman"/>
          <w:bCs/>
          <w:sz w:val="24"/>
          <w:szCs w:val="24"/>
        </w:rPr>
        <w:t xml:space="preserve"> ..........................</w:t>
      </w:r>
      <w:r w:rsidRPr="000D1248">
        <w:rPr>
          <w:rFonts w:eastAsia="Times New Roman" w:cs="Times New Roman"/>
          <w:sz w:val="24"/>
          <w:szCs w:val="24"/>
        </w:rPr>
        <w:t>tại doanh nghiệp/ tổ chức của Ông/Bà đã tích lũy được những kiến thức, kỹ năng cần thiết đó chưa?</w:t>
      </w:r>
    </w:p>
    <w:tbl>
      <w:tblPr>
        <w:tblW w:w="0" w:type="auto"/>
        <w:tblInd w:w="2178" w:type="dxa"/>
        <w:tblLook w:val="04A0" w:firstRow="1" w:lastRow="0" w:firstColumn="1" w:lastColumn="0" w:noHBand="0" w:noVBand="1"/>
      </w:tblPr>
      <w:tblGrid>
        <w:gridCol w:w="391"/>
        <w:gridCol w:w="1938"/>
        <w:gridCol w:w="392"/>
        <w:gridCol w:w="1765"/>
        <w:gridCol w:w="464"/>
        <w:gridCol w:w="1620"/>
      </w:tblGrid>
      <w:tr w:rsidR="00B95AF6" w:rsidRPr="000D1248" w14:paraId="33403585" w14:textId="77777777" w:rsidTr="00D54325">
        <w:tc>
          <w:tcPr>
            <w:tcW w:w="391" w:type="dxa"/>
          </w:tcPr>
          <w:p w14:paraId="6D0D90B1" w14:textId="49B76B08" w:rsidR="00B95AF6" w:rsidRPr="000D1248" w:rsidRDefault="00B95AF6" w:rsidP="00B95AF6">
            <w:pPr>
              <w:spacing w:before="0" w:after="0" w:line="24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78400" behindDoc="0" locked="0" layoutInCell="1" allowOverlap="1" wp14:anchorId="0E46B39D" wp14:editId="2579B8E8">
                      <wp:simplePos x="0" y="0"/>
                      <wp:positionH relativeFrom="column">
                        <wp:posOffset>-21590</wp:posOffset>
                      </wp:positionH>
                      <wp:positionV relativeFrom="paragraph">
                        <wp:posOffset>19685</wp:posOffset>
                      </wp:positionV>
                      <wp:extent cx="171450" cy="161925"/>
                      <wp:effectExtent l="0" t="0" r="19050" b="28575"/>
                      <wp:wrapNone/>
                      <wp:docPr id="340" name="Rectangle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1ADE360A"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B39D" id="Rectangle 340" o:spid="_x0000_s1045" style="position:absolute;margin-left:-1.7pt;margin-top:1.55pt;width:13.5pt;height:12.7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" filled="f" strokecolor="windowText">
                      <v:path arrowok="t"/>
                      <v:textbox>
                        <w:txbxContent>
                          <w:p w14:paraId="1ADE360A" w14:textId="77777777" w:rsidR="00A4244B" w:rsidRDefault="00A4244B" w:rsidP="00B95AF6">
                            <w:r>
                              <w:t xml:space="preserve">                                                                  </w:t>
                            </w:r>
                          </w:p>
                        </w:txbxContent>
                      </v:textbox>
                    </v:rect>
                  </w:pict>
                </mc:Fallback>
              </mc:AlternateContent>
            </w:r>
          </w:p>
        </w:tc>
        <w:tc>
          <w:tcPr>
            <w:tcW w:w="1938" w:type="dxa"/>
          </w:tcPr>
          <w:p w14:paraId="3C74C9EA"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sz w:val="24"/>
                <w:szCs w:val="24"/>
              </w:rPr>
              <w:t>Có</w:t>
            </w:r>
          </w:p>
        </w:tc>
        <w:tc>
          <w:tcPr>
            <w:tcW w:w="392" w:type="dxa"/>
          </w:tcPr>
          <w:p w14:paraId="6772FA56" w14:textId="5C92490C" w:rsidR="00B95AF6" w:rsidRPr="000D1248" w:rsidRDefault="00B95AF6" w:rsidP="00B95AF6">
            <w:pPr>
              <w:spacing w:before="0" w:after="0" w:line="24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79424" behindDoc="0" locked="0" layoutInCell="1" allowOverlap="1" wp14:anchorId="496553A5" wp14:editId="69C8EF54">
                      <wp:simplePos x="0" y="0"/>
                      <wp:positionH relativeFrom="column">
                        <wp:posOffset>-12065</wp:posOffset>
                      </wp:positionH>
                      <wp:positionV relativeFrom="paragraph">
                        <wp:posOffset>10160</wp:posOffset>
                      </wp:positionV>
                      <wp:extent cx="171450" cy="161925"/>
                      <wp:effectExtent l="0" t="0" r="19050" b="28575"/>
                      <wp:wrapNone/>
                      <wp:docPr id="339" name="Rectangle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B0F7FEE" id="Rectangle 339" o:spid="_x0000_s1026" style="position:absolute;margin-left:-.95pt;margin-top:.8pt;width:13.5pt;height:12.7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" filled="f" strokecolor="windowText">
                      <v:path arrowok="t"/>
                    </v:rect>
                  </w:pict>
                </mc:Fallback>
              </mc:AlternateContent>
            </w:r>
          </w:p>
        </w:tc>
        <w:tc>
          <w:tcPr>
            <w:tcW w:w="1765" w:type="dxa"/>
          </w:tcPr>
          <w:p w14:paraId="40FA9766"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sz w:val="24"/>
                <w:szCs w:val="24"/>
              </w:rPr>
              <w:t>Chưa đủ</w:t>
            </w:r>
          </w:p>
        </w:tc>
        <w:tc>
          <w:tcPr>
            <w:tcW w:w="464" w:type="dxa"/>
          </w:tcPr>
          <w:p w14:paraId="688EFBF2" w14:textId="137B7134" w:rsidR="00B95AF6" w:rsidRPr="000D1248" w:rsidRDefault="00B95AF6" w:rsidP="00B95AF6">
            <w:pPr>
              <w:spacing w:before="0" w:after="0" w:line="24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80448" behindDoc="0" locked="0" layoutInCell="1" allowOverlap="1" wp14:anchorId="4F46B0F7" wp14:editId="5F387207">
                      <wp:simplePos x="0" y="0"/>
                      <wp:positionH relativeFrom="column">
                        <wp:posOffset>-48260</wp:posOffset>
                      </wp:positionH>
                      <wp:positionV relativeFrom="paragraph">
                        <wp:posOffset>29210</wp:posOffset>
                      </wp:positionV>
                      <wp:extent cx="171450" cy="161925"/>
                      <wp:effectExtent l="0" t="0" r="19050" b="28575"/>
                      <wp:wrapNone/>
                      <wp:docPr id="338" name="Rectangle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ACF62CC" id="Rectangle 338" o:spid="_x0000_s1026" style="position:absolute;margin-left:-3.8pt;margin-top:2.3pt;width:13.5pt;height:12.7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" filled="f" strokecolor="windowText">
                      <v:path arrowok="t"/>
                    </v:rect>
                  </w:pict>
                </mc:Fallback>
              </mc:AlternateContent>
            </w:r>
          </w:p>
        </w:tc>
        <w:tc>
          <w:tcPr>
            <w:tcW w:w="1620" w:type="dxa"/>
          </w:tcPr>
          <w:p w14:paraId="50644F3A"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sz w:val="24"/>
                <w:szCs w:val="24"/>
              </w:rPr>
              <w:t>Chưa</w:t>
            </w:r>
          </w:p>
        </w:tc>
      </w:tr>
    </w:tbl>
    <w:p w14:paraId="4151F3CD" w14:textId="77777777" w:rsidR="00B95AF6" w:rsidRPr="000D1248" w:rsidRDefault="00B95AF6" w:rsidP="00B95AF6">
      <w:pPr>
        <w:spacing w:before="120" w:after="120" w:line="360" w:lineRule="auto"/>
        <w:jc w:val="both"/>
        <w:rPr>
          <w:rFonts w:eastAsia="Times New Roman" w:cs="Times New Roman"/>
          <w:sz w:val="24"/>
          <w:szCs w:val="24"/>
        </w:rPr>
      </w:pPr>
      <w:r w:rsidRPr="000D1248">
        <w:rPr>
          <w:rFonts w:eastAsia="Times New Roman" w:cs="Times New Roman"/>
          <w:sz w:val="24"/>
          <w:szCs w:val="24"/>
        </w:rPr>
        <w:tab/>
        <w:t>21. Nhân lực ngành</w:t>
      </w:r>
      <w:r w:rsidRPr="000D1248">
        <w:rPr>
          <w:rFonts w:eastAsia="Times New Roman" w:cs="Times New Roman"/>
          <w:bCs/>
          <w:sz w:val="24"/>
          <w:szCs w:val="24"/>
        </w:rPr>
        <w:t xml:space="preserve"> ..........................</w:t>
      </w:r>
      <w:r w:rsidRPr="000D1248">
        <w:rPr>
          <w:rFonts w:eastAsia="Times New Roman" w:cs="Times New Roman"/>
          <w:sz w:val="24"/>
          <w:szCs w:val="24"/>
        </w:rPr>
        <w:t>khi làm việc tại doanh nghiệp/ tổ chức của Ông/Bà có mất thời gian đào tạo lại không</w:t>
      </w:r>
    </w:p>
    <w:tbl>
      <w:tblPr>
        <w:tblW w:w="0" w:type="auto"/>
        <w:tblInd w:w="2178" w:type="dxa"/>
        <w:tblLook w:val="04A0" w:firstRow="1" w:lastRow="0" w:firstColumn="1" w:lastColumn="0" w:noHBand="0" w:noVBand="1"/>
      </w:tblPr>
      <w:tblGrid>
        <w:gridCol w:w="450"/>
        <w:gridCol w:w="2430"/>
        <w:gridCol w:w="450"/>
        <w:gridCol w:w="2070"/>
      </w:tblGrid>
      <w:tr w:rsidR="00B95AF6" w:rsidRPr="000D1248" w14:paraId="5E7206F6" w14:textId="77777777" w:rsidTr="00D54325">
        <w:tc>
          <w:tcPr>
            <w:tcW w:w="450" w:type="dxa"/>
          </w:tcPr>
          <w:p w14:paraId="0002DA11" w14:textId="038FE060" w:rsidR="00B95AF6" w:rsidRPr="000D1248" w:rsidRDefault="00B95AF6" w:rsidP="00B95AF6">
            <w:pPr>
              <w:spacing w:before="0" w:after="0" w:line="24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81472" behindDoc="0" locked="0" layoutInCell="1" allowOverlap="1" wp14:anchorId="65FFCD45" wp14:editId="1EE2F2F8">
                      <wp:simplePos x="0" y="0"/>
                      <wp:positionH relativeFrom="column">
                        <wp:posOffset>-21590</wp:posOffset>
                      </wp:positionH>
                      <wp:positionV relativeFrom="paragraph">
                        <wp:posOffset>19685</wp:posOffset>
                      </wp:positionV>
                      <wp:extent cx="171450" cy="161925"/>
                      <wp:effectExtent l="0" t="0" r="19050" b="28575"/>
                      <wp:wrapNone/>
                      <wp:docPr id="337" name="Rectangle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59CBD348"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FCD45" id="Rectangle 337" o:spid="_x0000_s1046" style="position:absolute;margin-left:-1.7pt;margin-top:1.55pt;width:13.5pt;height:12.7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" filled="f" strokecolor="windowText">
                      <v:path arrowok="t"/>
                      <v:textbox>
                        <w:txbxContent>
                          <w:p w14:paraId="59CBD348" w14:textId="77777777" w:rsidR="00A4244B" w:rsidRDefault="00A4244B" w:rsidP="00B95AF6">
                            <w:r>
                              <w:t xml:space="preserve">                                                                  </w:t>
                            </w:r>
                          </w:p>
                        </w:txbxContent>
                      </v:textbox>
                    </v:rect>
                  </w:pict>
                </mc:Fallback>
              </mc:AlternateContent>
            </w:r>
          </w:p>
        </w:tc>
        <w:tc>
          <w:tcPr>
            <w:tcW w:w="2430" w:type="dxa"/>
          </w:tcPr>
          <w:p w14:paraId="08746272"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sz w:val="24"/>
                <w:szCs w:val="24"/>
              </w:rPr>
              <w:t>Có</w:t>
            </w:r>
          </w:p>
        </w:tc>
        <w:tc>
          <w:tcPr>
            <w:tcW w:w="450" w:type="dxa"/>
          </w:tcPr>
          <w:p w14:paraId="73F15F97" w14:textId="3F184CD7" w:rsidR="00B95AF6" w:rsidRPr="000D1248" w:rsidRDefault="00B95AF6" w:rsidP="00B95AF6">
            <w:pPr>
              <w:spacing w:before="0" w:after="0" w:line="24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82496" behindDoc="0" locked="0" layoutInCell="1" allowOverlap="1" wp14:anchorId="2172AC3B" wp14:editId="605885F7">
                      <wp:simplePos x="0" y="0"/>
                      <wp:positionH relativeFrom="column">
                        <wp:posOffset>-12065</wp:posOffset>
                      </wp:positionH>
                      <wp:positionV relativeFrom="paragraph">
                        <wp:posOffset>10160</wp:posOffset>
                      </wp:positionV>
                      <wp:extent cx="171450" cy="161925"/>
                      <wp:effectExtent l="0" t="0" r="19050" b="28575"/>
                      <wp:wrapNone/>
                      <wp:docPr id="336" name="Rectangle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273482C" id="Rectangle 336" o:spid="_x0000_s1026" style="position:absolute;margin-left:-.95pt;margin-top:.8pt;width:13.5pt;height:12.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" filled="f" strokecolor="windowText">
                      <v:path arrowok="t"/>
                    </v:rect>
                  </w:pict>
                </mc:Fallback>
              </mc:AlternateContent>
            </w:r>
          </w:p>
        </w:tc>
        <w:tc>
          <w:tcPr>
            <w:tcW w:w="2070" w:type="dxa"/>
          </w:tcPr>
          <w:p w14:paraId="0DED2A07" w14:textId="77777777" w:rsidR="00B95AF6" w:rsidRPr="000D1248" w:rsidRDefault="00B95AF6" w:rsidP="00B95AF6">
            <w:pPr>
              <w:spacing w:before="0" w:after="0" w:line="240" w:lineRule="auto"/>
              <w:jc w:val="left"/>
              <w:rPr>
                <w:rFonts w:eastAsia="Times New Roman" w:cs="Times New Roman"/>
                <w:sz w:val="24"/>
                <w:szCs w:val="24"/>
              </w:rPr>
            </w:pPr>
            <w:r w:rsidRPr="000D1248">
              <w:rPr>
                <w:rFonts w:eastAsia="Times New Roman" w:cs="Times New Roman"/>
                <w:sz w:val="24"/>
                <w:szCs w:val="24"/>
              </w:rPr>
              <w:t>Không</w:t>
            </w:r>
          </w:p>
        </w:tc>
      </w:tr>
    </w:tbl>
    <w:p w14:paraId="578202F4" w14:textId="77777777" w:rsidR="00B95AF6" w:rsidRPr="000D1248" w:rsidRDefault="00B95AF6" w:rsidP="00B95AF6">
      <w:pPr>
        <w:spacing w:before="120" w:after="120" w:line="360" w:lineRule="auto"/>
        <w:jc w:val="both"/>
        <w:rPr>
          <w:rFonts w:eastAsia="Times New Roman" w:cs="Times New Roman"/>
          <w:sz w:val="24"/>
          <w:szCs w:val="24"/>
        </w:rPr>
      </w:pPr>
      <w:r w:rsidRPr="000D1248">
        <w:rPr>
          <w:rFonts w:eastAsia="Times New Roman" w:cs="Times New Roman"/>
          <w:sz w:val="24"/>
          <w:szCs w:val="24"/>
        </w:rPr>
        <w:tab/>
        <w:t xml:space="preserve">Nếu có, xin hãy cho biết thời gian đào tạo lại là bao lâu:………………. </w:t>
      </w:r>
    </w:p>
    <w:p w14:paraId="31B82096" w14:textId="77777777" w:rsidR="00B95AF6" w:rsidRPr="000D1248" w:rsidRDefault="00B95AF6" w:rsidP="00B95AF6">
      <w:pPr>
        <w:spacing w:before="120" w:after="120" w:line="360" w:lineRule="auto"/>
        <w:jc w:val="both"/>
        <w:rPr>
          <w:rFonts w:eastAsia="Times New Roman" w:cs="Times New Roman"/>
          <w:sz w:val="24"/>
          <w:szCs w:val="24"/>
        </w:rPr>
      </w:pPr>
      <w:r w:rsidRPr="000D1248">
        <w:rPr>
          <w:rFonts w:eastAsia="Times New Roman" w:cs="Times New Roman"/>
          <w:sz w:val="24"/>
          <w:szCs w:val="24"/>
        </w:rPr>
        <w:tab/>
        <w:t>22. Theo Ông/Bà, việc băt buộc thường xuyên nâng cao trình độ chuyên môn cho nhân lực ngành</w:t>
      </w:r>
      <w:r w:rsidRPr="000D1248">
        <w:rPr>
          <w:rFonts w:eastAsia="Times New Roman" w:cs="Times New Roman"/>
          <w:bCs/>
          <w:sz w:val="24"/>
          <w:szCs w:val="24"/>
        </w:rPr>
        <w:t xml:space="preserve"> ..........................</w:t>
      </w:r>
      <w:r w:rsidRPr="000D1248">
        <w:rPr>
          <w:rFonts w:eastAsia="Times New Roman" w:cs="Times New Roman"/>
          <w:sz w:val="24"/>
          <w:szCs w:val="24"/>
        </w:rPr>
        <w:t xml:space="preserve">tại doanh nghiệp/tổ chức là: </w:t>
      </w:r>
    </w:p>
    <w:tbl>
      <w:tblPr>
        <w:tblW w:w="0" w:type="auto"/>
        <w:tblInd w:w="2178" w:type="dxa"/>
        <w:tblLook w:val="04A0" w:firstRow="1" w:lastRow="0" w:firstColumn="1" w:lastColumn="0" w:noHBand="0" w:noVBand="1"/>
      </w:tblPr>
      <w:tblGrid>
        <w:gridCol w:w="1440"/>
        <w:gridCol w:w="3420"/>
      </w:tblGrid>
      <w:tr w:rsidR="00B95AF6" w:rsidRPr="000D1248" w14:paraId="5526BF88" w14:textId="77777777" w:rsidTr="00D54325">
        <w:tc>
          <w:tcPr>
            <w:tcW w:w="1440" w:type="dxa"/>
          </w:tcPr>
          <w:p w14:paraId="7FC6DB14" w14:textId="23C168EB"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83520" behindDoc="0" locked="0" layoutInCell="1" allowOverlap="1" wp14:anchorId="474616F2" wp14:editId="769741BA">
                      <wp:simplePos x="0" y="0"/>
                      <wp:positionH relativeFrom="column">
                        <wp:posOffset>-21590</wp:posOffset>
                      </wp:positionH>
                      <wp:positionV relativeFrom="paragraph">
                        <wp:posOffset>19685</wp:posOffset>
                      </wp:positionV>
                      <wp:extent cx="171450" cy="161925"/>
                      <wp:effectExtent l="0" t="0" r="19050" b="28575"/>
                      <wp:wrapNone/>
                      <wp:docPr id="335" name="Rectangle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9F861B6" id="Rectangle 335" o:spid="_x0000_s1026" style="position:absolute;margin-left:-1.7pt;margin-top:1.55pt;width:13.5pt;height:12.7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" filled="f" strokecolor="windowText">
                      <v:path arrowok="t"/>
                    </v:rect>
                  </w:pict>
                </mc:Fallback>
              </mc:AlternateContent>
            </w:r>
          </w:p>
        </w:tc>
        <w:tc>
          <w:tcPr>
            <w:tcW w:w="3420" w:type="dxa"/>
          </w:tcPr>
          <w:p w14:paraId="0ACF7E23"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Rất không quan trọng</w:t>
            </w:r>
          </w:p>
        </w:tc>
      </w:tr>
      <w:tr w:rsidR="00B95AF6" w:rsidRPr="000D1248" w14:paraId="1F6ED06E" w14:textId="77777777" w:rsidTr="00D54325">
        <w:tc>
          <w:tcPr>
            <w:tcW w:w="1440" w:type="dxa"/>
          </w:tcPr>
          <w:p w14:paraId="4A8EB4CC" w14:textId="7129E890"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84544" behindDoc="0" locked="0" layoutInCell="1" allowOverlap="1" wp14:anchorId="66EB0EA3" wp14:editId="2739D840">
                      <wp:simplePos x="0" y="0"/>
                      <wp:positionH relativeFrom="column">
                        <wp:posOffset>-21590</wp:posOffset>
                      </wp:positionH>
                      <wp:positionV relativeFrom="paragraph">
                        <wp:posOffset>7620</wp:posOffset>
                      </wp:positionV>
                      <wp:extent cx="171450" cy="161925"/>
                      <wp:effectExtent l="0" t="0" r="19050" b="28575"/>
                      <wp:wrapNone/>
                      <wp:docPr id="334" name="Rectangle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3C4FDF5" id="Rectangle 334" o:spid="_x0000_s1026" style="position:absolute;margin-left:-1.7pt;margin-top:.6pt;width:13.5pt;height:12.7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" filled="f" strokecolor="windowText">
                      <v:path arrowok="t"/>
                    </v:rect>
                  </w:pict>
                </mc:Fallback>
              </mc:AlternateContent>
            </w:r>
          </w:p>
        </w:tc>
        <w:tc>
          <w:tcPr>
            <w:tcW w:w="3420" w:type="dxa"/>
          </w:tcPr>
          <w:p w14:paraId="5FBAE1A1"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Không quan trọng</w:t>
            </w:r>
          </w:p>
        </w:tc>
      </w:tr>
      <w:tr w:rsidR="00B95AF6" w:rsidRPr="000D1248" w14:paraId="4DA9642B" w14:textId="77777777" w:rsidTr="00D54325">
        <w:tc>
          <w:tcPr>
            <w:tcW w:w="1440" w:type="dxa"/>
          </w:tcPr>
          <w:p w14:paraId="793ED7DC" w14:textId="0D761838"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85568" behindDoc="0" locked="0" layoutInCell="1" allowOverlap="1" wp14:anchorId="629D836A" wp14:editId="44E482AE">
                      <wp:simplePos x="0" y="0"/>
                      <wp:positionH relativeFrom="column">
                        <wp:posOffset>-21590</wp:posOffset>
                      </wp:positionH>
                      <wp:positionV relativeFrom="paragraph">
                        <wp:posOffset>14605</wp:posOffset>
                      </wp:positionV>
                      <wp:extent cx="171450" cy="161925"/>
                      <wp:effectExtent l="0" t="0" r="19050" b="28575"/>
                      <wp:wrapNone/>
                      <wp:docPr id="333" name="Rectangle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A65DFFA" id="Rectangle 333" o:spid="_x0000_s1026" style="position:absolute;margin-left:-1.7pt;margin-top:1.15pt;width:13.5pt;height:12.7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" filled="f" strokecolor="windowText">
                      <v:path arrowok="t"/>
                    </v:rect>
                  </w:pict>
                </mc:Fallback>
              </mc:AlternateContent>
            </w:r>
          </w:p>
        </w:tc>
        <w:tc>
          <w:tcPr>
            <w:tcW w:w="3420" w:type="dxa"/>
          </w:tcPr>
          <w:p w14:paraId="7AEC1332"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Quan trọng</w:t>
            </w:r>
          </w:p>
        </w:tc>
      </w:tr>
      <w:tr w:rsidR="00B95AF6" w:rsidRPr="000D1248" w14:paraId="5FA90D3B" w14:textId="77777777" w:rsidTr="00D54325">
        <w:tc>
          <w:tcPr>
            <w:tcW w:w="1440" w:type="dxa"/>
          </w:tcPr>
          <w:p w14:paraId="76749AF6" w14:textId="47F646D2"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86592" behindDoc="0" locked="0" layoutInCell="1" allowOverlap="1" wp14:anchorId="4FC7718B" wp14:editId="157516BE">
                      <wp:simplePos x="0" y="0"/>
                      <wp:positionH relativeFrom="column">
                        <wp:posOffset>-21590</wp:posOffset>
                      </wp:positionH>
                      <wp:positionV relativeFrom="paragraph">
                        <wp:posOffset>31115</wp:posOffset>
                      </wp:positionV>
                      <wp:extent cx="171450" cy="161925"/>
                      <wp:effectExtent l="0" t="0" r="19050" b="28575"/>
                      <wp:wrapNone/>
                      <wp:docPr id="332" name="Rectangle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7CDDB67" id="Rectangle 332" o:spid="_x0000_s1026" style="position:absolute;margin-left:-1.7pt;margin-top:2.45pt;width:13.5pt;height:12.7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" filled="f" strokecolor="windowText">
                      <v:path arrowok="t"/>
                    </v:rect>
                  </w:pict>
                </mc:Fallback>
              </mc:AlternateContent>
            </w:r>
          </w:p>
        </w:tc>
        <w:tc>
          <w:tcPr>
            <w:tcW w:w="3420" w:type="dxa"/>
          </w:tcPr>
          <w:p w14:paraId="7269CB4C"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Rất quan trọng</w:t>
            </w:r>
          </w:p>
        </w:tc>
      </w:tr>
      <w:tr w:rsidR="00B95AF6" w:rsidRPr="000D1248" w14:paraId="01899950" w14:textId="77777777" w:rsidTr="00D54325">
        <w:tc>
          <w:tcPr>
            <w:tcW w:w="1440" w:type="dxa"/>
          </w:tcPr>
          <w:p w14:paraId="736D7C8D" w14:textId="5ECC1808"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87616" behindDoc="0" locked="0" layoutInCell="1" allowOverlap="1" wp14:anchorId="315BBAE3" wp14:editId="32A4292B">
                      <wp:simplePos x="0" y="0"/>
                      <wp:positionH relativeFrom="column">
                        <wp:posOffset>-21590</wp:posOffset>
                      </wp:positionH>
                      <wp:positionV relativeFrom="paragraph">
                        <wp:posOffset>9525</wp:posOffset>
                      </wp:positionV>
                      <wp:extent cx="171450" cy="161925"/>
                      <wp:effectExtent l="0" t="0" r="19050" b="28575"/>
                      <wp:wrapNone/>
                      <wp:docPr id="331" name="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14BAF43" id="Rectangle 331" o:spid="_x0000_s1026" style="position:absolute;margin-left:-1.7pt;margin-top:.75pt;width:13.5pt;height:12.7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" filled="f" strokecolor="windowText">
                      <v:path arrowok="t"/>
                    </v:rect>
                  </w:pict>
                </mc:Fallback>
              </mc:AlternateContent>
            </w:r>
          </w:p>
        </w:tc>
        <w:tc>
          <w:tcPr>
            <w:tcW w:w="3420" w:type="dxa"/>
          </w:tcPr>
          <w:p w14:paraId="4A50318C" w14:textId="77777777" w:rsidR="00B95AF6" w:rsidRPr="000D1248" w:rsidRDefault="00B95AF6" w:rsidP="00B95AF6">
            <w:pPr>
              <w:spacing w:before="120" w:after="0" w:line="360" w:lineRule="auto"/>
              <w:jc w:val="both"/>
              <w:rPr>
                <w:rFonts w:eastAsia="Times New Roman" w:cs="Times New Roman"/>
                <w:sz w:val="24"/>
                <w:szCs w:val="24"/>
              </w:rPr>
            </w:pPr>
            <w:r w:rsidRPr="000D1248">
              <w:rPr>
                <w:rFonts w:eastAsia="Times New Roman" w:cs="Times New Roman"/>
                <w:sz w:val="24"/>
                <w:szCs w:val="24"/>
              </w:rPr>
              <w:t xml:space="preserve">Không có ý kiến </w:t>
            </w:r>
          </w:p>
        </w:tc>
      </w:tr>
    </w:tbl>
    <w:p w14:paraId="16CB3030" w14:textId="77777777" w:rsidR="00B95AF6" w:rsidRPr="000D1248" w:rsidRDefault="00B95AF6" w:rsidP="00B95AF6">
      <w:pPr>
        <w:spacing w:before="120" w:after="120" w:line="360" w:lineRule="auto"/>
        <w:jc w:val="both"/>
        <w:rPr>
          <w:rFonts w:eastAsia="Times New Roman" w:cs="Times New Roman"/>
          <w:sz w:val="24"/>
          <w:szCs w:val="24"/>
        </w:rPr>
      </w:pPr>
      <w:r w:rsidRPr="000D1248">
        <w:rPr>
          <w:rFonts w:eastAsia="Times New Roman" w:cs="Times New Roman"/>
          <w:sz w:val="24"/>
          <w:szCs w:val="24"/>
        </w:rPr>
        <w:tab/>
        <w:t>23. Theo ý kiến của Ông/Bà, ngoài những kiến thức, kỹ năng chuyên môn thì nhân lực ngành</w:t>
      </w:r>
      <w:r w:rsidRPr="000D1248">
        <w:rPr>
          <w:rFonts w:eastAsia="Times New Roman" w:cs="Times New Roman"/>
          <w:bCs/>
          <w:sz w:val="24"/>
          <w:szCs w:val="24"/>
        </w:rPr>
        <w:t xml:space="preserve"> ..........................</w:t>
      </w:r>
      <w:r w:rsidRPr="000D1248">
        <w:rPr>
          <w:rFonts w:eastAsia="Times New Roman" w:cs="Times New Roman"/>
          <w:sz w:val="24"/>
          <w:szCs w:val="24"/>
        </w:rPr>
        <w:t>cần học hỏi, tích lũy những kỹ năng mềm nào sau đây để phục vụ tốt cho công việc hiện tại tại doanh nghiệp/ tổ chức? (</w:t>
      </w:r>
      <w:r w:rsidRPr="000D1248">
        <w:rPr>
          <w:rFonts w:eastAsia="Times New Roman" w:cs="Times New Roman"/>
          <w:i/>
          <w:iCs/>
          <w:sz w:val="24"/>
          <w:szCs w:val="24"/>
        </w:rPr>
        <w:t>chọn tối đa 6 kỹ năng</w:t>
      </w:r>
      <w:r w:rsidRPr="000D1248">
        <w:rPr>
          <w:rFonts w:eastAsia="Times New Roman" w:cs="Times New Roman"/>
          <w:sz w:val="24"/>
          <w:szCs w:val="24"/>
        </w:rPr>
        <w:t xml:space="preserve">) </w:t>
      </w:r>
    </w:p>
    <w:tbl>
      <w:tblPr>
        <w:tblW w:w="0" w:type="auto"/>
        <w:tblInd w:w="1188" w:type="dxa"/>
        <w:tblLook w:val="04A0" w:firstRow="1" w:lastRow="0" w:firstColumn="1" w:lastColumn="0" w:noHBand="0" w:noVBand="1"/>
      </w:tblPr>
      <w:tblGrid>
        <w:gridCol w:w="450"/>
        <w:gridCol w:w="3420"/>
        <w:gridCol w:w="450"/>
        <w:gridCol w:w="4356"/>
      </w:tblGrid>
      <w:tr w:rsidR="00B95AF6" w:rsidRPr="000D1248" w14:paraId="2CD2488E" w14:textId="77777777" w:rsidTr="00D54325">
        <w:tc>
          <w:tcPr>
            <w:tcW w:w="450" w:type="dxa"/>
          </w:tcPr>
          <w:p w14:paraId="0C0455AB" w14:textId="0A095F1D"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88640" behindDoc="0" locked="0" layoutInCell="1" allowOverlap="1" wp14:anchorId="271D64B1" wp14:editId="20DAEED7">
                      <wp:simplePos x="0" y="0"/>
                      <wp:positionH relativeFrom="column">
                        <wp:posOffset>-21590</wp:posOffset>
                      </wp:positionH>
                      <wp:positionV relativeFrom="paragraph">
                        <wp:posOffset>19685</wp:posOffset>
                      </wp:positionV>
                      <wp:extent cx="171450" cy="161925"/>
                      <wp:effectExtent l="0" t="0" r="19050" b="28575"/>
                      <wp:wrapNone/>
                      <wp:docPr id="330" name="Rectangle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3883D7D" id="Rectangle 330" o:spid="_x0000_s1026" style="position:absolute;margin-left:-1.7pt;margin-top:1.55pt;width:13.5pt;height:12.7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" filled="f" strokecolor="windowText">
                      <v:path arrowok="t"/>
                    </v:rect>
                  </w:pict>
                </mc:Fallback>
              </mc:AlternateContent>
            </w:r>
          </w:p>
        </w:tc>
        <w:tc>
          <w:tcPr>
            <w:tcW w:w="3420" w:type="dxa"/>
          </w:tcPr>
          <w:p w14:paraId="1D5730E4"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Lập kế hoạch</w:t>
            </w:r>
          </w:p>
        </w:tc>
        <w:tc>
          <w:tcPr>
            <w:tcW w:w="450" w:type="dxa"/>
          </w:tcPr>
          <w:p w14:paraId="34FB59A8" w14:textId="2225B5CE"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93760" behindDoc="0" locked="0" layoutInCell="1" allowOverlap="1" wp14:anchorId="2DACA60E" wp14:editId="4BC365D0">
                      <wp:simplePos x="0" y="0"/>
                      <wp:positionH relativeFrom="column">
                        <wp:posOffset>-12065</wp:posOffset>
                      </wp:positionH>
                      <wp:positionV relativeFrom="paragraph">
                        <wp:posOffset>19685</wp:posOffset>
                      </wp:positionV>
                      <wp:extent cx="171450" cy="161925"/>
                      <wp:effectExtent l="0" t="0" r="19050" b="28575"/>
                      <wp:wrapNone/>
                      <wp:docPr id="329" name="Rectangle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C728037" id="Rectangle 329" o:spid="_x0000_s1026" style="position:absolute;margin-left:-.95pt;margin-top:1.55pt;width:13.5pt;height:12.7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5ij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" filled="f" strokecolor="windowText">
                      <v:path arrowok="t"/>
                    </v:rect>
                  </w:pict>
                </mc:Fallback>
              </mc:AlternateContent>
            </w:r>
          </w:p>
        </w:tc>
        <w:tc>
          <w:tcPr>
            <w:tcW w:w="4356" w:type="dxa"/>
          </w:tcPr>
          <w:p w14:paraId="29AB546B"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Giao tiếp</w:t>
            </w:r>
          </w:p>
        </w:tc>
      </w:tr>
      <w:tr w:rsidR="00B95AF6" w:rsidRPr="000D1248" w14:paraId="107E81B2" w14:textId="77777777" w:rsidTr="00D54325">
        <w:tc>
          <w:tcPr>
            <w:tcW w:w="450" w:type="dxa"/>
          </w:tcPr>
          <w:p w14:paraId="1A3629D8" w14:textId="5DC43F1E"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89664" behindDoc="0" locked="0" layoutInCell="1" allowOverlap="1" wp14:anchorId="536B3310" wp14:editId="1C35F9FE">
                      <wp:simplePos x="0" y="0"/>
                      <wp:positionH relativeFrom="column">
                        <wp:posOffset>-21590</wp:posOffset>
                      </wp:positionH>
                      <wp:positionV relativeFrom="paragraph">
                        <wp:posOffset>7620</wp:posOffset>
                      </wp:positionV>
                      <wp:extent cx="171450" cy="161925"/>
                      <wp:effectExtent l="0" t="0" r="19050" b="28575"/>
                      <wp:wrapNone/>
                      <wp:docPr id="328" name="Rectangle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7CF1ED9" id="Rectangle 328" o:spid="_x0000_s1026" style="position:absolute;margin-left:-1.7pt;margin-top:.6pt;width:13.5pt;height:12.7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BvPcA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" filled="f" strokecolor="windowText">
                      <v:path arrowok="t"/>
                    </v:rect>
                  </w:pict>
                </mc:Fallback>
              </mc:AlternateContent>
            </w:r>
          </w:p>
        </w:tc>
        <w:tc>
          <w:tcPr>
            <w:tcW w:w="3420" w:type="dxa"/>
          </w:tcPr>
          <w:p w14:paraId="2AF012C8"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Làm việc nhóm</w:t>
            </w:r>
          </w:p>
        </w:tc>
        <w:tc>
          <w:tcPr>
            <w:tcW w:w="450" w:type="dxa"/>
          </w:tcPr>
          <w:p w14:paraId="570D538A" w14:textId="5ADCD218"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94784" behindDoc="0" locked="0" layoutInCell="1" allowOverlap="1" wp14:anchorId="5292CDB2" wp14:editId="4756753F">
                      <wp:simplePos x="0" y="0"/>
                      <wp:positionH relativeFrom="column">
                        <wp:posOffset>-12065</wp:posOffset>
                      </wp:positionH>
                      <wp:positionV relativeFrom="paragraph">
                        <wp:posOffset>7620</wp:posOffset>
                      </wp:positionV>
                      <wp:extent cx="171450" cy="161925"/>
                      <wp:effectExtent l="0" t="0" r="19050" b="28575"/>
                      <wp:wrapNone/>
                      <wp:docPr id="327" name="Rectangle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E50FE0C" id="Rectangle 327" o:spid="_x0000_s1026" style="position:absolute;margin-left:-.95pt;margin-top:.6pt;width:13.5pt;height:12.7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nB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" filled="f" strokecolor="windowText">
                      <v:path arrowok="t"/>
                    </v:rect>
                  </w:pict>
                </mc:Fallback>
              </mc:AlternateContent>
            </w:r>
          </w:p>
        </w:tc>
        <w:tc>
          <w:tcPr>
            <w:tcW w:w="4356" w:type="dxa"/>
          </w:tcPr>
          <w:p w14:paraId="354AC544"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Điều hành và tổ chức công việc</w:t>
            </w:r>
          </w:p>
        </w:tc>
      </w:tr>
      <w:tr w:rsidR="00B95AF6" w:rsidRPr="000D1248" w14:paraId="0E75DDF8" w14:textId="77777777" w:rsidTr="00D54325">
        <w:tc>
          <w:tcPr>
            <w:tcW w:w="450" w:type="dxa"/>
          </w:tcPr>
          <w:p w14:paraId="604241C9" w14:textId="719E7BAD"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90688" behindDoc="0" locked="0" layoutInCell="1" allowOverlap="1" wp14:anchorId="64E9FA2E" wp14:editId="7E17C99D">
                      <wp:simplePos x="0" y="0"/>
                      <wp:positionH relativeFrom="column">
                        <wp:posOffset>-21590</wp:posOffset>
                      </wp:positionH>
                      <wp:positionV relativeFrom="paragraph">
                        <wp:posOffset>14605</wp:posOffset>
                      </wp:positionV>
                      <wp:extent cx="171450" cy="161925"/>
                      <wp:effectExtent l="0" t="0" r="19050" b="28575"/>
                      <wp:wrapNone/>
                      <wp:docPr id="326" name="Rectangle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4C2ABC7" id="Rectangle 326" o:spid="_x0000_s1026" style="position:absolute;margin-left:-1.7pt;margin-top:1.15pt;width:13.5pt;height:12.7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pqt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" filled="f" strokecolor="windowText">
                      <v:path arrowok="t"/>
                    </v:rect>
                  </w:pict>
                </mc:Fallback>
              </mc:AlternateContent>
            </w:r>
          </w:p>
        </w:tc>
        <w:tc>
          <w:tcPr>
            <w:tcW w:w="3420" w:type="dxa"/>
          </w:tcPr>
          <w:p w14:paraId="68E297BB"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Làm việc độc lập</w:t>
            </w:r>
          </w:p>
        </w:tc>
        <w:tc>
          <w:tcPr>
            <w:tcW w:w="450" w:type="dxa"/>
          </w:tcPr>
          <w:p w14:paraId="57E3C75C" w14:textId="37486A77"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95808" behindDoc="0" locked="0" layoutInCell="1" allowOverlap="1" wp14:anchorId="7F2FB2B7" wp14:editId="09C720F7">
                      <wp:simplePos x="0" y="0"/>
                      <wp:positionH relativeFrom="column">
                        <wp:posOffset>-12065</wp:posOffset>
                      </wp:positionH>
                      <wp:positionV relativeFrom="paragraph">
                        <wp:posOffset>14605</wp:posOffset>
                      </wp:positionV>
                      <wp:extent cx="171450" cy="161925"/>
                      <wp:effectExtent l="0" t="0" r="19050" b="28575"/>
                      <wp:wrapNone/>
                      <wp:docPr id="325" name="Rectangle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75A7D7B" id="Rectangle 325" o:spid="_x0000_s1026" style="position:absolute;margin-left:-.95pt;margin-top:1.15pt;width:13.5pt;height:12.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" filled="f" strokecolor="windowText">
                      <v:path arrowok="t"/>
                    </v:rect>
                  </w:pict>
                </mc:Fallback>
              </mc:AlternateContent>
            </w:r>
          </w:p>
        </w:tc>
        <w:tc>
          <w:tcPr>
            <w:tcW w:w="4356" w:type="dxa"/>
          </w:tcPr>
          <w:p w14:paraId="5863F9E0"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Thuyết trình</w:t>
            </w:r>
          </w:p>
        </w:tc>
      </w:tr>
      <w:tr w:rsidR="00B95AF6" w:rsidRPr="000D1248" w14:paraId="318B14BB" w14:textId="77777777" w:rsidTr="00D54325">
        <w:tc>
          <w:tcPr>
            <w:tcW w:w="450" w:type="dxa"/>
          </w:tcPr>
          <w:p w14:paraId="5AD13388" w14:textId="132A4EEB"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91712" behindDoc="0" locked="0" layoutInCell="1" allowOverlap="1" wp14:anchorId="63E807EC" wp14:editId="183061F2">
                      <wp:simplePos x="0" y="0"/>
                      <wp:positionH relativeFrom="column">
                        <wp:posOffset>-21590</wp:posOffset>
                      </wp:positionH>
                      <wp:positionV relativeFrom="paragraph">
                        <wp:posOffset>31115</wp:posOffset>
                      </wp:positionV>
                      <wp:extent cx="171450" cy="161925"/>
                      <wp:effectExtent l="0" t="0" r="19050" b="28575"/>
                      <wp:wrapNone/>
                      <wp:docPr id="324" name="Rectangle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12AAF0D" id="Rectangle 324" o:spid="_x0000_s1026" style="position:absolute;margin-left:-1.7pt;margin-top:2.45pt;width:13.5pt;height:12.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Zx0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" filled="f" strokecolor="windowText">
                      <v:path arrowok="t"/>
                    </v:rect>
                  </w:pict>
                </mc:Fallback>
              </mc:AlternateContent>
            </w:r>
          </w:p>
        </w:tc>
        <w:tc>
          <w:tcPr>
            <w:tcW w:w="3420" w:type="dxa"/>
          </w:tcPr>
          <w:p w14:paraId="26B2CA57"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Khai thác/tìm kiếm thông tin</w:t>
            </w:r>
          </w:p>
        </w:tc>
        <w:tc>
          <w:tcPr>
            <w:tcW w:w="450" w:type="dxa"/>
          </w:tcPr>
          <w:p w14:paraId="34092E98" w14:textId="6DD6D83F"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96832" behindDoc="0" locked="0" layoutInCell="1" allowOverlap="1" wp14:anchorId="5784C2DF" wp14:editId="471AE52D">
                      <wp:simplePos x="0" y="0"/>
                      <wp:positionH relativeFrom="column">
                        <wp:posOffset>-12065</wp:posOffset>
                      </wp:positionH>
                      <wp:positionV relativeFrom="paragraph">
                        <wp:posOffset>2540</wp:posOffset>
                      </wp:positionV>
                      <wp:extent cx="171450" cy="161925"/>
                      <wp:effectExtent l="0" t="0" r="19050" b="28575"/>
                      <wp:wrapNone/>
                      <wp:docPr id="323" name="Rectangle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1972CD5" id="Rectangle 323" o:spid="_x0000_s1026" style="position:absolute;margin-left:-.95pt;margin-top:.2pt;width:13.5pt;height:12.7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" filled="f" strokecolor="windowText">
                      <v:path arrowok="t"/>
                    </v:rect>
                  </w:pict>
                </mc:Fallback>
              </mc:AlternateContent>
            </w:r>
          </w:p>
        </w:tc>
        <w:tc>
          <w:tcPr>
            <w:tcW w:w="4356" w:type="dxa"/>
          </w:tcPr>
          <w:p w14:paraId="5F4D3F87"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Quan hệ công chúng</w:t>
            </w:r>
          </w:p>
        </w:tc>
      </w:tr>
      <w:tr w:rsidR="00B95AF6" w:rsidRPr="000D1248" w14:paraId="08740837" w14:textId="77777777" w:rsidTr="00D54325">
        <w:tc>
          <w:tcPr>
            <w:tcW w:w="450" w:type="dxa"/>
          </w:tcPr>
          <w:p w14:paraId="3FA718FC" w14:textId="18D0E790"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92736" behindDoc="0" locked="0" layoutInCell="1" allowOverlap="1" wp14:anchorId="1B34D28F" wp14:editId="08289B0D">
                      <wp:simplePos x="0" y="0"/>
                      <wp:positionH relativeFrom="column">
                        <wp:posOffset>-21590</wp:posOffset>
                      </wp:positionH>
                      <wp:positionV relativeFrom="paragraph">
                        <wp:posOffset>9525</wp:posOffset>
                      </wp:positionV>
                      <wp:extent cx="171450" cy="161925"/>
                      <wp:effectExtent l="0" t="0" r="19050" b="28575"/>
                      <wp:wrapNone/>
                      <wp:docPr id="322" name="Rectangle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8316068" id="Rectangle 322" o:spid="_x0000_s1026" style="position:absolute;margin-left:-1.7pt;margin-top:.75pt;width:13.5pt;height:12.7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ufE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" filled="f" strokecolor="windowText">
                      <v:path arrowok="t"/>
                    </v:rect>
                  </w:pict>
                </mc:Fallback>
              </mc:AlternateContent>
            </w:r>
          </w:p>
        </w:tc>
        <w:tc>
          <w:tcPr>
            <w:tcW w:w="3420" w:type="dxa"/>
          </w:tcPr>
          <w:p w14:paraId="0876473A"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Ngoại ngữ</w:t>
            </w:r>
          </w:p>
        </w:tc>
        <w:tc>
          <w:tcPr>
            <w:tcW w:w="450" w:type="dxa"/>
          </w:tcPr>
          <w:p w14:paraId="3C974114" w14:textId="76F3BD8C" w:rsidR="00B95AF6" w:rsidRPr="000D1248" w:rsidRDefault="00B95AF6" w:rsidP="00B95AF6">
            <w:pPr>
              <w:spacing w:before="12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97856" behindDoc="0" locked="0" layoutInCell="1" allowOverlap="1" wp14:anchorId="547E80DB" wp14:editId="53D39479">
                      <wp:simplePos x="0" y="0"/>
                      <wp:positionH relativeFrom="column">
                        <wp:posOffset>-12065</wp:posOffset>
                      </wp:positionH>
                      <wp:positionV relativeFrom="paragraph">
                        <wp:posOffset>19050</wp:posOffset>
                      </wp:positionV>
                      <wp:extent cx="171450" cy="161925"/>
                      <wp:effectExtent l="0" t="0" r="19050" b="28575"/>
                      <wp:wrapNone/>
                      <wp:docPr id="321" name="Rectangle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B5F00E6" id="Rectangle 321" o:spid="_x0000_s1026" style="position:absolute;margin-left:-.95pt;margin-top:1.5pt;width:13.5pt;height:12.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" filled="f" strokecolor="windowText">
                      <v:path arrowok="t"/>
                    </v:rect>
                  </w:pict>
                </mc:Fallback>
              </mc:AlternateContent>
            </w:r>
          </w:p>
        </w:tc>
        <w:tc>
          <w:tcPr>
            <w:tcW w:w="4356" w:type="dxa"/>
          </w:tcPr>
          <w:p w14:paraId="11A88146" w14:textId="77777777" w:rsidR="00B95AF6" w:rsidRPr="000D1248" w:rsidRDefault="00B95AF6" w:rsidP="00B95AF6">
            <w:pPr>
              <w:spacing w:before="120" w:after="0" w:line="360" w:lineRule="auto"/>
              <w:jc w:val="left"/>
              <w:rPr>
                <w:rFonts w:eastAsia="Times New Roman" w:cs="Times New Roman"/>
                <w:sz w:val="24"/>
                <w:szCs w:val="24"/>
              </w:rPr>
            </w:pPr>
            <w:r w:rsidRPr="000D1248">
              <w:rPr>
                <w:rFonts w:eastAsia="Times New Roman" w:cs="Times New Roman"/>
                <w:sz w:val="24"/>
                <w:szCs w:val="24"/>
              </w:rPr>
              <w:t>Sử dụng công cụ/ phần mềm tin học</w:t>
            </w:r>
          </w:p>
        </w:tc>
      </w:tr>
    </w:tbl>
    <w:p w14:paraId="666BD8C8" w14:textId="77777777" w:rsidR="00B95AF6" w:rsidRPr="000D1248" w:rsidRDefault="00B95AF6" w:rsidP="00B95AF6">
      <w:pPr>
        <w:spacing w:before="120" w:after="120" w:line="360" w:lineRule="auto"/>
        <w:jc w:val="both"/>
        <w:rPr>
          <w:rFonts w:eastAsia="Times New Roman" w:cs="Times New Roman"/>
          <w:sz w:val="24"/>
          <w:szCs w:val="24"/>
        </w:rPr>
      </w:pPr>
      <w:r w:rsidRPr="000D1248">
        <w:rPr>
          <w:rFonts w:eastAsia="Times New Roman" w:cs="Times New Roman"/>
          <w:sz w:val="24"/>
          <w:szCs w:val="24"/>
        </w:rPr>
        <w:tab/>
        <w:t>24. Theo ý kiến của Ông/Bà thì việc các cơ sở đào tạo, các trường đại học tăng cường khả năng</w:t>
      </w:r>
      <w:r w:rsidRPr="000D1248">
        <w:rPr>
          <w:rFonts w:eastAsia="Times New Roman" w:cs="Times New Roman"/>
          <w:sz w:val="24"/>
          <w:szCs w:val="24"/>
        </w:rPr>
        <w:br/>
        <w:t xml:space="preserve">thực hành ngoại ngữ, kỹ năng mềm đối với nhân lực ngành </w:t>
      </w:r>
      <w:r w:rsidRPr="000D1248">
        <w:rPr>
          <w:rFonts w:eastAsia="Times New Roman" w:cs="Times New Roman"/>
          <w:bCs/>
          <w:sz w:val="24"/>
          <w:szCs w:val="24"/>
        </w:rPr>
        <w:t>..........................</w:t>
      </w:r>
      <w:r w:rsidRPr="000D1248">
        <w:rPr>
          <w:rFonts w:eastAsia="Times New Roman" w:cs="Times New Roman"/>
          <w:sz w:val="24"/>
          <w:szCs w:val="24"/>
        </w:rPr>
        <w:t xml:space="preserve">là việc làm: </w:t>
      </w:r>
    </w:p>
    <w:tbl>
      <w:tblPr>
        <w:tblW w:w="0" w:type="auto"/>
        <w:tblInd w:w="2178" w:type="dxa"/>
        <w:tblLook w:val="04A0" w:firstRow="1" w:lastRow="0" w:firstColumn="1" w:lastColumn="0" w:noHBand="0" w:noVBand="1"/>
      </w:tblPr>
      <w:tblGrid>
        <w:gridCol w:w="1440"/>
        <w:gridCol w:w="3420"/>
      </w:tblGrid>
      <w:tr w:rsidR="00B95AF6" w:rsidRPr="000D1248" w14:paraId="31EC1110" w14:textId="77777777" w:rsidTr="00D54325">
        <w:tc>
          <w:tcPr>
            <w:tcW w:w="1440" w:type="dxa"/>
          </w:tcPr>
          <w:p w14:paraId="52685057" w14:textId="699081FA"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98880" behindDoc="0" locked="0" layoutInCell="1" allowOverlap="1" wp14:anchorId="14222149" wp14:editId="68ED1020">
                      <wp:simplePos x="0" y="0"/>
                      <wp:positionH relativeFrom="column">
                        <wp:posOffset>-21590</wp:posOffset>
                      </wp:positionH>
                      <wp:positionV relativeFrom="paragraph">
                        <wp:posOffset>19685</wp:posOffset>
                      </wp:positionV>
                      <wp:extent cx="171450" cy="161925"/>
                      <wp:effectExtent l="0" t="0" r="19050" b="28575"/>
                      <wp:wrapNone/>
                      <wp:docPr id="320" name="Rectangle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7984003" id="Rectangle 320" o:spid="_x0000_s1026" style="position:absolute;margin-left:-1.7pt;margin-top:1.55pt;width:13.5pt;height:12.7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" filled="f" strokecolor="windowText">
                      <v:path arrowok="t"/>
                    </v:rect>
                  </w:pict>
                </mc:Fallback>
              </mc:AlternateContent>
            </w:r>
          </w:p>
        </w:tc>
        <w:tc>
          <w:tcPr>
            <w:tcW w:w="3420" w:type="dxa"/>
          </w:tcPr>
          <w:p w14:paraId="06DEF1BA"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Rất không cần thiết</w:t>
            </w:r>
          </w:p>
        </w:tc>
      </w:tr>
      <w:tr w:rsidR="00B95AF6" w:rsidRPr="000D1248" w14:paraId="2F189348" w14:textId="77777777" w:rsidTr="00D54325">
        <w:tc>
          <w:tcPr>
            <w:tcW w:w="1440" w:type="dxa"/>
          </w:tcPr>
          <w:p w14:paraId="485757E5" w14:textId="1C69CAAF"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899904" behindDoc="0" locked="0" layoutInCell="1" allowOverlap="1" wp14:anchorId="7C63AB2F" wp14:editId="457E615B">
                      <wp:simplePos x="0" y="0"/>
                      <wp:positionH relativeFrom="column">
                        <wp:posOffset>-21590</wp:posOffset>
                      </wp:positionH>
                      <wp:positionV relativeFrom="paragraph">
                        <wp:posOffset>7620</wp:posOffset>
                      </wp:positionV>
                      <wp:extent cx="171450" cy="161925"/>
                      <wp:effectExtent l="0" t="0" r="19050" b="28575"/>
                      <wp:wrapNone/>
                      <wp:docPr id="319" name="Rectangle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A92E33C" id="Rectangle 319" o:spid="_x0000_s1026" style="position:absolute;margin-left:-1.7pt;margin-top:.6pt;width:13.5pt;height:12.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S2m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" filled="f" strokecolor="windowText">
                      <v:path arrowok="t"/>
                    </v:rect>
                  </w:pict>
                </mc:Fallback>
              </mc:AlternateContent>
            </w:r>
          </w:p>
        </w:tc>
        <w:tc>
          <w:tcPr>
            <w:tcW w:w="3420" w:type="dxa"/>
          </w:tcPr>
          <w:p w14:paraId="59D3D829"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Không cần thiết</w:t>
            </w:r>
          </w:p>
        </w:tc>
      </w:tr>
      <w:tr w:rsidR="00B95AF6" w:rsidRPr="000D1248" w14:paraId="73F1CA86" w14:textId="77777777" w:rsidTr="00D54325">
        <w:tc>
          <w:tcPr>
            <w:tcW w:w="1440" w:type="dxa"/>
          </w:tcPr>
          <w:p w14:paraId="5CD70AB2" w14:textId="263BE084"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00928" behindDoc="0" locked="0" layoutInCell="1" allowOverlap="1" wp14:anchorId="16AB16B9" wp14:editId="7BAC90CC">
                      <wp:simplePos x="0" y="0"/>
                      <wp:positionH relativeFrom="column">
                        <wp:posOffset>-21590</wp:posOffset>
                      </wp:positionH>
                      <wp:positionV relativeFrom="paragraph">
                        <wp:posOffset>14605</wp:posOffset>
                      </wp:positionV>
                      <wp:extent cx="171450" cy="161925"/>
                      <wp:effectExtent l="0" t="0" r="19050" b="28575"/>
                      <wp:wrapNone/>
                      <wp:docPr id="318" name="Rectangle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9785669" id="Rectangle 318" o:spid="_x0000_s1026" style="position:absolute;margin-left:-1.7pt;margin-top:1.15pt;width:13.5pt;height:12.7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q7KcA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" filled="f" strokecolor="windowText">
                      <v:path arrowok="t"/>
                    </v:rect>
                  </w:pict>
                </mc:Fallback>
              </mc:AlternateContent>
            </w:r>
          </w:p>
        </w:tc>
        <w:tc>
          <w:tcPr>
            <w:tcW w:w="3420" w:type="dxa"/>
          </w:tcPr>
          <w:p w14:paraId="40C22AD3"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Cần thiết</w:t>
            </w:r>
          </w:p>
        </w:tc>
      </w:tr>
      <w:tr w:rsidR="00B95AF6" w:rsidRPr="000D1248" w14:paraId="533D5B74" w14:textId="77777777" w:rsidTr="00D54325">
        <w:tc>
          <w:tcPr>
            <w:tcW w:w="1440" w:type="dxa"/>
          </w:tcPr>
          <w:p w14:paraId="1DF369C6" w14:textId="7643F969"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01952" behindDoc="0" locked="0" layoutInCell="1" allowOverlap="1" wp14:anchorId="3C93795F" wp14:editId="483A0E50">
                      <wp:simplePos x="0" y="0"/>
                      <wp:positionH relativeFrom="column">
                        <wp:posOffset>-21590</wp:posOffset>
                      </wp:positionH>
                      <wp:positionV relativeFrom="paragraph">
                        <wp:posOffset>31115</wp:posOffset>
                      </wp:positionV>
                      <wp:extent cx="171450" cy="161925"/>
                      <wp:effectExtent l="0" t="0" r="19050" b="28575"/>
                      <wp:wrapNone/>
                      <wp:docPr id="317" name="Rectangle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8B37615" id="Rectangle 317" o:spid="_x0000_s1026" style="position:absolute;margin-left:-1.7pt;margin-top:2.45pt;width:13.5pt;height:12.7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6zE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" filled="f" strokecolor="windowText">
                      <v:path arrowok="t"/>
                    </v:rect>
                  </w:pict>
                </mc:Fallback>
              </mc:AlternateContent>
            </w:r>
          </w:p>
        </w:tc>
        <w:tc>
          <w:tcPr>
            <w:tcW w:w="3420" w:type="dxa"/>
          </w:tcPr>
          <w:p w14:paraId="1E2D8468"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Rất cần thiết</w:t>
            </w:r>
          </w:p>
        </w:tc>
      </w:tr>
      <w:tr w:rsidR="00B95AF6" w:rsidRPr="000D1248" w14:paraId="14C33F9B" w14:textId="77777777" w:rsidTr="00D54325">
        <w:tc>
          <w:tcPr>
            <w:tcW w:w="1440" w:type="dxa"/>
          </w:tcPr>
          <w:p w14:paraId="73EA4A87" w14:textId="6123A1DE"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02976" behindDoc="0" locked="0" layoutInCell="1" allowOverlap="1" wp14:anchorId="00A3F3E7" wp14:editId="2B4DC24C">
                      <wp:simplePos x="0" y="0"/>
                      <wp:positionH relativeFrom="column">
                        <wp:posOffset>-21590</wp:posOffset>
                      </wp:positionH>
                      <wp:positionV relativeFrom="paragraph">
                        <wp:posOffset>9525</wp:posOffset>
                      </wp:positionV>
                      <wp:extent cx="171450" cy="161925"/>
                      <wp:effectExtent l="0" t="0" r="19050" b="28575"/>
                      <wp:wrapNone/>
                      <wp:docPr id="316" name="Rectangle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1466721" id="Rectangle 316" o:spid="_x0000_s1026" style="position:absolute;margin-left:-1.7pt;margin-top:.75pt;width:13.5pt;height:12.7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C+o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" filled="f" strokecolor="windowText">
                      <v:path arrowok="t"/>
                    </v:rect>
                  </w:pict>
                </mc:Fallback>
              </mc:AlternateContent>
            </w:r>
          </w:p>
        </w:tc>
        <w:tc>
          <w:tcPr>
            <w:tcW w:w="3420" w:type="dxa"/>
          </w:tcPr>
          <w:p w14:paraId="7E3A11A1"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 xml:space="preserve">Không có ý kiến </w:t>
            </w:r>
          </w:p>
        </w:tc>
      </w:tr>
    </w:tbl>
    <w:p w14:paraId="216BE95D" w14:textId="77777777" w:rsidR="00B95AF6" w:rsidRPr="000D1248" w:rsidRDefault="00B95AF6" w:rsidP="00B95AF6">
      <w:pPr>
        <w:spacing w:before="120" w:after="120" w:line="360" w:lineRule="auto"/>
        <w:jc w:val="both"/>
        <w:rPr>
          <w:rFonts w:eastAsia="Times New Roman" w:cs="Times New Roman"/>
          <w:sz w:val="24"/>
          <w:szCs w:val="24"/>
        </w:rPr>
      </w:pPr>
      <w:r w:rsidRPr="000D1248">
        <w:rPr>
          <w:rFonts w:eastAsia="Times New Roman" w:cs="Times New Roman"/>
          <w:sz w:val="24"/>
          <w:szCs w:val="24"/>
        </w:rPr>
        <w:lastRenderedPageBreak/>
        <w:t>25. Ông/ Bà có đánh giá như thế nào về sự cần thiết phải có đạo đức nghề nghiệp đối với nhân lực</w:t>
      </w:r>
      <w:r w:rsidRPr="000D1248">
        <w:rPr>
          <w:rFonts w:eastAsia="Times New Roman" w:cs="Times New Roman"/>
          <w:sz w:val="24"/>
          <w:szCs w:val="24"/>
        </w:rPr>
        <w:br/>
        <w:t xml:space="preserve">ngành </w:t>
      </w:r>
      <w:r w:rsidRPr="000D1248">
        <w:rPr>
          <w:rFonts w:eastAsia="Times New Roman" w:cs="Times New Roman"/>
          <w:bCs/>
          <w:sz w:val="24"/>
          <w:szCs w:val="24"/>
        </w:rPr>
        <w:t>..........................</w:t>
      </w:r>
      <w:r w:rsidRPr="000D1248">
        <w:rPr>
          <w:rFonts w:eastAsia="Times New Roman" w:cs="Times New Roman"/>
          <w:sz w:val="24"/>
          <w:szCs w:val="24"/>
        </w:rPr>
        <w:t xml:space="preserve">? </w:t>
      </w:r>
    </w:p>
    <w:tbl>
      <w:tblPr>
        <w:tblW w:w="0" w:type="auto"/>
        <w:tblInd w:w="2178" w:type="dxa"/>
        <w:tblLook w:val="04A0" w:firstRow="1" w:lastRow="0" w:firstColumn="1" w:lastColumn="0" w:noHBand="0" w:noVBand="1"/>
      </w:tblPr>
      <w:tblGrid>
        <w:gridCol w:w="1440"/>
        <w:gridCol w:w="3420"/>
      </w:tblGrid>
      <w:tr w:rsidR="00B95AF6" w:rsidRPr="000D1248" w14:paraId="73D71A08" w14:textId="77777777" w:rsidTr="00D54325">
        <w:tc>
          <w:tcPr>
            <w:tcW w:w="1440" w:type="dxa"/>
          </w:tcPr>
          <w:p w14:paraId="43E45646" w14:textId="53695E73"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04000" behindDoc="0" locked="0" layoutInCell="1" allowOverlap="1" wp14:anchorId="2CD095D9" wp14:editId="7DDE477C">
                      <wp:simplePos x="0" y="0"/>
                      <wp:positionH relativeFrom="column">
                        <wp:posOffset>-21590</wp:posOffset>
                      </wp:positionH>
                      <wp:positionV relativeFrom="paragraph">
                        <wp:posOffset>19685</wp:posOffset>
                      </wp:positionV>
                      <wp:extent cx="171450" cy="161925"/>
                      <wp:effectExtent l="0" t="0" r="19050" b="28575"/>
                      <wp:wrapNone/>
                      <wp:docPr id="315" name="Rectangle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0CEF2F4" id="Rectangle 315" o:spid="_x0000_s1026" style="position:absolute;margin-left:-1.7pt;margin-top:1.55pt;width:13.5pt;height:12.7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KodcA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" filled="f" strokecolor="windowText">
                      <v:path arrowok="t"/>
                    </v:rect>
                  </w:pict>
                </mc:Fallback>
              </mc:AlternateContent>
            </w:r>
          </w:p>
        </w:tc>
        <w:tc>
          <w:tcPr>
            <w:tcW w:w="3420" w:type="dxa"/>
          </w:tcPr>
          <w:p w14:paraId="29CE8BD4"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Rất không quan trọng</w:t>
            </w:r>
          </w:p>
        </w:tc>
      </w:tr>
      <w:tr w:rsidR="00B95AF6" w:rsidRPr="000D1248" w14:paraId="6003CE68" w14:textId="77777777" w:rsidTr="00D54325">
        <w:tc>
          <w:tcPr>
            <w:tcW w:w="1440" w:type="dxa"/>
          </w:tcPr>
          <w:p w14:paraId="1E0E92D4" w14:textId="67EC863B"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05024" behindDoc="0" locked="0" layoutInCell="1" allowOverlap="1" wp14:anchorId="591170C3" wp14:editId="5A2210D4">
                      <wp:simplePos x="0" y="0"/>
                      <wp:positionH relativeFrom="column">
                        <wp:posOffset>-21590</wp:posOffset>
                      </wp:positionH>
                      <wp:positionV relativeFrom="paragraph">
                        <wp:posOffset>7620</wp:posOffset>
                      </wp:positionV>
                      <wp:extent cx="171450" cy="161925"/>
                      <wp:effectExtent l="0" t="0" r="19050" b="28575"/>
                      <wp:wrapNone/>
                      <wp:docPr id="314" name="Rectangle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6D54D1A" id="Rectangle 314" o:spid="_x0000_s1026" style="position:absolute;margin-left:-1.7pt;margin-top:.6pt;width:13.5pt;height:12.7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ylx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" filled="f" strokecolor="windowText">
                      <v:path arrowok="t"/>
                    </v:rect>
                  </w:pict>
                </mc:Fallback>
              </mc:AlternateContent>
            </w:r>
          </w:p>
        </w:tc>
        <w:tc>
          <w:tcPr>
            <w:tcW w:w="3420" w:type="dxa"/>
          </w:tcPr>
          <w:p w14:paraId="3023947A"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Không quan trọng</w:t>
            </w:r>
          </w:p>
        </w:tc>
      </w:tr>
      <w:tr w:rsidR="00B95AF6" w:rsidRPr="000D1248" w14:paraId="4C5C7220" w14:textId="77777777" w:rsidTr="00D54325">
        <w:tc>
          <w:tcPr>
            <w:tcW w:w="1440" w:type="dxa"/>
          </w:tcPr>
          <w:p w14:paraId="0D124D91" w14:textId="1F49C42B"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06048" behindDoc="0" locked="0" layoutInCell="1" allowOverlap="1" wp14:anchorId="0D1FC066" wp14:editId="3DFFF43E">
                      <wp:simplePos x="0" y="0"/>
                      <wp:positionH relativeFrom="column">
                        <wp:posOffset>-21590</wp:posOffset>
                      </wp:positionH>
                      <wp:positionV relativeFrom="paragraph">
                        <wp:posOffset>14605</wp:posOffset>
                      </wp:positionV>
                      <wp:extent cx="171450" cy="161925"/>
                      <wp:effectExtent l="0" t="0" r="19050" b="28575"/>
                      <wp:wrapNone/>
                      <wp:docPr id="313" name="Rectangle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E9DFBD3" id="Rectangle 313" o:spid="_x0000_s1026" style="position:absolute;margin-left:-1.7pt;margin-top:1.15pt;width:13.5pt;height:12.7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" filled="f" strokecolor="windowText">
                      <v:path arrowok="t"/>
                    </v:rect>
                  </w:pict>
                </mc:Fallback>
              </mc:AlternateContent>
            </w:r>
          </w:p>
        </w:tc>
        <w:tc>
          <w:tcPr>
            <w:tcW w:w="3420" w:type="dxa"/>
          </w:tcPr>
          <w:p w14:paraId="123668BA"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Quan trọng</w:t>
            </w:r>
          </w:p>
        </w:tc>
      </w:tr>
      <w:tr w:rsidR="00B95AF6" w:rsidRPr="000D1248" w14:paraId="0DD0E14A" w14:textId="77777777" w:rsidTr="00D54325">
        <w:tc>
          <w:tcPr>
            <w:tcW w:w="1440" w:type="dxa"/>
          </w:tcPr>
          <w:p w14:paraId="11930534" w14:textId="4C9CFD3E"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07072" behindDoc="0" locked="0" layoutInCell="1" allowOverlap="1" wp14:anchorId="1624B2DE" wp14:editId="63EB154C">
                      <wp:simplePos x="0" y="0"/>
                      <wp:positionH relativeFrom="column">
                        <wp:posOffset>-21590</wp:posOffset>
                      </wp:positionH>
                      <wp:positionV relativeFrom="paragraph">
                        <wp:posOffset>31115</wp:posOffset>
                      </wp:positionV>
                      <wp:extent cx="171450" cy="161925"/>
                      <wp:effectExtent l="0" t="0" r="19050" b="28575"/>
                      <wp:wrapNone/>
                      <wp:docPr id="312" name="Rectangle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6E7486C" id="Rectangle 312" o:spid="_x0000_s1026" style="position:absolute;margin-left:-1.7pt;margin-top:2.45pt;width:13.5pt;height:12.7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FLB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" filled="f" strokecolor="windowText">
                      <v:path arrowok="t"/>
                    </v:rect>
                  </w:pict>
                </mc:Fallback>
              </mc:AlternateContent>
            </w:r>
          </w:p>
        </w:tc>
        <w:tc>
          <w:tcPr>
            <w:tcW w:w="3420" w:type="dxa"/>
          </w:tcPr>
          <w:p w14:paraId="503B4B9F"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Rất quan trọng</w:t>
            </w:r>
          </w:p>
        </w:tc>
      </w:tr>
      <w:tr w:rsidR="00B95AF6" w:rsidRPr="000D1248" w14:paraId="1D04DBFE" w14:textId="77777777" w:rsidTr="00D54325">
        <w:tc>
          <w:tcPr>
            <w:tcW w:w="1440" w:type="dxa"/>
          </w:tcPr>
          <w:p w14:paraId="215F9526" w14:textId="2CAB48CC"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08096" behindDoc="0" locked="0" layoutInCell="1" allowOverlap="1" wp14:anchorId="18EEAFC4" wp14:editId="56058424">
                      <wp:simplePos x="0" y="0"/>
                      <wp:positionH relativeFrom="column">
                        <wp:posOffset>-21590</wp:posOffset>
                      </wp:positionH>
                      <wp:positionV relativeFrom="paragraph">
                        <wp:posOffset>9525</wp:posOffset>
                      </wp:positionV>
                      <wp:extent cx="171450" cy="161925"/>
                      <wp:effectExtent l="0" t="0" r="19050" b="28575"/>
                      <wp:wrapNone/>
                      <wp:docPr id="311"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4D75861" id="Rectangle 311" o:spid="_x0000_s1026" style="position:absolute;margin-left:-1.7pt;margin-top:.75pt;width:13.5pt;height:12.7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" filled="f" strokecolor="windowText">
                      <v:path arrowok="t"/>
                    </v:rect>
                  </w:pict>
                </mc:Fallback>
              </mc:AlternateContent>
            </w:r>
          </w:p>
        </w:tc>
        <w:tc>
          <w:tcPr>
            <w:tcW w:w="3420" w:type="dxa"/>
          </w:tcPr>
          <w:p w14:paraId="6AE98E4C" w14:textId="77777777" w:rsidR="00B95AF6" w:rsidRPr="000D1248" w:rsidRDefault="00B95AF6" w:rsidP="00B95AF6">
            <w:pPr>
              <w:spacing w:before="0" w:after="0" w:line="360" w:lineRule="auto"/>
              <w:jc w:val="both"/>
              <w:rPr>
                <w:rFonts w:eastAsia="Times New Roman" w:cs="Times New Roman"/>
                <w:sz w:val="24"/>
                <w:szCs w:val="24"/>
              </w:rPr>
            </w:pPr>
            <w:r w:rsidRPr="000D1248">
              <w:rPr>
                <w:rFonts w:eastAsia="Times New Roman" w:cs="Times New Roman"/>
                <w:sz w:val="24"/>
                <w:szCs w:val="24"/>
              </w:rPr>
              <w:t xml:space="preserve">Không có ý kiến </w:t>
            </w:r>
          </w:p>
        </w:tc>
      </w:tr>
    </w:tbl>
    <w:p w14:paraId="5E7865C8" w14:textId="77777777" w:rsidR="00B95AF6" w:rsidRPr="000D1248" w:rsidRDefault="00B95AF6" w:rsidP="00B95AF6">
      <w:pPr>
        <w:spacing w:before="120" w:after="120" w:line="360" w:lineRule="auto"/>
        <w:jc w:val="both"/>
        <w:rPr>
          <w:rFonts w:eastAsia="Times New Roman" w:cs="Times New Roman"/>
          <w:sz w:val="24"/>
          <w:szCs w:val="24"/>
        </w:rPr>
      </w:pPr>
      <w:r w:rsidRPr="000D1248">
        <w:rPr>
          <w:rFonts w:eastAsia="Times New Roman" w:cs="Times New Roman"/>
          <w:sz w:val="24"/>
          <w:szCs w:val="24"/>
        </w:rPr>
        <w:t xml:space="preserve">26. Nhận xét riêng của Ông/Bà về đạo đức nghề nghiệp của các nhân lực ngành </w:t>
      </w:r>
      <w:r w:rsidRPr="000D1248">
        <w:rPr>
          <w:rFonts w:eastAsia="Times New Roman" w:cs="Times New Roman"/>
          <w:bCs/>
          <w:sz w:val="24"/>
          <w:szCs w:val="24"/>
        </w:rPr>
        <w:t>..........................</w:t>
      </w:r>
      <w:r w:rsidRPr="000D1248">
        <w:rPr>
          <w:rFonts w:eastAsia="Times New Roman" w:cs="Times New Roman"/>
          <w:sz w:val="24"/>
          <w:szCs w:val="24"/>
        </w:rPr>
        <w:t>đang làm việc tại doanh nghiệp/tổ chức của Ông/Bà là:</w:t>
      </w:r>
    </w:p>
    <w:tbl>
      <w:tblPr>
        <w:tblW w:w="0" w:type="auto"/>
        <w:tblInd w:w="2178" w:type="dxa"/>
        <w:tblLook w:val="04A0" w:firstRow="1" w:lastRow="0" w:firstColumn="1" w:lastColumn="0" w:noHBand="0" w:noVBand="1"/>
      </w:tblPr>
      <w:tblGrid>
        <w:gridCol w:w="1440"/>
        <w:gridCol w:w="3420"/>
      </w:tblGrid>
      <w:tr w:rsidR="00B95AF6" w:rsidRPr="000D1248" w14:paraId="29246CDB" w14:textId="77777777" w:rsidTr="00D54325">
        <w:tc>
          <w:tcPr>
            <w:tcW w:w="1440" w:type="dxa"/>
          </w:tcPr>
          <w:p w14:paraId="4BE58093" w14:textId="159892C6"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09120" behindDoc="0" locked="0" layoutInCell="1" allowOverlap="1" wp14:anchorId="17D99FC3" wp14:editId="2D28E9A8">
                      <wp:simplePos x="0" y="0"/>
                      <wp:positionH relativeFrom="column">
                        <wp:posOffset>-21590</wp:posOffset>
                      </wp:positionH>
                      <wp:positionV relativeFrom="paragraph">
                        <wp:posOffset>19685</wp:posOffset>
                      </wp:positionV>
                      <wp:extent cx="171450" cy="161925"/>
                      <wp:effectExtent l="0" t="0" r="19050" b="28575"/>
                      <wp:wrapNone/>
                      <wp:docPr id="310"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DE9B67C" id="Rectangle 310" o:spid="_x0000_s1026" style="position:absolute;margin-left:-1.7pt;margin-top:1.55pt;width:13.5pt;height:12.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" filled="f" strokecolor="windowText">
                      <v:path arrowok="t"/>
                    </v:rect>
                  </w:pict>
                </mc:Fallback>
              </mc:AlternateContent>
            </w:r>
          </w:p>
        </w:tc>
        <w:tc>
          <w:tcPr>
            <w:tcW w:w="3420" w:type="dxa"/>
          </w:tcPr>
          <w:p w14:paraId="3E8255DA"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Yếu</w:t>
            </w:r>
          </w:p>
        </w:tc>
      </w:tr>
      <w:tr w:rsidR="00B95AF6" w:rsidRPr="000D1248" w14:paraId="4525C43A" w14:textId="77777777" w:rsidTr="00D54325">
        <w:tc>
          <w:tcPr>
            <w:tcW w:w="1440" w:type="dxa"/>
          </w:tcPr>
          <w:p w14:paraId="7570CD2B" w14:textId="6C4C351B"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10144" behindDoc="0" locked="0" layoutInCell="1" allowOverlap="1" wp14:anchorId="12D2C01A" wp14:editId="0A40A024">
                      <wp:simplePos x="0" y="0"/>
                      <wp:positionH relativeFrom="column">
                        <wp:posOffset>-21590</wp:posOffset>
                      </wp:positionH>
                      <wp:positionV relativeFrom="paragraph">
                        <wp:posOffset>7620</wp:posOffset>
                      </wp:positionV>
                      <wp:extent cx="171450" cy="161925"/>
                      <wp:effectExtent l="0" t="0" r="19050" b="28575"/>
                      <wp:wrapNone/>
                      <wp:docPr id="309" name="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1196F1D" id="Rectangle 309" o:spid="_x0000_s1026" style="position:absolute;margin-left:-1.7pt;margin-top:.6pt;width:13.5pt;height:12.7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ZET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" filled="f" strokecolor="windowText">
                      <v:path arrowok="t"/>
                    </v:rect>
                  </w:pict>
                </mc:Fallback>
              </mc:AlternateContent>
            </w:r>
          </w:p>
        </w:tc>
        <w:tc>
          <w:tcPr>
            <w:tcW w:w="3420" w:type="dxa"/>
          </w:tcPr>
          <w:p w14:paraId="037BF2FF"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Trung bình</w:t>
            </w:r>
          </w:p>
        </w:tc>
      </w:tr>
      <w:tr w:rsidR="00B95AF6" w:rsidRPr="000D1248" w14:paraId="32559D2E" w14:textId="77777777" w:rsidTr="00D54325">
        <w:tc>
          <w:tcPr>
            <w:tcW w:w="1440" w:type="dxa"/>
          </w:tcPr>
          <w:p w14:paraId="54E5C9A0" w14:textId="5A166CFA"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11168" behindDoc="0" locked="0" layoutInCell="1" allowOverlap="1" wp14:anchorId="3A206B21" wp14:editId="3747D72B">
                      <wp:simplePos x="0" y="0"/>
                      <wp:positionH relativeFrom="column">
                        <wp:posOffset>-21590</wp:posOffset>
                      </wp:positionH>
                      <wp:positionV relativeFrom="paragraph">
                        <wp:posOffset>14605</wp:posOffset>
                      </wp:positionV>
                      <wp:extent cx="171450" cy="161925"/>
                      <wp:effectExtent l="0" t="0" r="19050" b="28575"/>
                      <wp:wrapNone/>
                      <wp:docPr id="307" name="Rectangle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4BE0B6E" id="Rectangle 307" o:spid="_x0000_s1026" style="position:absolute;margin-left:-1.7pt;margin-top:1.15pt;width:13.5pt;height:12.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xBx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" filled="f" strokecolor="windowText">
                      <v:path arrowok="t"/>
                    </v:rect>
                  </w:pict>
                </mc:Fallback>
              </mc:AlternateContent>
            </w:r>
          </w:p>
        </w:tc>
        <w:tc>
          <w:tcPr>
            <w:tcW w:w="3420" w:type="dxa"/>
          </w:tcPr>
          <w:p w14:paraId="0E74CFD3"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Khá</w:t>
            </w:r>
          </w:p>
        </w:tc>
      </w:tr>
      <w:tr w:rsidR="00B95AF6" w:rsidRPr="000D1248" w14:paraId="0ABE2E56" w14:textId="77777777" w:rsidTr="00D54325">
        <w:tc>
          <w:tcPr>
            <w:tcW w:w="1440" w:type="dxa"/>
          </w:tcPr>
          <w:p w14:paraId="197BCB26" w14:textId="4CBCDA1A"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12192" behindDoc="0" locked="0" layoutInCell="1" allowOverlap="1" wp14:anchorId="08BAA7FC" wp14:editId="242C260F">
                      <wp:simplePos x="0" y="0"/>
                      <wp:positionH relativeFrom="column">
                        <wp:posOffset>-21590</wp:posOffset>
                      </wp:positionH>
                      <wp:positionV relativeFrom="paragraph">
                        <wp:posOffset>31115</wp:posOffset>
                      </wp:positionV>
                      <wp:extent cx="171450" cy="161925"/>
                      <wp:effectExtent l="0" t="0" r="19050" b="28575"/>
                      <wp:wrapNone/>
                      <wp:docPr id="306" name="Rectangle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29B997B" id="Rectangle 306" o:spid="_x0000_s1026" style="position:absolute;margin-left:-1.7pt;margin-top:2.45pt;width:13.5pt;height:12.7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JMd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" filled="f" strokecolor="windowText">
                      <v:path arrowok="t"/>
                    </v:rect>
                  </w:pict>
                </mc:Fallback>
              </mc:AlternateContent>
            </w:r>
          </w:p>
        </w:tc>
        <w:tc>
          <w:tcPr>
            <w:tcW w:w="3420" w:type="dxa"/>
          </w:tcPr>
          <w:p w14:paraId="3D2D37B0"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Tốt</w:t>
            </w:r>
          </w:p>
        </w:tc>
      </w:tr>
      <w:tr w:rsidR="00B95AF6" w:rsidRPr="000D1248" w14:paraId="5D81CA0C" w14:textId="77777777" w:rsidTr="00D54325">
        <w:tc>
          <w:tcPr>
            <w:tcW w:w="1440" w:type="dxa"/>
          </w:tcPr>
          <w:p w14:paraId="3D045316" w14:textId="7E7F6523"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13216" behindDoc="0" locked="0" layoutInCell="1" allowOverlap="1" wp14:anchorId="7BCB1D99" wp14:editId="41D75FB4">
                      <wp:simplePos x="0" y="0"/>
                      <wp:positionH relativeFrom="column">
                        <wp:posOffset>-21590</wp:posOffset>
                      </wp:positionH>
                      <wp:positionV relativeFrom="paragraph">
                        <wp:posOffset>9525</wp:posOffset>
                      </wp:positionV>
                      <wp:extent cx="171450" cy="161925"/>
                      <wp:effectExtent l="0" t="0" r="19050" b="28575"/>
                      <wp:wrapNone/>
                      <wp:docPr id="305" name="Rectangle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61FB61C" id="Rectangle 305" o:spid="_x0000_s1026" style="position:absolute;margin-left:-1.7pt;margin-top:.75pt;width:13.5pt;height:12.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" filled="f" strokecolor="windowText">
                      <v:path arrowok="t"/>
                    </v:rect>
                  </w:pict>
                </mc:Fallback>
              </mc:AlternateContent>
            </w:r>
          </w:p>
        </w:tc>
        <w:tc>
          <w:tcPr>
            <w:tcW w:w="3420" w:type="dxa"/>
          </w:tcPr>
          <w:p w14:paraId="69F45585" w14:textId="77777777" w:rsidR="00B95AF6" w:rsidRPr="000D1248" w:rsidRDefault="00B95AF6" w:rsidP="00B95AF6">
            <w:pPr>
              <w:spacing w:before="0" w:after="0" w:line="360" w:lineRule="auto"/>
              <w:jc w:val="both"/>
              <w:rPr>
                <w:rFonts w:eastAsia="Times New Roman" w:cs="Times New Roman"/>
                <w:sz w:val="24"/>
                <w:szCs w:val="24"/>
              </w:rPr>
            </w:pPr>
            <w:r w:rsidRPr="000D1248">
              <w:rPr>
                <w:rFonts w:eastAsia="Times New Roman" w:cs="Times New Roman"/>
                <w:sz w:val="24"/>
                <w:szCs w:val="24"/>
              </w:rPr>
              <w:t xml:space="preserve">Không có ý kiến </w:t>
            </w:r>
          </w:p>
        </w:tc>
      </w:tr>
    </w:tbl>
    <w:p w14:paraId="57311C6E" w14:textId="77777777" w:rsidR="00B95AF6" w:rsidRPr="000D1248" w:rsidRDefault="00B95AF6" w:rsidP="00B95AF6">
      <w:pPr>
        <w:spacing w:before="120" w:after="120" w:line="360" w:lineRule="auto"/>
        <w:jc w:val="both"/>
        <w:rPr>
          <w:rFonts w:eastAsia="Times New Roman" w:cs="Times New Roman"/>
          <w:b/>
          <w:bCs/>
          <w:sz w:val="24"/>
          <w:szCs w:val="24"/>
        </w:rPr>
      </w:pPr>
      <w:r w:rsidRPr="000D1248">
        <w:rPr>
          <w:rFonts w:eastAsia="Times New Roman" w:cs="Times New Roman"/>
          <w:b/>
          <w:bCs/>
          <w:sz w:val="24"/>
          <w:szCs w:val="24"/>
        </w:rPr>
        <w:tab/>
        <w:t xml:space="preserve">III. Khảo sát về kế hoạch mở ngành đào tạo ..........................trình độ đại học/Thạc sĩ tại Trường Đại học Kinh tế Kỹ thuật Công nghiệp </w:t>
      </w:r>
    </w:p>
    <w:p w14:paraId="121C7B49" w14:textId="77777777" w:rsidR="00B95AF6" w:rsidRPr="000D1248" w:rsidRDefault="00B95AF6" w:rsidP="00B95AF6">
      <w:pPr>
        <w:spacing w:before="240" w:after="120" w:line="360" w:lineRule="auto"/>
        <w:jc w:val="both"/>
        <w:rPr>
          <w:rFonts w:eastAsia="Times New Roman" w:cs="Times New Roman"/>
          <w:sz w:val="24"/>
          <w:szCs w:val="24"/>
        </w:rPr>
      </w:pPr>
      <w:r w:rsidRPr="000D1248">
        <w:rPr>
          <w:rFonts w:eastAsia="Times New Roman" w:cs="Times New Roman"/>
          <w:sz w:val="24"/>
          <w:szCs w:val="24"/>
        </w:rPr>
        <w:tab/>
        <w:t>27. Theo ý kiến của Ông/Bà thì việc các cơ sở đào tạo, các trường đại học tăng cường thời gian</w:t>
      </w:r>
      <w:r w:rsidRPr="000D1248">
        <w:rPr>
          <w:rFonts w:eastAsia="Times New Roman" w:cs="Times New Roman"/>
          <w:sz w:val="24"/>
          <w:szCs w:val="24"/>
        </w:rPr>
        <w:br/>
        <w:t xml:space="preserve">đào tạo thực hành, đào tạo gắn thực tiễn, để nguồn nhân lực ngành </w:t>
      </w:r>
      <w:r w:rsidRPr="000D1248">
        <w:rPr>
          <w:rFonts w:eastAsia="Times New Roman" w:cs="Times New Roman"/>
          <w:bCs/>
          <w:sz w:val="24"/>
          <w:szCs w:val="24"/>
        </w:rPr>
        <w:t>..........................</w:t>
      </w:r>
      <w:r w:rsidRPr="000D1248">
        <w:rPr>
          <w:rFonts w:eastAsia="Times New Roman" w:cs="Times New Roman"/>
          <w:sz w:val="24"/>
          <w:szCs w:val="24"/>
        </w:rPr>
        <w:t xml:space="preserve">khi ra trường làm việc được ngay tránh để doanh nghiệp phải đào tạo lại là việc làm: </w:t>
      </w:r>
    </w:p>
    <w:tbl>
      <w:tblPr>
        <w:tblW w:w="0" w:type="auto"/>
        <w:tblInd w:w="2178" w:type="dxa"/>
        <w:tblLook w:val="04A0" w:firstRow="1" w:lastRow="0" w:firstColumn="1" w:lastColumn="0" w:noHBand="0" w:noVBand="1"/>
      </w:tblPr>
      <w:tblGrid>
        <w:gridCol w:w="1440"/>
        <w:gridCol w:w="3420"/>
      </w:tblGrid>
      <w:tr w:rsidR="00B95AF6" w:rsidRPr="000D1248" w14:paraId="6F2BAAF6" w14:textId="77777777" w:rsidTr="00D54325">
        <w:tc>
          <w:tcPr>
            <w:tcW w:w="1440" w:type="dxa"/>
          </w:tcPr>
          <w:p w14:paraId="69B25265" w14:textId="573D0F15"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14240" behindDoc="0" locked="0" layoutInCell="1" allowOverlap="1" wp14:anchorId="3A3B797C" wp14:editId="5C80E0CD">
                      <wp:simplePos x="0" y="0"/>
                      <wp:positionH relativeFrom="column">
                        <wp:posOffset>-21590</wp:posOffset>
                      </wp:positionH>
                      <wp:positionV relativeFrom="paragraph">
                        <wp:posOffset>19685</wp:posOffset>
                      </wp:positionV>
                      <wp:extent cx="171450" cy="161925"/>
                      <wp:effectExtent l="0" t="0" r="19050" b="28575"/>
                      <wp:wrapNone/>
                      <wp:docPr id="304" name="Rectangle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9BE4E04" id="Rectangle 304" o:spid="_x0000_s1026" style="position:absolute;margin-left:-1.7pt;margin-top:1.55pt;width:13.5pt;height:12.7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5XE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" filled="f" strokecolor="windowText">
                      <v:path arrowok="t"/>
                    </v:rect>
                  </w:pict>
                </mc:Fallback>
              </mc:AlternateContent>
            </w:r>
          </w:p>
        </w:tc>
        <w:tc>
          <w:tcPr>
            <w:tcW w:w="3420" w:type="dxa"/>
          </w:tcPr>
          <w:p w14:paraId="790FD357"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Rất không cần thiết</w:t>
            </w:r>
          </w:p>
        </w:tc>
      </w:tr>
      <w:tr w:rsidR="00B95AF6" w:rsidRPr="000D1248" w14:paraId="7FCF41A9" w14:textId="77777777" w:rsidTr="00D54325">
        <w:tc>
          <w:tcPr>
            <w:tcW w:w="1440" w:type="dxa"/>
          </w:tcPr>
          <w:p w14:paraId="794A9108" w14:textId="18B060B5"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15264" behindDoc="0" locked="0" layoutInCell="1" allowOverlap="1" wp14:anchorId="16B04A1D" wp14:editId="434712FE">
                      <wp:simplePos x="0" y="0"/>
                      <wp:positionH relativeFrom="column">
                        <wp:posOffset>-21590</wp:posOffset>
                      </wp:positionH>
                      <wp:positionV relativeFrom="paragraph">
                        <wp:posOffset>7620</wp:posOffset>
                      </wp:positionV>
                      <wp:extent cx="171450" cy="161925"/>
                      <wp:effectExtent l="0" t="0" r="19050" b="28575"/>
                      <wp:wrapNone/>
                      <wp:docPr id="303" name="Rectangle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31FF2BB" id="Rectangle 303" o:spid="_x0000_s1026" style="position:absolute;margin-left:-1.7pt;margin-top:.6pt;width:13.5pt;height:12.7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" filled="f" strokecolor="windowText">
                      <v:path arrowok="t"/>
                    </v:rect>
                  </w:pict>
                </mc:Fallback>
              </mc:AlternateContent>
            </w:r>
          </w:p>
        </w:tc>
        <w:tc>
          <w:tcPr>
            <w:tcW w:w="3420" w:type="dxa"/>
          </w:tcPr>
          <w:p w14:paraId="3CAACEE0"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Không cần thiết</w:t>
            </w:r>
          </w:p>
        </w:tc>
      </w:tr>
      <w:tr w:rsidR="00B95AF6" w:rsidRPr="000D1248" w14:paraId="284B5AE5" w14:textId="77777777" w:rsidTr="00D54325">
        <w:tc>
          <w:tcPr>
            <w:tcW w:w="1440" w:type="dxa"/>
          </w:tcPr>
          <w:p w14:paraId="4D16EBE0" w14:textId="74FAF0C0"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16288" behindDoc="0" locked="0" layoutInCell="1" allowOverlap="1" wp14:anchorId="0417F9A1" wp14:editId="5D071D46">
                      <wp:simplePos x="0" y="0"/>
                      <wp:positionH relativeFrom="column">
                        <wp:posOffset>-21590</wp:posOffset>
                      </wp:positionH>
                      <wp:positionV relativeFrom="paragraph">
                        <wp:posOffset>14605</wp:posOffset>
                      </wp:positionV>
                      <wp:extent cx="171450" cy="161925"/>
                      <wp:effectExtent l="0" t="0" r="19050" b="28575"/>
                      <wp:wrapNone/>
                      <wp:docPr id="302" name="Rectangle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64CE276" id="Rectangle 302" o:spid="_x0000_s1026" style="position:absolute;margin-left:-1.7pt;margin-top:1.15pt;width:13.5pt;height:12.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" filled="f" strokecolor="windowText">
                      <v:path arrowok="t"/>
                    </v:rect>
                  </w:pict>
                </mc:Fallback>
              </mc:AlternateContent>
            </w:r>
          </w:p>
        </w:tc>
        <w:tc>
          <w:tcPr>
            <w:tcW w:w="3420" w:type="dxa"/>
          </w:tcPr>
          <w:p w14:paraId="0363D768"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Cần thiết</w:t>
            </w:r>
          </w:p>
        </w:tc>
      </w:tr>
      <w:tr w:rsidR="00B95AF6" w:rsidRPr="000D1248" w14:paraId="241C978C" w14:textId="77777777" w:rsidTr="00D54325">
        <w:tc>
          <w:tcPr>
            <w:tcW w:w="1440" w:type="dxa"/>
          </w:tcPr>
          <w:p w14:paraId="6DEAB9D0" w14:textId="3F389F66"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17312" behindDoc="0" locked="0" layoutInCell="1" allowOverlap="1" wp14:anchorId="26D046B8" wp14:editId="0D16D010">
                      <wp:simplePos x="0" y="0"/>
                      <wp:positionH relativeFrom="column">
                        <wp:posOffset>-21590</wp:posOffset>
                      </wp:positionH>
                      <wp:positionV relativeFrom="paragraph">
                        <wp:posOffset>31115</wp:posOffset>
                      </wp:positionV>
                      <wp:extent cx="171450" cy="161925"/>
                      <wp:effectExtent l="0" t="0" r="19050" b="28575"/>
                      <wp:wrapNone/>
                      <wp:docPr id="301"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F1AACDA" id="Rectangle 301" o:spid="_x0000_s1026" style="position:absolute;margin-left:-1.7pt;margin-top:2.45pt;width:13.5pt;height:12.7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" filled="f" strokecolor="windowText">
                      <v:path arrowok="t"/>
                    </v:rect>
                  </w:pict>
                </mc:Fallback>
              </mc:AlternateContent>
            </w:r>
          </w:p>
        </w:tc>
        <w:tc>
          <w:tcPr>
            <w:tcW w:w="3420" w:type="dxa"/>
          </w:tcPr>
          <w:p w14:paraId="60E74A5C"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Rất cần thiết</w:t>
            </w:r>
          </w:p>
        </w:tc>
      </w:tr>
      <w:tr w:rsidR="00B95AF6" w:rsidRPr="000D1248" w14:paraId="71CD9F75" w14:textId="77777777" w:rsidTr="00D54325">
        <w:tc>
          <w:tcPr>
            <w:tcW w:w="1440" w:type="dxa"/>
          </w:tcPr>
          <w:p w14:paraId="77EE8D74" w14:textId="774A381D"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18336" behindDoc="0" locked="0" layoutInCell="1" allowOverlap="1" wp14:anchorId="1F35C149" wp14:editId="4580BFC8">
                      <wp:simplePos x="0" y="0"/>
                      <wp:positionH relativeFrom="column">
                        <wp:posOffset>-21590</wp:posOffset>
                      </wp:positionH>
                      <wp:positionV relativeFrom="paragraph">
                        <wp:posOffset>9525</wp:posOffset>
                      </wp:positionV>
                      <wp:extent cx="171450" cy="161925"/>
                      <wp:effectExtent l="0" t="0" r="19050" b="28575"/>
                      <wp:wrapNone/>
                      <wp:docPr id="300" name="Rectangle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88ECDD1" id="Rectangle 300" o:spid="_x0000_s1026" style="position:absolute;margin-left:-1.7pt;margin-top:.75pt;width:13.5pt;height:12.7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" filled="f" strokecolor="windowText">
                      <v:path arrowok="t"/>
                    </v:rect>
                  </w:pict>
                </mc:Fallback>
              </mc:AlternateContent>
            </w:r>
          </w:p>
        </w:tc>
        <w:tc>
          <w:tcPr>
            <w:tcW w:w="3420" w:type="dxa"/>
          </w:tcPr>
          <w:p w14:paraId="15B592CE" w14:textId="77777777" w:rsidR="00B95AF6" w:rsidRPr="000D1248" w:rsidRDefault="00B95AF6" w:rsidP="00B95AF6">
            <w:pPr>
              <w:spacing w:before="0" w:after="0" w:line="360" w:lineRule="auto"/>
              <w:jc w:val="both"/>
              <w:rPr>
                <w:rFonts w:eastAsia="Times New Roman" w:cs="Times New Roman"/>
                <w:sz w:val="24"/>
                <w:szCs w:val="24"/>
              </w:rPr>
            </w:pPr>
            <w:r w:rsidRPr="000D1248">
              <w:rPr>
                <w:rFonts w:eastAsia="Times New Roman" w:cs="Times New Roman"/>
                <w:sz w:val="24"/>
                <w:szCs w:val="24"/>
              </w:rPr>
              <w:t xml:space="preserve">Không có ý kiến </w:t>
            </w:r>
          </w:p>
        </w:tc>
      </w:tr>
    </w:tbl>
    <w:p w14:paraId="786B354D" w14:textId="77777777" w:rsidR="00B95AF6" w:rsidRPr="000D1248" w:rsidRDefault="00B95AF6" w:rsidP="00B95AF6">
      <w:pPr>
        <w:spacing w:before="120" w:after="120" w:line="360" w:lineRule="auto"/>
        <w:jc w:val="both"/>
        <w:rPr>
          <w:rFonts w:eastAsia="Times New Roman" w:cs="Times New Roman"/>
          <w:sz w:val="24"/>
          <w:szCs w:val="24"/>
        </w:rPr>
      </w:pPr>
      <w:r w:rsidRPr="000D1248">
        <w:rPr>
          <w:rFonts w:eastAsia="Times New Roman" w:cs="Times New Roman"/>
          <w:sz w:val="24"/>
          <w:szCs w:val="24"/>
        </w:rPr>
        <w:tab/>
        <w:t xml:space="preserve">28. Theo ý kiến của Ông/Bà thì các cơ sở đào tạo, các trường đại học đã cung cấp đủ nguồn nhân lực ngành </w:t>
      </w:r>
      <w:r w:rsidRPr="000D1248">
        <w:rPr>
          <w:rFonts w:eastAsia="Times New Roman" w:cs="Times New Roman"/>
          <w:bCs/>
          <w:sz w:val="24"/>
          <w:szCs w:val="24"/>
        </w:rPr>
        <w:t>..........................</w:t>
      </w:r>
      <w:r w:rsidRPr="000D1248">
        <w:rPr>
          <w:rFonts w:eastAsia="Times New Roman" w:cs="Times New Roman"/>
          <w:sz w:val="24"/>
          <w:szCs w:val="24"/>
        </w:rPr>
        <w:t xml:space="preserve">có chất lượng cho các doanh nghiệp / tổ chức hiện nay chưa? </w:t>
      </w:r>
    </w:p>
    <w:tbl>
      <w:tblPr>
        <w:tblW w:w="0" w:type="auto"/>
        <w:tblInd w:w="2178" w:type="dxa"/>
        <w:tblLook w:val="04A0" w:firstRow="1" w:lastRow="0" w:firstColumn="1" w:lastColumn="0" w:noHBand="0" w:noVBand="1"/>
      </w:tblPr>
      <w:tblGrid>
        <w:gridCol w:w="450"/>
        <w:gridCol w:w="2430"/>
        <w:gridCol w:w="450"/>
        <w:gridCol w:w="2070"/>
      </w:tblGrid>
      <w:tr w:rsidR="00B95AF6" w:rsidRPr="000D1248" w14:paraId="022C22C1" w14:textId="77777777" w:rsidTr="00D54325">
        <w:tc>
          <w:tcPr>
            <w:tcW w:w="450" w:type="dxa"/>
          </w:tcPr>
          <w:p w14:paraId="43E8B718" w14:textId="53F7B6E8"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19360" behindDoc="0" locked="0" layoutInCell="1" allowOverlap="1" wp14:anchorId="6C44C916" wp14:editId="61249868">
                      <wp:simplePos x="0" y="0"/>
                      <wp:positionH relativeFrom="column">
                        <wp:posOffset>-21590</wp:posOffset>
                      </wp:positionH>
                      <wp:positionV relativeFrom="paragraph">
                        <wp:posOffset>19685</wp:posOffset>
                      </wp:positionV>
                      <wp:extent cx="171450" cy="161925"/>
                      <wp:effectExtent l="0" t="0" r="19050" b="28575"/>
                      <wp:wrapNone/>
                      <wp:docPr id="299" name="Rectangle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txbx>
                              <w:txbxContent>
                                <w:p w14:paraId="7B754D17" w14:textId="77777777" w:rsidR="00A4244B" w:rsidRDefault="00A4244B" w:rsidP="00B95AF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4C916" id="Rectangle 299" o:spid="_x0000_s1047" style="position:absolute;margin-left:-1.7pt;margin-top:1.55pt;width:13.5pt;height:12.7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" filled="f" strokecolor="windowText">
                      <v:path arrowok="t"/>
                      <v:textbox>
                        <w:txbxContent>
                          <w:p w14:paraId="7B754D17" w14:textId="77777777" w:rsidR="00A4244B" w:rsidRDefault="00A4244B" w:rsidP="00B95AF6">
                            <w:r>
                              <w:t xml:space="preserve">                                                                  </w:t>
                            </w:r>
                          </w:p>
                        </w:txbxContent>
                      </v:textbox>
                    </v:rect>
                  </w:pict>
                </mc:Fallback>
              </mc:AlternateContent>
            </w:r>
          </w:p>
        </w:tc>
        <w:tc>
          <w:tcPr>
            <w:tcW w:w="2430" w:type="dxa"/>
          </w:tcPr>
          <w:p w14:paraId="51C4F1C1"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Đã đủ</w:t>
            </w:r>
          </w:p>
        </w:tc>
        <w:tc>
          <w:tcPr>
            <w:tcW w:w="450" w:type="dxa"/>
          </w:tcPr>
          <w:p w14:paraId="0B7B5162" w14:textId="409465D5"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20384" behindDoc="0" locked="0" layoutInCell="1" allowOverlap="1" wp14:anchorId="25E33A58" wp14:editId="74B78C75">
                      <wp:simplePos x="0" y="0"/>
                      <wp:positionH relativeFrom="column">
                        <wp:posOffset>-12065</wp:posOffset>
                      </wp:positionH>
                      <wp:positionV relativeFrom="paragraph">
                        <wp:posOffset>10160</wp:posOffset>
                      </wp:positionV>
                      <wp:extent cx="171450" cy="161925"/>
                      <wp:effectExtent l="0" t="0" r="19050" b="28575"/>
                      <wp:wrapNone/>
                      <wp:docPr id="298" name="Rectangle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545BE02" id="Rectangle 298" o:spid="_x0000_s1026" style="position:absolute;margin-left:-.95pt;margin-top:.8pt;width:13.5pt;height:12.7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" filled="f" strokecolor="windowText">
                      <v:path arrowok="t"/>
                    </v:rect>
                  </w:pict>
                </mc:Fallback>
              </mc:AlternateContent>
            </w:r>
          </w:p>
        </w:tc>
        <w:tc>
          <w:tcPr>
            <w:tcW w:w="2070" w:type="dxa"/>
          </w:tcPr>
          <w:p w14:paraId="14EDCF08"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Chưa đủ</w:t>
            </w:r>
          </w:p>
        </w:tc>
      </w:tr>
    </w:tbl>
    <w:p w14:paraId="723DE61B" w14:textId="77777777" w:rsidR="00B95AF6" w:rsidRPr="000D1248" w:rsidRDefault="00B95AF6" w:rsidP="00B95AF6">
      <w:pPr>
        <w:spacing w:before="120" w:after="120" w:line="360" w:lineRule="auto"/>
        <w:jc w:val="both"/>
        <w:rPr>
          <w:rFonts w:eastAsia="Times New Roman" w:cs="Times New Roman"/>
          <w:sz w:val="24"/>
          <w:szCs w:val="24"/>
        </w:rPr>
      </w:pPr>
      <w:r w:rsidRPr="000D1248">
        <w:rPr>
          <w:rFonts w:eastAsia="Times New Roman" w:cs="Times New Roman"/>
          <w:sz w:val="24"/>
          <w:szCs w:val="24"/>
        </w:rPr>
        <w:tab/>
        <w:t>29. Theo ý kiến của Ông/Bà thì chất lượng nguồn nhân lực hệ Đại học của Trường Đại học Kinh</w:t>
      </w:r>
      <w:r w:rsidRPr="000D1248">
        <w:rPr>
          <w:rFonts w:eastAsia="Times New Roman" w:cs="Times New Roman"/>
          <w:sz w:val="24"/>
          <w:szCs w:val="24"/>
        </w:rPr>
        <w:br/>
        <w:t>tế - Kỹ thuật Công nghiệp trong các năm vừa qua có đáp ứng được yêu cầu của các doanh nghiệp/tổ</w:t>
      </w:r>
      <w:r w:rsidRPr="000D1248">
        <w:rPr>
          <w:rFonts w:eastAsia="Times New Roman" w:cs="Times New Roman"/>
          <w:sz w:val="24"/>
          <w:szCs w:val="24"/>
        </w:rPr>
        <w:br/>
        <w:t xml:space="preserve">chức thực tế không? </w:t>
      </w:r>
    </w:p>
    <w:tbl>
      <w:tblPr>
        <w:tblW w:w="0" w:type="auto"/>
        <w:tblInd w:w="2178" w:type="dxa"/>
        <w:tblLook w:val="04A0" w:firstRow="1" w:lastRow="0" w:firstColumn="1" w:lastColumn="0" w:noHBand="0" w:noVBand="1"/>
      </w:tblPr>
      <w:tblGrid>
        <w:gridCol w:w="1440"/>
        <w:gridCol w:w="3420"/>
      </w:tblGrid>
      <w:tr w:rsidR="00B95AF6" w:rsidRPr="000D1248" w14:paraId="71C9F6FF" w14:textId="77777777" w:rsidTr="00D54325">
        <w:tc>
          <w:tcPr>
            <w:tcW w:w="1440" w:type="dxa"/>
          </w:tcPr>
          <w:p w14:paraId="4BB18927" w14:textId="5049B027"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21408" behindDoc="0" locked="0" layoutInCell="1" allowOverlap="1" wp14:anchorId="1942046F" wp14:editId="53A3DC5D">
                      <wp:simplePos x="0" y="0"/>
                      <wp:positionH relativeFrom="column">
                        <wp:posOffset>-21590</wp:posOffset>
                      </wp:positionH>
                      <wp:positionV relativeFrom="paragraph">
                        <wp:posOffset>19685</wp:posOffset>
                      </wp:positionV>
                      <wp:extent cx="171450" cy="161925"/>
                      <wp:effectExtent l="0" t="0" r="19050" b="28575"/>
                      <wp:wrapNone/>
                      <wp:docPr id="297"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5BF6192" id="Rectangle 297" o:spid="_x0000_s1026" style="position:absolute;margin-left:-1.7pt;margin-top:1.55pt;width:13.5pt;height:12.7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" filled="f" strokecolor="windowText">
                      <v:path arrowok="t"/>
                    </v:rect>
                  </w:pict>
                </mc:Fallback>
              </mc:AlternateContent>
            </w:r>
          </w:p>
        </w:tc>
        <w:tc>
          <w:tcPr>
            <w:tcW w:w="3420" w:type="dxa"/>
          </w:tcPr>
          <w:p w14:paraId="74E78AEF"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Hoàn toàn đáp ứng yêu cầu</w:t>
            </w:r>
          </w:p>
        </w:tc>
      </w:tr>
      <w:tr w:rsidR="00B95AF6" w:rsidRPr="000D1248" w14:paraId="2690ED6E" w14:textId="77777777" w:rsidTr="00D54325">
        <w:tc>
          <w:tcPr>
            <w:tcW w:w="1440" w:type="dxa"/>
          </w:tcPr>
          <w:p w14:paraId="6C157E5C" w14:textId="4B55806A"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22432" behindDoc="0" locked="0" layoutInCell="1" allowOverlap="1" wp14:anchorId="14B0CE39" wp14:editId="613BB9D8">
                      <wp:simplePos x="0" y="0"/>
                      <wp:positionH relativeFrom="column">
                        <wp:posOffset>-21590</wp:posOffset>
                      </wp:positionH>
                      <wp:positionV relativeFrom="paragraph">
                        <wp:posOffset>7620</wp:posOffset>
                      </wp:positionV>
                      <wp:extent cx="171450" cy="161925"/>
                      <wp:effectExtent l="0" t="0" r="19050" b="28575"/>
                      <wp:wrapNone/>
                      <wp:docPr id="296" name="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1E79A5D" id="Rectangle 296" o:spid="_x0000_s1026" style="position:absolute;margin-left:-1.7pt;margin-top:.6pt;width:13.5pt;height:12.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" filled="f" strokecolor="windowText">
                      <v:path arrowok="t"/>
                    </v:rect>
                  </w:pict>
                </mc:Fallback>
              </mc:AlternateContent>
            </w:r>
          </w:p>
        </w:tc>
        <w:tc>
          <w:tcPr>
            <w:tcW w:w="3420" w:type="dxa"/>
          </w:tcPr>
          <w:p w14:paraId="0F9D74A7"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Đáp ứng yêu cầu</w:t>
            </w:r>
          </w:p>
        </w:tc>
      </w:tr>
      <w:tr w:rsidR="00B95AF6" w:rsidRPr="000D1248" w14:paraId="39DD63B0" w14:textId="77777777" w:rsidTr="00D54325">
        <w:tc>
          <w:tcPr>
            <w:tcW w:w="1440" w:type="dxa"/>
          </w:tcPr>
          <w:p w14:paraId="20F168BC" w14:textId="088010DC"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w:lastRenderedPageBreak/>
              <mc:AlternateContent>
                <mc:Choice Requires="wps">
                  <w:drawing>
                    <wp:anchor distT="0" distB="0" distL="114300" distR="114300" simplePos="0" relativeHeight="251923456" behindDoc="0" locked="0" layoutInCell="1" allowOverlap="1" wp14:anchorId="5DE42783" wp14:editId="0D72CF1C">
                      <wp:simplePos x="0" y="0"/>
                      <wp:positionH relativeFrom="column">
                        <wp:posOffset>-21590</wp:posOffset>
                      </wp:positionH>
                      <wp:positionV relativeFrom="paragraph">
                        <wp:posOffset>14605</wp:posOffset>
                      </wp:positionV>
                      <wp:extent cx="171450" cy="161925"/>
                      <wp:effectExtent l="0" t="0" r="19050" b="28575"/>
                      <wp:wrapNone/>
                      <wp:docPr id="295" name="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5BB413B" id="Rectangle 295" o:spid="_x0000_s1026" style="position:absolute;margin-left:-1.7pt;margin-top:1.15pt;width:13.5pt;height:12.7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" filled="f" strokecolor="windowText">
                      <v:path arrowok="t"/>
                    </v:rect>
                  </w:pict>
                </mc:Fallback>
              </mc:AlternateContent>
            </w:r>
          </w:p>
        </w:tc>
        <w:tc>
          <w:tcPr>
            <w:tcW w:w="3420" w:type="dxa"/>
          </w:tcPr>
          <w:p w14:paraId="684BAA9E"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Chưa thực sự tốt</w:t>
            </w:r>
          </w:p>
        </w:tc>
      </w:tr>
      <w:tr w:rsidR="00B95AF6" w:rsidRPr="000D1248" w14:paraId="1E38E985" w14:textId="77777777" w:rsidTr="00D54325">
        <w:tc>
          <w:tcPr>
            <w:tcW w:w="1440" w:type="dxa"/>
          </w:tcPr>
          <w:p w14:paraId="7D462D2D" w14:textId="47588240"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24480" behindDoc="0" locked="0" layoutInCell="1" allowOverlap="1" wp14:anchorId="14CCBF62" wp14:editId="7C3639E8">
                      <wp:simplePos x="0" y="0"/>
                      <wp:positionH relativeFrom="column">
                        <wp:posOffset>-21590</wp:posOffset>
                      </wp:positionH>
                      <wp:positionV relativeFrom="paragraph">
                        <wp:posOffset>31115</wp:posOffset>
                      </wp:positionV>
                      <wp:extent cx="171450" cy="161925"/>
                      <wp:effectExtent l="0" t="0" r="19050" b="28575"/>
                      <wp:wrapNone/>
                      <wp:docPr id="294" name="Rectangle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A79E783" id="Rectangle 294" o:spid="_x0000_s1026" style="position:absolute;margin-left:-1.7pt;margin-top:2.45pt;width:13.5pt;height:12.7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" filled="f" strokecolor="windowText">
                      <v:path arrowok="t"/>
                    </v:rect>
                  </w:pict>
                </mc:Fallback>
              </mc:AlternateContent>
            </w:r>
          </w:p>
        </w:tc>
        <w:tc>
          <w:tcPr>
            <w:tcW w:w="3420" w:type="dxa"/>
          </w:tcPr>
          <w:p w14:paraId="08401A2D"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Không đáp ứng yêu cầu</w:t>
            </w:r>
          </w:p>
        </w:tc>
      </w:tr>
    </w:tbl>
    <w:p w14:paraId="08635D80" w14:textId="299ACDAA" w:rsidR="00B95AF6" w:rsidRPr="000D1248" w:rsidRDefault="00B95AF6" w:rsidP="00B95AF6">
      <w:pPr>
        <w:spacing w:before="240" w:after="120" w:line="360" w:lineRule="auto"/>
        <w:jc w:val="both"/>
        <w:rPr>
          <w:rFonts w:eastAsia="Times New Roman" w:cs="Times New Roman"/>
          <w:sz w:val="24"/>
          <w:szCs w:val="24"/>
        </w:rPr>
      </w:pPr>
      <w:r w:rsidRPr="000D1248">
        <w:rPr>
          <w:rFonts w:eastAsia="Times New Roman" w:cs="Times New Roman"/>
          <w:sz w:val="24"/>
          <w:szCs w:val="24"/>
        </w:rPr>
        <w:tab/>
        <w:t xml:space="preserve">30. Trường Đại học Kinh tế - Kỹ thuật Công nghiệp có kế hoạch mở ngành đào tạo </w:t>
      </w:r>
      <w:r w:rsidRPr="000D1248">
        <w:rPr>
          <w:rFonts w:eastAsia="Times New Roman" w:cs="Times New Roman"/>
          <w:bCs/>
          <w:sz w:val="24"/>
          <w:szCs w:val="24"/>
        </w:rPr>
        <w:t>..........................</w:t>
      </w:r>
      <w:r w:rsidRPr="000D1248">
        <w:rPr>
          <w:rFonts w:eastAsia="Times New Roman" w:cs="Times New Roman"/>
          <w:sz w:val="24"/>
          <w:szCs w:val="24"/>
        </w:rPr>
        <w:t xml:space="preserve">trình độ đại học/thạc sĩ theo hướng ứng dụng, ý kiến của Ông/Bà về </w:t>
      </w:r>
      <w:r w:rsidR="000A5454">
        <w:rPr>
          <w:rFonts w:eastAsia="Times New Roman" w:cs="Times New Roman"/>
          <w:sz w:val="24"/>
          <w:szCs w:val="24"/>
        </w:rPr>
        <w:t>việc</w:t>
      </w:r>
      <w:r w:rsidRPr="000D1248">
        <w:rPr>
          <w:rFonts w:eastAsia="Times New Roman" w:cs="Times New Roman"/>
          <w:sz w:val="24"/>
          <w:szCs w:val="24"/>
        </w:rPr>
        <w:t xml:space="preserve"> mở </w:t>
      </w:r>
      <w:r w:rsidR="000A5454">
        <w:rPr>
          <w:rFonts w:eastAsia="Times New Roman" w:cs="Times New Roman"/>
          <w:sz w:val="24"/>
          <w:szCs w:val="24"/>
        </w:rPr>
        <w:t xml:space="preserve">thêm </w:t>
      </w:r>
      <w:r w:rsidRPr="000D1248">
        <w:rPr>
          <w:rFonts w:eastAsia="Times New Roman" w:cs="Times New Roman"/>
          <w:sz w:val="24"/>
          <w:szCs w:val="24"/>
        </w:rPr>
        <w:t xml:space="preserve">ngành </w:t>
      </w:r>
      <w:ins w:id="16" w:author="Ha An" w:date="2025-06-01T21:12:00Z">
        <w:r w:rsidR="000A5454">
          <w:rPr>
            <w:rFonts w:eastAsia="Times New Roman" w:cs="Times New Roman"/>
            <w:sz w:val="24"/>
            <w:szCs w:val="24"/>
          </w:rPr>
          <w:t xml:space="preserve">… </w:t>
        </w:r>
      </w:ins>
      <w:r w:rsidRPr="000D1248">
        <w:rPr>
          <w:rFonts w:eastAsia="Times New Roman" w:cs="Times New Roman"/>
          <w:sz w:val="24"/>
          <w:szCs w:val="24"/>
        </w:rPr>
        <w:t xml:space="preserve">của Trường như thế nào? </w:t>
      </w:r>
    </w:p>
    <w:tbl>
      <w:tblPr>
        <w:tblW w:w="0" w:type="auto"/>
        <w:tblInd w:w="2178" w:type="dxa"/>
        <w:tblLook w:val="04A0" w:firstRow="1" w:lastRow="0" w:firstColumn="1" w:lastColumn="0" w:noHBand="0" w:noVBand="1"/>
      </w:tblPr>
      <w:tblGrid>
        <w:gridCol w:w="1440"/>
        <w:gridCol w:w="3420"/>
      </w:tblGrid>
      <w:tr w:rsidR="00B95AF6" w:rsidRPr="000D1248" w14:paraId="54102301" w14:textId="77777777" w:rsidTr="00D54325">
        <w:tc>
          <w:tcPr>
            <w:tcW w:w="1440" w:type="dxa"/>
          </w:tcPr>
          <w:p w14:paraId="6706A43B" w14:textId="08E5103B"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25504" behindDoc="0" locked="0" layoutInCell="1" allowOverlap="1" wp14:anchorId="0DD6D092" wp14:editId="4EB17512">
                      <wp:simplePos x="0" y="0"/>
                      <wp:positionH relativeFrom="column">
                        <wp:posOffset>-21590</wp:posOffset>
                      </wp:positionH>
                      <wp:positionV relativeFrom="paragraph">
                        <wp:posOffset>19685</wp:posOffset>
                      </wp:positionV>
                      <wp:extent cx="171450" cy="161925"/>
                      <wp:effectExtent l="0" t="0" r="19050" b="28575"/>
                      <wp:wrapNone/>
                      <wp:docPr id="293" name="Rectangle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EF85FEF" id="Rectangle 293" o:spid="_x0000_s1026" style="position:absolute;margin-left:-1.7pt;margin-top:1.55pt;width:13.5pt;height:12.7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" filled="f" strokecolor="windowText">
                      <v:path arrowok="t"/>
                    </v:rect>
                  </w:pict>
                </mc:Fallback>
              </mc:AlternateContent>
            </w:r>
          </w:p>
        </w:tc>
        <w:tc>
          <w:tcPr>
            <w:tcW w:w="3420" w:type="dxa"/>
          </w:tcPr>
          <w:p w14:paraId="04D75623"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Hoàn toàn đồng ý</w:t>
            </w:r>
          </w:p>
        </w:tc>
      </w:tr>
      <w:tr w:rsidR="00B95AF6" w:rsidRPr="000D1248" w14:paraId="601050DE" w14:textId="77777777" w:rsidTr="00D54325">
        <w:tc>
          <w:tcPr>
            <w:tcW w:w="1440" w:type="dxa"/>
          </w:tcPr>
          <w:p w14:paraId="0A1BB03D" w14:textId="7378DAA6"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26528" behindDoc="0" locked="0" layoutInCell="1" allowOverlap="1" wp14:anchorId="050C2CD6" wp14:editId="1B49A62D">
                      <wp:simplePos x="0" y="0"/>
                      <wp:positionH relativeFrom="column">
                        <wp:posOffset>-21590</wp:posOffset>
                      </wp:positionH>
                      <wp:positionV relativeFrom="paragraph">
                        <wp:posOffset>7620</wp:posOffset>
                      </wp:positionV>
                      <wp:extent cx="171450" cy="161925"/>
                      <wp:effectExtent l="0" t="0" r="19050" b="28575"/>
                      <wp:wrapNone/>
                      <wp:docPr id="292" name="Rectangle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9AAD0FC" id="Rectangle 292" o:spid="_x0000_s1026" style="position:absolute;margin-left:-1.7pt;margin-top:.6pt;width:13.5pt;height:12.7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" filled="f" strokecolor="windowText">
                      <v:path arrowok="t"/>
                    </v:rect>
                  </w:pict>
                </mc:Fallback>
              </mc:AlternateContent>
            </w:r>
          </w:p>
        </w:tc>
        <w:tc>
          <w:tcPr>
            <w:tcW w:w="3420" w:type="dxa"/>
          </w:tcPr>
          <w:p w14:paraId="6344C397"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Đồng ý</w:t>
            </w:r>
          </w:p>
        </w:tc>
      </w:tr>
      <w:tr w:rsidR="00B95AF6" w:rsidRPr="000D1248" w14:paraId="7FC071FE" w14:textId="77777777" w:rsidTr="00D54325">
        <w:tc>
          <w:tcPr>
            <w:tcW w:w="1440" w:type="dxa"/>
          </w:tcPr>
          <w:p w14:paraId="6CFB4CC2" w14:textId="4DA10BC4"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27552" behindDoc="0" locked="0" layoutInCell="1" allowOverlap="1" wp14:anchorId="3F20BF45" wp14:editId="63624FEC">
                      <wp:simplePos x="0" y="0"/>
                      <wp:positionH relativeFrom="column">
                        <wp:posOffset>-21590</wp:posOffset>
                      </wp:positionH>
                      <wp:positionV relativeFrom="paragraph">
                        <wp:posOffset>14605</wp:posOffset>
                      </wp:positionV>
                      <wp:extent cx="171450" cy="161925"/>
                      <wp:effectExtent l="0" t="0" r="19050" b="28575"/>
                      <wp:wrapNone/>
                      <wp:docPr id="291" name="Rectangle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06B0EA9" id="Rectangle 291" o:spid="_x0000_s1026" style="position:absolute;margin-left:-1.7pt;margin-top:1.15pt;width:13.5pt;height:12.7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" filled="f" strokecolor="windowText">
                      <v:path arrowok="t"/>
                    </v:rect>
                  </w:pict>
                </mc:Fallback>
              </mc:AlternateContent>
            </w:r>
          </w:p>
        </w:tc>
        <w:tc>
          <w:tcPr>
            <w:tcW w:w="3420" w:type="dxa"/>
          </w:tcPr>
          <w:p w14:paraId="7FBC8ED5"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Phân vân</w:t>
            </w:r>
          </w:p>
        </w:tc>
      </w:tr>
      <w:tr w:rsidR="00B95AF6" w:rsidRPr="000D1248" w14:paraId="44434B19" w14:textId="77777777" w:rsidTr="00D54325">
        <w:tc>
          <w:tcPr>
            <w:tcW w:w="1440" w:type="dxa"/>
          </w:tcPr>
          <w:p w14:paraId="14E21DC7" w14:textId="301E14BA" w:rsidR="00B95AF6" w:rsidRPr="000D1248" w:rsidRDefault="00B95AF6" w:rsidP="00B95AF6">
            <w:pPr>
              <w:spacing w:before="0" w:after="0" w:line="360" w:lineRule="auto"/>
              <w:jc w:val="left"/>
              <w:rPr>
                <w:rFonts w:eastAsia="Times New Roman" w:cs="Times New Roman"/>
                <w:sz w:val="24"/>
                <w:szCs w:val="24"/>
              </w:rPr>
            </w:pPr>
            <w:r w:rsidRPr="000D1248">
              <w:rPr>
                <w:rFonts w:cs="Times New Roman"/>
                <w:noProof/>
                <w:szCs w:val="26"/>
              </w:rPr>
              <mc:AlternateContent>
                <mc:Choice Requires="wps">
                  <w:drawing>
                    <wp:anchor distT="0" distB="0" distL="114300" distR="114300" simplePos="0" relativeHeight="251928576" behindDoc="0" locked="0" layoutInCell="1" allowOverlap="1" wp14:anchorId="66569660" wp14:editId="0B114203">
                      <wp:simplePos x="0" y="0"/>
                      <wp:positionH relativeFrom="column">
                        <wp:posOffset>-21590</wp:posOffset>
                      </wp:positionH>
                      <wp:positionV relativeFrom="paragraph">
                        <wp:posOffset>31115</wp:posOffset>
                      </wp:positionV>
                      <wp:extent cx="171450" cy="161925"/>
                      <wp:effectExtent l="0" t="0" r="19050" b="28575"/>
                      <wp:wrapNone/>
                      <wp:docPr id="290" name="Rectangl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97F2A0C" id="Rectangle 290" o:spid="_x0000_s1026" style="position:absolute;margin-left:-1.7pt;margin-top:2.45pt;width:13.5pt;height:12.7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" filled="f" strokecolor="windowText">
                      <v:path arrowok="t"/>
                    </v:rect>
                  </w:pict>
                </mc:Fallback>
              </mc:AlternateContent>
            </w:r>
          </w:p>
        </w:tc>
        <w:tc>
          <w:tcPr>
            <w:tcW w:w="3420" w:type="dxa"/>
          </w:tcPr>
          <w:p w14:paraId="419D228D" w14:textId="77777777" w:rsidR="00B95AF6" w:rsidRPr="000D1248" w:rsidRDefault="00B95AF6" w:rsidP="00B95AF6">
            <w:pPr>
              <w:spacing w:before="0" w:after="0" w:line="360" w:lineRule="auto"/>
              <w:jc w:val="left"/>
              <w:rPr>
                <w:rFonts w:eastAsia="Times New Roman" w:cs="Times New Roman"/>
                <w:sz w:val="24"/>
                <w:szCs w:val="24"/>
              </w:rPr>
            </w:pPr>
            <w:r w:rsidRPr="000D1248">
              <w:rPr>
                <w:rFonts w:eastAsia="Times New Roman" w:cs="Times New Roman"/>
                <w:sz w:val="24"/>
                <w:szCs w:val="24"/>
              </w:rPr>
              <w:t>Hoàn toàn đồng ý</w:t>
            </w:r>
          </w:p>
        </w:tc>
      </w:tr>
    </w:tbl>
    <w:p w14:paraId="64A4C9AF" w14:textId="77777777" w:rsidR="00B95AF6" w:rsidRPr="000D1248" w:rsidRDefault="00B95AF6" w:rsidP="00B95AF6">
      <w:pPr>
        <w:spacing w:before="240" w:after="0" w:line="360" w:lineRule="exact"/>
        <w:rPr>
          <w:rFonts w:eastAsia="Times New Roman" w:cs="Times New Roman"/>
          <w:b/>
          <w:bCs/>
          <w:sz w:val="24"/>
          <w:szCs w:val="24"/>
        </w:rPr>
      </w:pPr>
      <w:r w:rsidRPr="000D1248">
        <w:rPr>
          <w:rFonts w:eastAsia="Times New Roman" w:cs="Times New Roman"/>
          <w:b/>
          <w:bCs/>
          <w:sz w:val="24"/>
          <w:szCs w:val="24"/>
        </w:rPr>
        <w:t>Trường Đại học Kinh tế - Kỹ thuật Công nghiệp</w:t>
      </w:r>
    </w:p>
    <w:p w14:paraId="20DA22FB" w14:textId="77777777" w:rsidR="00B95AF6" w:rsidRPr="000D1248" w:rsidRDefault="00B95AF6" w:rsidP="00B95AF6">
      <w:pPr>
        <w:spacing w:before="120" w:after="0" w:line="360" w:lineRule="exact"/>
        <w:rPr>
          <w:rFonts w:eastAsia="Times New Roman" w:cs="Times New Roman"/>
          <w:b/>
          <w:bCs/>
          <w:sz w:val="24"/>
          <w:szCs w:val="24"/>
        </w:rPr>
      </w:pPr>
      <w:r w:rsidRPr="000D1248">
        <w:rPr>
          <w:rFonts w:eastAsia="Times New Roman" w:cs="Times New Roman"/>
          <w:b/>
          <w:bCs/>
          <w:sz w:val="24"/>
          <w:szCs w:val="24"/>
        </w:rPr>
        <w:t>Xin chân thành cảm ơn!</w:t>
      </w:r>
    </w:p>
    <w:p w14:paraId="28873CBF" w14:textId="77777777" w:rsidR="00B95AF6" w:rsidRPr="000D1248" w:rsidRDefault="00B95AF6" w:rsidP="00B95AF6">
      <w:pPr>
        <w:spacing w:after="0" w:line="360" w:lineRule="auto"/>
        <w:jc w:val="left"/>
        <w:rPr>
          <w:rFonts w:eastAsia="Times New Roman"/>
          <w:b/>
          <w:bCs/>
          <w:sz w:val="24"/>
          <w:szCs w:val="24"/>
        </w:rPr>
        <w:sectPr w:rsidR="00B95AF6" w:rsidRPr="000D1248" w:rsidSect="005F7B22">
          <w:pgSz w:w="11907" w:h="16839" w:code="9"/>
          <w:pgMar w:top="851" w:right="851" w:bottom="851" w:left="1134" w:header="720" w:footer="261" w:gutter="0"/>
          <w:cols w:space="720"/>
          <w:docGrid w:linePitch="360"/>
        </w:sectPr>
      </w:pPr>
    </w:p>
    <w:p w14:paraId="09D25FEE" w14:textId="2CE6B559" w:rsidR="00555C19" w:rsidRPr="000D1248" w:rsidRDefault="00555C19" w:rsidP="00555C19">
      <w:pPr>
        <w:jc w:val="both"/>
        <w:rPr>
          <w:b/>
        </w:rPr>
      </w:pPr>
      <w:r w:rsidRPr="000D1248">
        <w:rPr>
          <w:b/>
        </w:rPr>
        <w:lastRenderedPageBreak/>
        <w:t>Mẫu 3: Kế hoạch khảo sát nhu cầu mở ngành</w:t>
      </w:r>
    </w:p>
    <w:tbl>
      <w:tblPr>
        <w:tblW w:w="10774" w:type="dxa"/>
        <w:tblInd w:w="-601" w:type="dxa"/>
        <w:tblLook w:val="04A0" w:firstRow="1" w:lastRow="0" w:firstColumn="1" w:lastColumn="0" w:noHBand="0" w:noVBand="1"/>
      </w:tblPr>
      <w:tblGrid>
        <w:gridCol w:w="5104"/>
        <w:gridCol w:w="5670"/>
      </w:tblGrid>
      <w:tr w:rsidR="00555C19" w:rsidRPr="000D1248" w14:paraId="40FBD621" w14:textId="77777777" w:rsidTr="00555C19">
        <w:tc>
          <w:tcPr>
            <w:tcW w:w="5104" w:type="dxa"/>
          </w:tcPr>
          <w:p w14:paraId="66B6E02F" w14:textId="77777777" w:rsidR="00555C19" w:rsidRPr="000D1248" w:rsidRDefault="00555C19" w:rsidP="00555C19">
            <w:pPr>
              <w:spacing w:after="0" w:line="240" w:lineRule="auto"/>
              <w:rPr>
                <w:rFonts w:eastAsia="Calibri"/>
                <w:lang w:val="nl-NL"/>
              </w:rPr>
            </w:pPr>
            <w:bookmarkStart w:id="17" w:name="_Toc536456340"/>
            <w:bookmarkStart w:id="18" w:name="_Toc536459463"/>
            <w:bookmarkStart w:id="19" w:name="_Toc536404520"/>
            <w:r w:rsidRPr="000D1248">
              <w:rPr>
                <w:rFonts w:eastAsia="Calibri"/>
                <w:lang w:val="nl-NL"/>
              </w:rPr>
              <w:t>TRƯỜNG ĐẠI HỌC</w:t>
            </w:r>
          </w:p>
          <w:p w14:paraId="10C36A28" w14:textId="77777777" w:rsidR="00555C19" w:rsidRPr="000D1248" w:rsidRDefault="00555C19" w:rsidP="00555C19">
            <w:pPr>
              <w:spacing w:after="0" w:line="240" w:lineRule="auto"/>
              <w:rPr>
                <w:rFonts w:eastAsia="Calibri"/>
                <w:lang w:val="nl-NL"/>
              </w:rPr>
            </w:pPr>
            <w:r w:rsidRPr="000D1248">
              <w:rPr>
                <w:rFonts w:eastAsia="Calibri"/>
                <w:lang w:val="nl-NL"/>
              </w:rPr>
              <w:t>KINH TẾ - KỸ THUẬT CÔNG NGHIỆP</w:t>
            </w:r>
          </w:p>
          <w:p w14:paraId="33CC3668" w14:textId="77777777" w:rsidR="00555C19" w:rsidRPr="000D1248" w:rsidRDefault="00555C19" w:rsidP="00555C19">
            <w:pPr>
              <w:spacing w:after="0" w:line="240" w:lineRule="auto"/>
              <w:rPr>
                <w:rFonts w:eastAsia="Calibri"/>
                <w:b/>
                <w:lang w:val="nl-NL"/>
              </w:rPr>
            </w:pPr>
            <w:r w:rsidRPr="000D1248">
              <w:rPr>
                <w:rFonts w:eastAsia="Calibri"/>
                <w:b/>
                <w:lang w:val="nl-NL"/>
              </w:rPr>
              <w:t>KHOA:......</w:t>
            </w:r>
          </w:p>
        </w:tc>
        <w:tc>
          <w:tcPr>
            <w:tcW w:w="5670" w:type="dxa"/>
          </w:tcPr>
          <w:p w14:paraId="3C4FFE43" w14:textId="77777777" w:rsidR="00555C19" w:rsidRPr="000D1248" w:rsidRDefault="00555C19" w:rsidP="00555C19">
            <w:pPr>
              <w:spacing w:after="0" w:line="240" w:lineRule="auto"/>
              <w:rPr>
                <w:rFonts w:eastAsia="Calibri"/>
                <w:b/>
                <w:lang w:val="nl-NL"/>
              </w:rPr>
            </w:pPr>
            <w:r w:rsidRPr="000D1248">
              <w:rPr>
                <w:rFonts w:eastAsia="Calibri"/>
                <w:b/>
                <w:lang w:val="nl-NL"/>
              </w:rPr>
              <w:t>CỘNG HÒA XÃ HỘI CHỦ NGHĨA VIỆT NAM</w:t>
            </w:r>
          </w:p>
          <w:p w14:paraId="63DA18F2" w14:textId="77777777" w:rsidR="00555C19" w:rsidRPr="000D1248" w:rsidRDefault="00555C19" w:rsidP="00555C19">
            <w:pPr>
              <w:spacing w:after="0" w:line="240" w:lineRule="auto"/>
              <w:rPr>
                <w:rFonts w:eastAsia="Calibri"/>
                <w:b/>
                <w:lang w:val="nl-NL"/>
              </w:rPr>
            </w:pPr>
            <w:r w:rsidRPr="000D1248">
              <w:rPr>
                <w:rFonts w:eastAsia="Calibri"/>
                <w:b/>
                <w:noProof/>
              </w:rPr>
              <mc:AlternateContent>
                <mc:Choice Requires="wps">
                  <w:drawing>
                    <wp:anchor distT="0" distB="0" distL="114300" distR="114300" simplePos="0" relativeHeight="251797504" behindDoc="0" locked="0" layoutInCell="1" allowOverlap="1" wp14:anchorId="43B7C5AF" wp14:editId="7C27B232">
                      <wp:simplePos x="0" y="0"/>
                      <wp:positionH relativeFrom="column">
                        <wp:posOffset>886460</wp:posOffset>
                      </wp:positionH>
                      <wp:positionV relativeFrom="paragraph">
                        <wp:posOffset>304800</wp:posOffset>
                      </wp:positionV>
                      <wp:extent cx="1543050" cy="0"/>
                      <wp:effectExtent l="0" t="0" r="19050" b="1905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D23F832" id="_x0000_t32" coordsize="21600,21600" o:spt="32" o:oned="t" path="m,l21600,21600e" filled="f">
                      <v:path arrowok="t" fillok="f" o:connecttype="none"/>
                      <o:lock v:ext="edit" shapetype="t"/>
                    </v:shapetype>
                    <v:shape id="Straight Arrow Connector 43" o:spid="_x0000_s1026" type="#_x0000_t32" style="position:absolute;margin-left:69.8pt;margin-top:24pt;width:121.5pt;height:0;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"/>
                  </w:pict>
                </mc:Fallback>
              </mc:AlternateContent>
            </w:r>
            <w:r w:rsidRPr="000D1248">
              <w:rPr>
                <w:rFonts w:eastAsia="Calibri"/>
                <w:b/>
                <w:lang w:val="nl-NL"/>
              </w:rPr>
              <w:t>Độc lập – Tự do – Hạnh phúc</w:t>
            </w:r>
          </w:p>
        </w:tc>
      </w:tr>
      <w:tr w:rsidR="00555C19" w:rsidRPr="000D1248" w14:paraId="24A7C163" w14:textId="77777777" w:rsidTr="00555C19">
        <w:tc>
          <w:tcPr>
            <w:tcW w:w="5104" w:type="dxa"/>
          </w:tcPr>
          <w:p w14:paraId="18527E24" w14:textId="77777777" w:rsidR="00555C19" w:rsidRPr="000D1248" w:rsidRDefault="00555C19" w:rsidP="00555C19">
            <w:pPr>
              <w:spacing w:after="0"/>
              <w:rPr>
                <w:rFonts w:eastAsia="Calibri"/>
                <w:lang w:val="nl-NL"/>
              </w:rPr>
            </w:pPr>
          </w:p>
        </w:tc>
        <w:tc>
          <w:tcPr>
            <w:tcW w:w="5670" w:type="dxa"/>
          </w:tcPr>
          <w:p w14:paraId="2FBDEFDD" w14:textId="77777777" w:rsidR="00555C19" w:rsidRPr="000D1248" w:rsidRDefault="00555C19" w:rsidP="00555C19">
            <w:pPr>
              <w:spacing w:after="0"/>
              <w:jc w:val="right"/>
              <w:rPr>
                <w:rFonts w:eastAsia="Calibri"/>
                <w:i/>
                <w:lang w:val="nl-NL"/>
              </w:rPr>
            </w:pPr>
            <w:r w:rsidRPr="000D1248">
              <w:rPr>
                <w:rFonts w:eastAsia="Calibri"/>
                <w:i/>
                <w:lang w:val="nl-NL"/>
              </w:rPr>
              <w:t>Hà Nội, ngày .... tháng .... năm ......</w:t>
            </w:r>
          </w:p>
        </w:tc>
      </w:tr>
    </w:tbl>
    <w:bookmarkEnd w:id="17"/>
    <w:bookmarkEnd w:id="18"/>
    <w:bookmarkEnd w:id="19"/>
    <w:p w14:paraId="52B2AD1C" w14:textId="77777777" w:rsidR="00555C19" w:rsidRPr="000D1248" w:rsidRDefault="00555C19" w:rsidP="00555C19">
      <w:pPr>
        <w:rPr>
          <w:b/>
          <w:lang w:val="nl-NL"/>
        </w:rPr>
      </w:pPr>
      <w:r w:rsidRPr="000D1248">
        <w:rPr>
          <w:b/>
          <w:lang w:val="nl-NL"/>
        </w:rPr>
        <w:t>KẾ HOẠCH</w:t>
      </w:r>
    </w:p>
    <w:p w14:paraId="2BA7E337" w14:textId="77777777" w:rsidR="00555C19" w:rsidRPr="000D1248" w:rsidRDefault="00555C19" w:rsidP="00555C19">
      <w:pPr>
        <w:rPr>
          <w:lang w:val="nl-NL"/>
        </w:rPr>
      </w:pPr>
      <w:r w:rsidRPr="000D1248">
        <w:rPr>
          <w:lang w:val="nl-NL"/>
        </w:rPr>
        <w:t>Điều tra, khảo sát lấy ý kiến về nhu cầu đào tạo ngành………..trình độ……</w:t>
      </w:r>
    </w:p>
    <w:p w14:paraId="62C478DD" w14:textId="77777777" w:rsidR="00555C19" w:rsidRPr="000D1248" w:rsidRDefault="00555C19" w:rsidP="00555C19">
      <w:pPr>
        <w:rPr>
          <w:lang w:val="nl-NL"/>
        </w:rPr>
      </w:pPr>
    </w:p>
    <w:p w14:paraId="265DA5DB" w14:textId="469B46E3" w:rsidR="00555C19" w:rsidRPr="000D1248" w:rsidRDefault="00555C19" w:rsidP="00A4244B">
      <w:pPr>
        <w:ind w:firstLine="567"/>
        <w:jc w:val="both"/>
        <w:rPr>
          <w:i/>
          <w:lang w:val="nl-NL"/>
        </w:rPr>
      </w:pPr>
      <w:r w:rsidRPr="000D1248">
        <w:rPr>
          <w:i/>
          <w:lang w:val="nl-NL"/>
        </w:rPr>
        <w:t>Căn cứ Kế hoạch công tác năm học ….-…. của Trường Đại học Kinh tế - Kỹ thuật Công nghiệp về công tác chủ trương mở ngành đào tạo mới trình độ ……. của Trường Đại học Kinh tế - Kỹ thuật Công nghiệp.</w:t>
      </w:r>
    </w:p>
    <w:p w14:paraId="71B087CA" w14:textId="77777777" w:rsidR="00555C19" w:rsidRPr="000D1248" w:rsidRDefault="00555C19" w:rsidP="00555C19">
      <w:pPr>
        <w:jc w:val="both"/>
        <w:rPr>
          <w:lang w:val="nl-NL"/>
        </w:rPr>
      </w:pPr>
      <w:r w:rsidRPr="000D1248">
        <w:rPr>
          <w:lang w:val="nl-NL"/>
        </w:rPr>
        <w:tab/>
        <w:t>Khoa…..lập kế hoạch điều tra khảo sát lấy ý kiến về nhu cầu đào tạo ngành……………trình độ……như sau:</w:t>
      </w:r>
    </w:p>
    <w:p w14:paraId="1C564A4B" w14:textId="77777777" w:rsidR="00555C19" w:rsidRPr="000D1248" w:rsidRDefault="00555C19" w:rsidP="00555C19">
      <w:pPr>
        <w:jc w:val="both"/>
        <w:rPr>
          <w:b/>
          <w:lang w:val="nl-NL"/>
        </w:rPr>
      </w:pPr>
      <w:r w:rsidRPr="000D1248">
        <w:rPr>
          <w:b/>
          <w:lang w:val="nl-NL"/>
        </w:rPr>
        <w:t>I. Mục đích</w:t>
      </w:r>
    </w:p>
    <w:p w14:paraId="356CE71A" w14:textId="77777777" w:rsidR="00555C19" w:rsidRPr="000D1248" w:rsidRDefault="00555C19" w:rsidP="00555C19">
      <w:pPr>
        <w:jc w:val="both"/>
        <w:rPr>
          <w:lang w:val="nl-NL"/>
        </w:rPr>
      </w:pPr>
      <w:r w:rsidRPr="000D1248">
        <w:rPr>
          <w:lang w:val="nl-NL"/>
        </w:rPr>
        <w:tab/>
        <w:t>Thu thập thông tin về nhu cầu thực tiễn của doanh nghiệp, thị trường lao động về lĩnh vực….đối với sinh viên khi ra trường, nhu cầu theo học của học sinh đối với ngành….., cũng như lấy ý kiến về chuẩn đầu ra và khung chương trình đào tạo ngành………….</w:t>
      </w:r>
    </w:p>
    <w:p w14:paraId="2DEAB1B4" w14:textId="77777777" w:rsidR="00555C19" w:rsidRPr="000D1248" w:rsidRDefault="00555C19" w:rsidP="00555C19">
      <w:pPr>
        <w:jc w:val="both"/>
        <w:rPr>
          <w:lang w:val="nl-NL"/>
        </w:rPr>
      </w:pPr>
      <w:r w:rsidRPr="000D1248">
        <w:rPr>
          <w:lang w:val="nl-NL"/>
        </w:rPr>
        <w:tab/>
        <w:t>Làm cơ sở để đánh giá nhu cầu thực tiễn, sự cần thiết để xây dựng đề án mở ngành …………….trình độ ……</w:t>
      </w:r>
    </w:p>
    <w:p w14:paraId="1FB01764" w14:textId="77777777" w:rsidR="00555C19" w:rsidRPr="000D1248" w:rsidRDefault="00555C19" w:rsidP="00555C19">
      <w:pPr>
        <w:jc w:val="both"/>
        <w:rPr>
          <w:b/>
        </w:rPr>
      </w:pPr>
      <w:r w:rsidRPr="000D1248">
        <w:rPr>
          <w:b/>
        </w:rPr>
        <w:t>II. Đối tượng khảo sát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6519"/>
      </w:tblGrid>
      <w:tr w:rsidR="00555C19" w:rsidRPr="000D1248" w14:paraId="5D3FFCD3" w14:textId="77777777" w:rsidTr="00555C19">
        <w:trPr>
          <w:trHeight w:val="297"/>
          <w:jc w:val="center"/>
        </w:trPr>
        <w:tc>
          <w:tcPr>
            <w:tcW w:w="960" w:type="dxa"/>
          </w:tcPr>
          <w:p w14:paraId="417E185E" w14:textId="77777777" w:rsidR="00555C19" w:rsidRPr="000D1248" w:rsidRDefault="00555C19" w:rsidP="00555C19">
            <w:pPr>
              <w:pStyle w:val="TableParagraph"/>
              <w:spacing w:before="120" w:after="120"/>
              <w:ind w:left="284" w:right="279"/>
              <w:jc w:val="center"/>
              <w:rPr>
                <w:b/>
                <w:sz w:val="26"/>
              </w:rPr>
            </w:pPr>
            <w:r w:rsidRPr="000D1248">
              <w:rPr>
                <w:b/>
                <w:sz w:val="26"/>
              </w:rPr>
              <w:t>TT</w:t>
            </w:r>
          </w:p>
        </w:tc>
        <w:tc>
          <w:tcPr>
            <w:tcW w:w="6519" w:type="dxa"/>
          </w:tcPr>
          <w:p w14:paraId="1D799B1A" w14:textId="77777777" w:rsidR="00555C19" w:rsidRPr="000D1248" w:rsidRDefault="00555C19" w:rsidP="00555C19">
            <w:pPr>
              <w:pStyle w:val="TableParagraph"/>
              <w:spacing w:before="120" w:after="120"/>
              <w:ind w:left="2183" w:right="2172"/>
              <w:jc w:val="center"/>
              <w:rPr>
                <w:b/>
                <w:sz w:val="26"/>
              </w:rPr>
            </w:pPr>
            <w:r w:rsidRPr="000D1248">
              <w:rPr>
                <w:b/>
                <w:sz w:val="26"/>
              </w:rPr>
              <w:t>Đối tượng khảo sát</w:t>
            </w:r>
          </w:p>
        </w:tc>
      </w:tr>
      <w:tr w:rsidR="00555C19" w:rsidRPr="000D1248" w14:paraId="654C8BC8" w14:textId="77777777" w:rsidTr="00555C19">
        <w:trPr>
          <w:trHeight w:val="299"/>
          <w:jc w:val="center"/>
        </w:trPr>
        <w:tc>
          <w:tcPr>
            <w:tcW w:w="960" w:type="dxa"/>
          </w:tcPr>
          <w:p w14:paraId="7AD31652" w14:textId="77777777" w:rsidR="00555C19" w:rsidRPr="000D1248" w:rsidRDefault="00555C19" w:rsidP="00555C19">
            <w:pPr>
              <w:pStyle w:val="TableParagraph"/>
              <w:spacing w:before="120" w:after="120"/>
              <w:ind w:left="10"/>
              <w:jc w:val="center"/>
              <w:rPr>
                <w:sz w:val="26"/>
              </w:rPr>
            </w:pPr>
            <w:r w:rsidRPr="000D1248">
              <w:rPr>
                <w:w w:val="99"/>
                <w:sz w:val="26"/>
              </w:rPr>
              <w:t>1</w:t>
            </w:r>
          </w:p>
        </w:tc>
        <w:tc>
          <w:tcPr>
            <w:tcW w:w="6519" w:type="dxa"/>
          </w:tcPr>
          <w:p w14:paraId="0F0C48AB" w14:textId="77777777" w:rsidR="00555C19" w:rsidRPr="000D1248" w:rsidRDefault="00555C19" w:rsidP="00555C19">
            <w:pPr>
              <w:pStyle w:val="TableParagraph"/>
              <w:spacing w:before="120" w:after="120"/>
              <w:ind w:left="108"/>
              <w:rPr>
                <w:sz w:val="26"/>
              </w:rPr>
            </w:pPr>
            <w:r w:rsidRPr="000D1248">
              <w:rPr>
                <w:sz w:val="26"/>
              </w:rPr>
              <w:t>Các chuyên gia, nhà quản lý giáo dục, giảng viên</w:t>
            </w:r>
          </w:p>
        </w:tc>
      </w:tr>
      <w:tr w:rsidR="00555C19" w:rsidRPr="000D1248" w14:paraId="64B9D962" w14:textId="77777777" w:rsidTr="00555C19">
        <w:trPr>
          <w:trHeight w:val="299"/>
          <w:jc w:val="center"/>
        </w:trPr>
        <w:tc>
          <w:tcPr>
            <w:tcW w:w="960" w:type="dxa"/>
          </w:tcPr>
          <w:p w14:paraId="449B5252" w14:textId="77777777" w:rsidR="00555C19" w:rsidRPr="000D1248" w:rsidRDefault="00555C19" w:rsidP="00555C19">
            <w:pPr>
              <w:pStyle w:val="TableParagraph"/>
              <w:spacing w:before="120" w:after="120"/>
              <w:ind w:left="10"/>
              <w:jc w:val="center"/>
              <w:rPr>
                <w:sz w:val="26"/>
              </w:rPr>
            </w:pPr>
            <w:r w:rsidRPr="000D1248">
              <w:rPr>
                <w:w w:val="99"/>
                <w:sz w:val="26"/>
              </w:rPr>
              <w:t>2</w:t>
            </w:r>
          </w:p>
        </w:tc>
        <w:tc>
          <w:tcPr>
            <w:tcW w:w="6519" w:type="dxa"/>
          </w:tcPr>
          <w:p w14:paraId="15B1E564" w14:textId="77777777" w:rsidR="00555C19" w:rsidRPr="000D1248" w:rsidRDefault="00555C19" w:rsidP="00555C19">
            <w:pPr>
              <w:pStyle w:val="TableParagraph"/>
              <w:spacing w:before="120" w:after="120"/>
              <w:ind w:left="108"/>
              <w:rPr>
                <w:sz w:val="26"/>
              </w:rPr>
            </w:pPr>
            <w:r w:rsidRPr="000D1248">
              <w:rPr>
                <w:sz w:val="26"/>
              </w:rPr>
              <w:t>Các doanh nghiệp, cơ quan sử dụng lao động</w:t>
            </w:r>
          </w:p>
        </w:tc>
      </w:tr>
      <w:tr w:rsidR="00555C19" w:rsidRPr="000D1248" w14:paraId="30B68B8D" w14:textId="77777777" w:rsidTr="00555C19">
        <w:trPr>
          <w:trHeight w:val="299"/>
          <w:jc w:val="center"/>
        </w:trPr>
        <w:tc>
          <w:tcPr>
            <w:tcW w:w="960" w:type="dxa"/>
          </w:tcPr>
          <w:p w14:paraId="48D57D50" w14:textId="77777777" w:rsidR="00555C19" w:rsidRPr="000D1248" w:rsidRDefault="00555C19" w:rsidP="00555C19">
            <w:pPr>
              <w:pStyle w:val="TableParagraph"/>
              <w:spacing w:before="120" w:after="120"/>
              <w:ind w:left="10"/>
              <w:jc w:val="center"/>
              <w:rPr>
                <w:sz w:val="26"/>
              </w:rPr>
            </w:pPr>
            <w:r w:rsidRPr="000D1248">
              <w:rPr>
                <w:w w:val="99"/>
                <w:sz w:val="26"/>
              </w:rPr>
              <w:t>3</w:t>
            </w:r>
          </w:p>
        </w:tc>
        <w:tc>
          <w:tcPr>
            <w:tcW w:w="6519" w:type="dxa"/>
          </w:tcPr>
          <w:p w14:paraId="41353171" w14:textId="77777777" w:rsidR="00555C19" w:rsidRPr="000D1248" w:rsidRDefault="00555C19" w:rsidP="00555C19">
            <w:pPr>
              <w:pStyle w:val="TableParagraph"/>
              <w:spacing w:before="120" w:after="120"/>
              <w:ind w:left="108"/>
              <w:rPr>
                <w:sz w:val="26"/>
                <w:lang w:val="en-US"/>
              </w:rPr>
            </w:pPr>
            <w:r w:rsidRPr="000D1248">
              <w:rPr>
                <w:sz w:val="26"/>
              </w:rPr>
              <w:t>Cựu người học</w:t>
            </w:r>
          </w:p>
        </w:tc>
      </w:tr>
      <w:tr w:rsidR="00555C19" w:rsidRPr="000D1248" w14:paraId="62A10D12" w14:textId="77777777" w:rsidTr="00555C19">
        <w:trPr>
          <w:trHeight w:val="297"/>
          <w:jc w:val="center"/>
        </w:trPr>
        <w:tc>
          <w:tcPr>
            <w:tcW w:w="960" w:type="dxa"/>
          </w:tcPr>
          <w:p w14:paraId="66146F58" w14:textId="77777777" w:rsidR="00555C19" w:rsidRPr="000D1248" w:rsidRDefault="00555C19" w:rsidP="00555C19">
            <w:pPr>
              <w:pStyle w:val="TableParagraph"/>
              <w:spacing w:before="120" w:after="120"/>
              <w:ind w:left="10"/>
              <w:jc w:val="center"/>
              <w:rPr>
                <w:sz w:val="26"/>
              </w:rPr>
            </w:pPr>
            <w:r w:rsidRPr="000D1248">
              <w:rPr>
                <w:w w:val="99"/>
                <w:sz w:val="26"/>
              </w:rPr>
              <w:t>4</w:t>
            </w:r>
          </w:p>
        </w:tc>
        <w:tc>
          <w:tcPr>
            <w:tcW w:w="6519" w:type="dxa"/>
          </w:tcPr>
          <w:p w14:paraId="39007BFB" w14:textId="77777777" w:rsidR="00555C19" w:rsidRPr="000D1248" w:rsidRDefault="00555C19" w:rsidP="00555C19">
            <w:pPr>
              <w:pStyle w:val="TableParagraph"/>
              <w:spacing w:before="120" w:after="120"/>
              <w:ind w:left="108"/>
              <w:rPr>
                <w:sz w:val="26"/>
              </w:rPr>
            </w:pPr>
            <w:r w:rsidRPr="000D1248">
              <w:rPr>
                <w:sz w:val="26"/>
              </w:rPr>
              <w:t>Các tổ chức xã hội nghề nghiệp</w:t>
            </w:r>
          </w:p>
        </w:tc>
      </w:tr>
      <w:tr w:rsidR="00555C19" w:rsidRPr="000D1248" w14:paraId="7DB55631" w14:textId="77777777" w:rsidTr="00555C19">
        <w:trPr>
          <w:trHeight w:val="299"/>
          <w:jc w:val="center"/>
        </w:trPr>
        <w:tc>
          <w:tcPr>
            <w:tcW w:w="960" w:type="dxa"/>
          </w:tcPr>
          <w:p w14:paraId="577F50EA" w14:textId="77777777" w:rsidR="00555C19" w:rsidRPr="000D1248" w:rsidRDefault="00555C19" w:rsidP="00555C19">
            <w:pPr>
              <w:pStyle w:val="TableParagraph"/>
              <w:spacing w:before="120" w:after="120"/>
              <w:ind w:left="10"/>
              <w:jc w:val="center"/>
              <w:rPr>
                <w:sz w:val="26"/>
              </w:rPr>
            </w:pPr>
            <w:r w:rsidRPr="000D1248">
              <w:rPr>
                <w:w w:val="99"/>
                <w:sz w:val="26"/>
              </w:rPr>
              <w:t>5</w:t>
            </w:r>
          </w:p>
        </w:tc>
        <w:tc>
          <w:tcPr>
            <w:tcW w:w="6519" w:type="dxa"/>
          </w:tcPr>
          <w:p w14:paraId="4A5017FE" w14:textId="77777777" w:rsidR="00555C19" w:rsidRPr="000D1248" w:rsidRDefault="00555C19" w:rsidP="00555C19">
            <w:pPr>
              <w:pStyle w:val="TableParagraph"/>
              <w:spacing w:before="120" w:after="120"/>
              <w:ind w:left="108"/>
              <w:rPr>
                <w:sz w:val="26"/>
              </w:rPr>
            </w:pPr>
            <w:r w:rsidRPr="000D1248">
              <w:rPr>
                <w:sz w:val="26"/>
              </w:rPr>
              <w:t>Học sinh THPT/ Sinh viên năm cuối (đối với trình độ thạc sĩ)</w:t>
            </w:r>
          </w:p>
        </w:tc>
      </w:tr>
    </w:tbl>
    <w:p w14:paraId="30B89DB9" w14:textId="77777777" w:rsidR="00555C19" w:rsidRPr="000D1248" w:rsidRDefault="00555C19" w:rsidP="00555C19">
      <w:pPr>
        <w:jc w:val="both"/>
        <w:rPr>
          <w:b/>
          <w:lang w:val="vi"/>
        </w:rPr>
      </w:pPr>
      <w:r w:rsidRPr="000D1248">
        <w:rPr>
          <w:b/>
          <w:lang w:val="vi"/>
        </w:rPr>
        <w:t xml:space="preserve">III. Nội dung và quy trình </w:t>
      </w:r>
    </w:p>
    <w:p w14:paraId="358788DE" w14:textId="77777777" w:rsidR="00555C19" w:rsidRPr="000D1248" w:rsidRDefault="00555C19" w:rsidP="00555C19">
      <w:pPr>
        <w:jc w:val="both"/>
        <w:rPr>
          <w:b/>
          <w:lang w:val="vi"/>
        </w:rPr>
      </w:pPr>
      <w:r w:rsidRPr="000D1248">
        <w:rPr>
          <w:b/>
          <w:lang w:val="vi"/>
        </w:rPr>
        <w:t>1. Nội dung</w:t>
      </w:r>
    </w:p>
    <w:p w14:paraId="2B9A6B24" w14:textId="77777777" w:rsidR="00555C19" w:rsidRPr="000D1248" w:rsidRDefault="00555C19" w:rsidP="00555C19">
      <w:pPr>
        <w:jc w:val="both"/>
        <w:rPr>
          <w:lang w:val="vi"/>
        </w:rPr>
      </w:pPr>
      <w:r w:rsidRPr="000D1248">
        <w:rPr>
          <w:lang w:val="vi"/>
        </w:rPr>
        <w:tab/>
        <w:t>Điều tra, khảo sát các mẫu đại diện để thu thập thông tin, làm cơ sở để đánh giá nhu cầu thực tiễn, sự cần thiết để xây dựng đề án mở ngành …………….trình độ ……. Nội dung của điều tra khảo sát bao gồm:</w:t>
      </w:r>
    </w:p>
    <w:p w14:paraId="5E0D0A49" w14:textId="428003E8" w:rsidR="00555C19" w:rsidRPr="000D1248" w:rsidRDefault="00555C19" w:rsidP="00555C19">
      <w:pPr>
        <w:jc w:val="both"/>
        <w:rPr>
          <w:lang w:val="vi"/>
        </w:rPr>
      </w:pPr>
      <w:r w:rsidRPr="000D1248">
        <w:rPr>
          <w:lang w:val="vi"/>
        </w:rPr>
        <w:tab/>
        <w:t xml:space="preserve">- Thông tin chung </w:t>
      </w:r>
      <w:r w:rsidR="0039233D">
        <w:t xml:space="preserve">về </w:t>
      </w:r>
      <w:r w:rsidRPr="000D1248">
        <w:rPr>
          <w:lang w:val="vi"/>
        </w:rPr>
        <w:t xml:space="preserve">nhu cầu </w:t>
      </w:r>
      <w:r w:rsidR="0039233D">
        <w:t>sử dụng</w:t>
      </w:r>
      <w:r w:rsidRPr="000D1248">
        <w:rPr>
          <w:lang w:val="vi"/>
        </w:rPr>
        <w:t xml:space="preserve"> lao động trong lĩnh vực ……tại các doanh nghiệp</w:t>
      </w:r>
      <w:r w:rsidR="00B95AF6" w:rsidRPr="000D1248">
        <w:rPr>
          <w:lang w:val="vi"/>
        </w:rPr>
        <w:t>.</w:t>
      </w:r>
    </w:p>
    <w:p w14:paraId="355073ED" w14:textId="2EA3B7C9" w:rsidR="00555C19" w:rsidRPr="000D1248" w:rsidRDefault="00555C19" w:rsidP="00555C19">
      <w:pPr>
        <w:ind w:firstLine="720"/>
        <w:jc w:val="both"/>
        <w:rPr>
          <w:lang w:val="vi"/>
        </w:rPr>
      </w:pPr>
      <w:r w:rsidRPr="000D1248">
        <w:rPr>
          <w:lang w:val="vi"/>
        </w:rPr>
        <w:t>- Thực tế về nhu cầu lao động trong lĩnh vực ……………của thị trường lao động</w:t>
      </w:r>
      <w:r w:rsidR="00B95AF6" w:rsidRPr="000D1248">
        <w:rPr>
          <w:lang w:val="vi"/>
        </w:rPr>
        <w:t>.</w:t>
      </w:r>
    </w:p>
    <w:p w14:paraId="6A7C2A08" w14:textId="77777777" w:rsidR="00555C19" w:rsidRPr="000D1248" w:rsidRDefault="00555C19" w:rsidP="00555C19">
      <w:pPr>
        <w:ind w:firstLine="720"/>
        <w:jc w:val="both"/>
        <w:rPr>
          <w:lang w:val="vi"/>
        </w:rPr>
      </w:pPr>
      <w:r w:rsidRPr="000D1248">
        <w:rPr>
          <w:lang w:val="vi"/>
        </w:rPr>
        <w:lastRenderedPageBreak/>
        <w:t>- Các khối kiến thức và các kỹ năng cần thiết, những phẩm chất, yêu cầu của nghề nghiệp phù hợp với ngành……………..</w:t>
      </w:r>
    </w:p>
    <w:p w14:paraId="38655411" w14:textId="77777777" w:rsidR="00555C19" w:rsidRPr="000D1248" w:rsidRDefault="00555C19" w:rsidP="00555C19">
      <w:pPr>
        <w:jc w:val="both"/>
        <w:rPr>
          <w:b/>
          <w:lang w:val="vi"/>
        </w:rPr>
      </w:pPr>
      <w:r w:rsidRPr="000D1248">
        <w:rPr>
          <w:b/>
          <w:lang w:val="vi"/>
        </w:rPr>
        <w:t>2. Quy trình điều tra, khảo sát</w:t>
      </w:r>
    </w:p>
    <w:tbl>
      <w:tblPr>
        <w:tblStyle w:val="TableGrid"/>
        <w:tblW w:w="8500" w:type="dxa"/>
        <w:jc w:val="center"/>
        <w:tblLook w:val="04A0" w:firstRow="1" w:lastRow="0" w:firstColumn="1" w:lastColumn="0" w:noHBand="0" w:noVBand="1"/>
      </w:tblPr>
      <w:tblGrid>
        <w:gridCol w:w="1129"/>
        <w:gridCol w:w="7371"/>
      </w:tblGrid>
      <w:tr w:rsidR="00555C19" w:rsidRPr="000D1248" w14:paraId="5B443BBA" w14:textId="77777777" w:rsidTr="00555C19">
        <w:trPr>
          <w:jc w:val="center"/>
        </w:trPr>
        <w:tc>
          <w:tcPr>
            <w:tcW w:w="1129" w:type="dxa"/>
          </w:tcPr>
          <w:p w14:paraId="2256DDE1" w14:textId="77777777" w:rsidR="00555C19" w:rsidRPr="000D1248" w:rsidRDefault="00555C19" w:rsidP="00555C19">
            <w:pPr>
              <w:spacing w:before="120" w:after="120"/>
              <w:rPr>
                <w:rFonts w:cs="Times New Roman"/>
                <w:b/>
                <w:szCs w:val="26"/>
              </w:rPr>
            </w:pPr>
            <w:r w:rsidRPr="000D1248">
              <w:rPr>
                <w:rFonts w:cs="Times New Roman"/>
                <w:b/>
                <w:szCs w:val="26"/>
              </w:rPr>
              <w:t>STT</w:t>
            </w:r>
          </w:p>
        </w:tc>
        <w:tc>
          <w:tcPr>
            <w:tcW w:w="7371" w:type="dxa"/>
          </w:tcPr>
          <w:p w14:paraId="798AC213" w14:textId="77777777" w:rsidR="00555C19" w:rsidRPr="000D1248" w:rsidRDefault="00555C19" w:rsidP="00555C19">
            <w:pPr>
              <w:spacing w:before="120" w:after="120"/>
              <w:rPr>
                <w:rFonts w:cs="Times New Roman"/>
                <w:b/>
                <w:szCs w:val="26"/>
              </w:rPr>
            </w:pPr>
            <w:r w:rsidRPr="000D1248">
              <w:rPr>
                <w:rFonts w:cs="Times New Roman"/>
                <w:b/>
                <w:szCs w:val="26"/>
              </w:rPr>
              <w:t>Quy trình điều tra, khảo sát</w:t>
            </w:r>
          </w:p>
        </w:tc>
      </w:tr>
      <w:tr w:rsidR="00555C19" w:rsidRPr="000D1248" w14:paraId="2BF59DC2" w14:textId="77777777" w:rsidTr="00555C19">
        <w:trPr>
          <w:jc w:val="center"/>
        </w:trPr>
        <w:tc>
          <w:tcPr>
            <w:tcW w:w="1129" w:type="dxa"/>
          </w:tcPr>
          <w:p w14:paraId="63B42CE7" w14:textId="77777777" w:rsidR="00555C19" w:rsidRPr="000D1248" w:rsidRDefault="00555C19" w:rsidP="00555C19">
            <w:pPr>
              <w:spacing w:before="120" w:after="120"/>
              <w:rPr>
                <w:rFonts w:cs="Times New Roman"/>
                <w:szCs w:val="26"/>
              </w:rPr>
            </w:pPr>
            <w:r w:rsidRPr="000D1248">
              <w:rPr>
                <w:rFonts w:cs="Times New Roman"/>
                <w:szCs w:val="26"/>
              </w:rPr>
              <w:t>1</w:t>
            </w:r>
          </w:p>
        </w:tc>
        <w:tc>
          <w:tcPr>
            <w:tcW w:w="7371" w:type="dxa"/>
          </w:tcPr>
          <w:p w14:paraId="122B8E0F" w14:textId="77777777" w:rsidR="00555C19" w:rsidRPr="000D1248" w:rsidRDefault="00555C19" w:rsidP="00555C19">
            <w:pPr>
              <w:spacing w:before="120" w:after="120"/>
              <w:jc w:val="both"/>
              <w:rPr>
                <w:rFonts w:cs="Times New Roman"/>
                <w:szCs w:val="26"/>
              </w:rPr>
            </w:pPr>
            <w:r w:rsidRPr="000D1248">
              <w:rPr>
                <w:rFonts w:cs="Times New Roman"/>
                <w:szCs w:val="26"/>
              </w:rPr>
              <w:t>Lên phương án điều tra, khảo sát</w:t>
            </w:r>
          </w:p>
        </w:tc>
      </w:tr>
      <w:tr w:rsidR="00555C19" w:rsidRPr="000D1248" w14:paraId="1128289A" w14:textId="77777777" w:rsidTr="00555C19">
        <w:trPr>
          <w:jc w:val="center"/>
        </w:trPr>
        <w:tc>
          <w:tcPr>
            <w:tcW w:w="1129" w:type="dxa"/>
          </w:tcPr>
          <w:p w14:paraId="08B1D9D2" w14:textId="77777777" w:rsidR="00555C19" w:rsidRPr="000D1248" w:rsidRDefault="00555C19" w:rsidP="00555C19">
            <w:pPr>
              <w:spacing w:before="120" w:after="120"/>
              <w:rPr>
                <w:rFonts w:cs="Times New Roman"/>
                <w:szCs w:val="26"/>
              </w:rPr>
            </w:pPr>
            <w:r w:rsidRPr="000D1248">
              <w:rPr>
                <w:rFonts w:cs="Times New Roman"/>
                <w:szCs w:val="26"/>
              </w:rPr>
              <w:t>2</w:t>
            </w:r>
          </w:p>
        </w:tc>
        <w:tc>
          <w:tcPr>
            <w:tcW w:w="7371" w:type="dxa"/>
          </w:tcPr>
          <w:p w14:paraId="29FE0590" w14:textId="77777777" w:rsidR="00555C19" w:rsidRPr="000D1248" w:rsidRDefault="00555C19" w:rsidP="00555C19">
            <w:pPr>
              <w:spacing w:before="120" w:after="120"/>
              <w:jc w:val="both"/>
              <w:rPr>
                <w:rFonts w:cs="Times New Roman"/>
                <w:szCs w:val="26"/>
              </w:rPr>
            </w:pPr>
            <w:r w:rsidRPr="000D1248">
              <w:rPr>
                <w:rFonts w:cs="Times New Roman"/>
                <w:szCs w:val="26"/>
              </w:rPr>
              <w:t>Lập danh sách các đối tượng lấy mẫu điều tra, khảo sát</w:t>
            </w:r>
          </w:p>
        </w:tc>
      </w:tr>
      <w:tr w:rsidR="00555C19" w:rsidRPr="000D1248" w14:paraId="1DB7A255" w14:textId="77777777" w:rsidTr="00555C19">
        <w:trPr>
          <w:jc w:val="center"/>
        </w:trPr>
        <w:tc>
          <w:tcPr>
            <w:tcW w:w="1129" w:type="dxa"/>
          </w:tcPr>
          <w:p w14:paraId="4CAA53C4" w14:textId="77777777" w:rsidR="00555C19" w:rsidRPr="000D1248" w:rsidRDefault="00555C19" w:rsidP="00555C19">
            <w:pPr>
              <w:spacing w:before="120" w:after="120"/>
              <w:rPr>
                <w:rFonts w:cs="Times New Roman"/>
                <w:szCs w:val="26"/>
              </w:rPr>
            </w:pPr>
            <w:r w:rsidRPr="000D1248">
              <w:rPr>
                <w:rFonts w:cs="Times New Roman"/>
                <w:szCs w:val="26"/>
              </w:rPr>
              <w:t>3</w:t>
            </w:r>
          </w:p>
        </w:tc>
        <w:tc>
          <w:tcPr>
            <w:tcW w:w="7371" w:type="dxa"/>
          </w:tcPr>
          <w:p w14:paraId="3D5C6C68" w14:textId="77777777" w:rsidR="00555C19" w:rsidRPr="000D1248" w:rsidRDefault="00555C19" w:rsidP="00555C19">
            <w:pPr>
              <w:spacing w:before="120" w:after="120"/>
              <w:jc w:val="both"/>
              <w:rPr>
                <w:rFonts w:cs="Times New Roman"/>
                <w:szCs w:val="26"/>
              </w:rPr>
            </w:pPr>
            <w:r w:rsidRPr="000D1248">
              <w:rPr>
                <w:rFonts w:cs="Times New Roman"/>
                <w:szCs w:val="26"/>
              </w:rPr>
              <w:t>Xây dựng, điều chỉnh phiếu điều tra, khảo sát</w:t>
            </w:r>
          </w:p>
        </w:tc>
      </w:tr>
      <w:tr w:rsidR="00555C19" w:rsidRPr="000D1248" w14:paraId="37EDF490" w14:textId="77777777" w:rsidTr="00555C19">
        <w:trPr>
          <w:jc w:val="center"/>
        </w:trPr>
        <w:tc>
          <w:tcPr>
            <w:tcW w:w="1129" w:type="dxa"/>
          </w:tcPr>
          <w:p w14:paraId="28DB5479" w14:textId="77777777" w:rsidR="00555C19" w:rsidRPr="000D1248" w:rsidRDefault="00555C19" w:rsidP="00555C19">
            <w:pPr>
              <w:spacing w:before="120" w:after="120"/>
              <w:rPr>
                <w:rFonts w:cs="Times New Roman"/>
                <w:szCs w:val="26"/>
              </w:rPr>
            </w:pPr>
            <w:r w:rsidRPr="000D1248">
              <w:rPr>
                <w:rFonts w:cs="Times New Roman"/>
                <w:szCs w:val="26"/>
              </w:rPr>
              <w:t>4</w:t>
            </w:r>
          </w:p>
        </w:tc>
        <w:tc>
          <w:tcPr>
            <w:tcW w:w="7371" w:type="dxa"/>
          </w:tcPr>
          <w:p w14:paraId="01446547" w14:textId="77777777" w:rsidR="00555C19" w:rsidRPr="000D1248" w:rsidRDefault="00555C19" w:rsidP="00555C19">
            <w:pPr>
              <w:spacing w:before="120" w:after="120"/>
              <w:jc w:val="both"/>
              <w:rPr>
                <w:rFonts w:cs="Times New Roman"/>
                <w:szCs w:val="26"/>
              </w:rPr>
            </w:pPr>
            <w:r w:rsidRPr="000D1248">
              <w:rPr>
                <w:rFonts w:cs="Times New Roman"/>
                <w:szCs w:val="26"/>
              </w:rPr>
              <w:t>Tiến hành điều chỉnh khảo sát, thu thập thông tin</w:t>
            </w:r>
          </w:p>
        </w:tc>
      </w:tr>
      <w:tr w:rsidR="00555C19" w:rsidRPr="000D1248" w14:paraId="0F79B3D6" w14:textId="77777777" w:rsidTr="00555C19">
        <w:trPr>
          <w:jc w:val="center"/>
        </w:trPr>
        <w:tc>
          <w:tcPr>
            <w:tcW w:w="1129" w:type="dxa"/>
          </w:tcPr>
          <w:p w14:paraId="3ECC12C1" w14:textId="77777777" w:rsidR="00555C19" w:rsidRPr="000D1248" w:rsidRDefault="00555C19" w:rsidP="00555C19">
            <w:pPr>
              <w:spacing w:before="120" w:after="120"/>
              <w:rPr>
                <w:rFonts w:cs="Times New Roman"/>
                <w:szCs w:val="26"/>
              </w:rPr>
            </w:pPr>
            <w:r w:rsidRPr="000D1248">
              <w:rPr>
                <w:rFonts w:cs="Times New Roman"/>
                <w:szCs w:val="26"/>
              </w:rPr>
              <w:t>5</w:t>
            </w:r>
          </w:p>
        </w:tc>
        <w:tc>
          <w:tcPr>
            <w:tcW w:w="7371" w:type="dxa"/>
          </w:tcPr>
          <w:p w14:paraId="35F83E45" w14:textId="77777777" w:rsidR="00555C19" w:rsidRPr="000D1248" w:rsidRDefault="00555C19" w:rsidP="00555C19">
            <w:pPr>
              <w:spacing w:before="120" w:after="120"/>
              <w:jc w:val="both"/>
              <w:rPr>
                <w:rFonts w:cs="Times New Roman"/>
                <w:szCs w:val="26"/>
              </w:rPr>
            </w:pPr>
            <w:r w:rsidRPr="000D1248">
              <w:rPr>
                <w:rFonts w:cs="Times New Roman"/>
                <w:szCs w:val="26"/>
              </w:rPr>
              <w:t>Phân tích số liệu viết báo cáo</w:t>
            </w:r>
          </w:p>
        </w:tc>
      </w:tr>
      <w:tr w:rsidR="00555C19" w:rsidRPr="000D1248" w14:paraId="547235D1" w14:textId="77777777" w:rsidTr="00555C19">
        <w:trPr>
          <w:jc w:val="center"/>
        </w:trPr>
        <w:tc>
          <w:tcPr>
            <w:tcW w:w="1129" w:type="dxa"/>
          </w:tcPr>
          <w:p w14:paraId="4AF4D941" w14:textId="77777777" w:rsidR="00555C19" w:rsidRPr="000D1248" w:rsidRDefault="00555C19" w:rsidP="00555C19">
            <w:pPr>
              <w:spacing w:before="120" w:after="120"/>
              <w:rPr>
                <w:rFonts w:cs="Times New Roman"/>
                <w:szCs w:val="26"/>
              </w:rPr>
            </w:pPr>
            <w:r w:rsidRPr="000D1248">
              <w:rPr>
                <w:rFonts w:cs="Times New Roman"/>
                <w:szCs w:val="26"/>
              </w:rPr>
              <w:t>6</w:t>
            </w:r>
          </w:p>
        </w:tc>
        <w:tc>
          <w:tcPr>
            <w:tcW w:w="7371" w:type="dxa"/>
          </w:tcPr>
          <w:p w14:paraId="2E3F7B84" w14:textId="77777777" w:rsidR="00555C19" w:rsidRPr="000D1248" w:rsidRDefault="00555C19" w:rsidP="00555C19">
            <w:pPr>
              <w:spacing w:before="120" w:after="120"/>
              <w:jc w:val="both"/>
              <w:rPr>
                <w:rFonts w:cs="Times New Roman"/>
                <w:szCs w:val="26"/>
              </w:rPr>
            </w:pPr>
            <w:r w:rsidRPr="000D1248">
              <w:rPr>
                <w:rFonts w:cs="Times New Roman"/>
                <w:szCs w:val="26"/>
              </w:rPr>
              <w:t>Hoàn thiện báo cáo</w:t>
            </w:r>
          </w:p>
        </w:tc>
      </w:tr>
      <w:tr w:rsidR="00555C19" w:rsidRPr="000D1248" w14:paraId="43879E92" w14:textId="77777777" w:rsidTr="00555C19">
        <w:trPr>
          <w:jc w:val="center"/>
        </w:trPr>
        <w:tc>
          <w:tcPr>
            <w:tcW w:w="1129" w:type="dxa"/>
          </w:tcPr>
          <w:p w14:paraId="3C877BFA" w14:textId="77777777" w:rsidR="00555C19" w:rsidRPr="000D1248" w:rsidRDefault="00555C19" w:rsidP="00555C19">
            <w:pPr>
              <w:spacing w:before="120" w:after="120"/>
              <w:rPr>
                <w:rFonts w:cs="Times New Roman"/>
                <w:szCs w:val="26"/>
              </w:rPr>
            </w:pPr>
            <w:r w:rsidRPr="000D1248">
              <w:rPr>
                <w:rFonts w:cs="Times New Roman"/>
                <w:szCs w:val="26"/>
              </w:rPr>
              <w:t>7</w:t>
            </w:r>
          </w:p>
        </w:tc>
        <w:tc>
          <w:tcPr>
            <w:tcW w:w="7371" w:type="dxa"/>
          </w:tcPr>
          <w:p w14:paraId="34ABF29F" w14:textId="77777777" w:rsidR="00555C19" w:rsidRPr="000D1248" w:rsidRDefault="00555C19" w:rsidP="00555C19">
            <w:pPr>
              <w:spacing w:before="120" w:after="120"/>
              <w:jc w:val="both"/>
              <w:rPr>
                <w:rFonts w:cs="Times New Roman"/>
                <w:szCs w:val="26"/>
              </w:rPr>
            </w:pPr>
            <w:r w:rsidRPr="000D1248">
              <w:rPr>
                <w:rFonts w:cs="Times New Roman"/>
                <w:szCs w:val="26"/>
              </w:rPr>
              <w:t>Tổng hợp đánh giá</w:t>
            </w:r>
          </w:p>
        </w:tc>
      </w:tr>
    </w:tbl>
    <w:p w14:paraId="44DB1497" w14:textId="77777777" w:rsidR="00555C19" w:rsidRPr="000D1248" w:rsidRDefault="00555C19" w:rsidP="00555C19">
      <w:pPr>
        <w:jc w:val="both"/>
      </w:pPr>
      <w:r w:rsidRPr="000D1248">
        <w:t>a. Yêu cầu về sản phẩm</w:t>
      </w:r>
    </w:p>
    <w:p w14:paraId="23B1BE9F" w14:textId="77777777" w:rsidR="00555C19" w:rsidRPr="000D1248" w:rsidRDefault="00555C19" w:rsidP="00555C19">
      <w:pPr>
        <w:jc w:val="both"/>
      </w:pPr>
      <w:r w:rsidRPr="000D1248">
        <w:tab/>
        <w:t>Các quy trình điều tra khảo sát, lấy mẫu phù hợp để thu thập thông tin, số liệu</w:t>
      </w:r>
    </w:p>
    <w:p w14:paraId="74EAA476" w14:textId="77777777" w:rsidR="00555C19" w:rsidRPr="000D1248" w:rsidRDefault="00555C19" w:rsidP="00555C19">
      <w:pPr>
        <w:jc w:val="both"/>
      </w:pPr>
      <w:r w:rsidRPr="000D1248">
        <w:tab/>
        <w:t>Báo cáo, đề xuất cụ thể các nội dung phù hợp để xây dựng mục tiêu, chuẩn đầu ra, khung chương trình đào tạo.</w:t>
      </w:r>
    </w:p>
    <w:p w14:paraId="68B446BD" w14:textId="77777777" w:rsidR="00555C19" w:rsidRPr="000D1248" w:rsidRDefault="00555C19" w:rsidP="00555C19">
      <w:pPr>
        <w:jc w:val="both"/>
      </w:pPr>
      <w:r w:rsidRPr="000D1248">
        <w:t>b. Phân công công việc: Danh sách nhân sự kèm theo Kế hoạch này …</w:t>
      </w:r>
    </w:p>
    <w:p w14:paraId="670AB4DF" w14:textId="77777777" w:rsidR="00555C19" w:rsidRPr="000D1248" w:rsidRDefault="00555C19" w:rsidP="00555C19">
      <w:pPr>
        <w:tabs>
          <w:tab w:val="center" w:pos="6521"/>
        </w:tabs>
        <w:jc w:val="both"/>
        <w:rPr>
          <w:b/>
        </w:rPr>
      </w:pPr>
      <w:r w:rsidRPr="000D1248">
        <w:tab/>
      </w:r>
      <w:r w:rsidRPr="000D1248">
        <w:rPr>
          <w:b/>
        </w:rPr>
        <w:t>TRƯỞNG KHOA</w:t>
      </w:r>
    </w:p>
    <w:p w14:paraId="20C9C4A7" w14:textId="77777777" w:rsidR="00555C19" w:rsidRPr="000D1248" w:rsidRDefault="00555C19" w:rsidP="00555C19">
      <w:pPr>
        <w:tabs>
          <w:tab w:val="center" w:pos="6521"/>
        </w:tabs>
        <w:jc w:val="both"/>
        <w:rPr>
          <w:b/>
        </w:rPr>
      </w:pPr>
    </w:p>
    <w:p w14:paraId="7789F4E2" w14:textId="77777777" w:rsidR="00555C19" w:rsidRPr="000D1248" w:rsidRDefault="00555C19" w:rsidP="00555C19">
      <w:pPr>
        <w:tabs>
          <w:tab w:val="center" w:pos="6521"/>
        </w:tabs>
        <w:jc w:val="both"/>
        <w:rPr>
          <w:b/>
        </w:rPr>
      </w:pPr>
    </w:p>
    <w:p w14:paraId="0284877A" w14:textId="77777777" w:rsidR="00555C19" w:rsidRPr="000D1248" w:rsidRDefault="00555C19" w:rsidP="00555C19">
      <w:pPr>
        <w:tabs>
          <w:tab w:val="center" w:pos="6521"/>
        </w:tabs>
        <w:jc w:val="both"/>
        <w:rPr>
          <w:b/>
        </w:rPr>
      </w:pPr>
    </w:p>
    <w:p w14:paraId="314E1316" w14:textId="77777777" w:rsidR="00555C19" w:rsidRPr="000D1248" w:rsidRDefault="00555C19" w:rsidP="00555C19">
      <w:pPr>
        <w:tabs>
          <w:tab w:val="center" w:pos="6521"/>
        </w:tabs>
        <w:jc w:val="both"/>
        <w:rPr>
          <w:b/>
        </w:rPr>
      </w:pPr>
    </w:p>
    <w:p w14:paraId="1B3EFC94" w14:textId="77777777" w:rsidR="00555C19" w:rsidRPr="000D1248" w:rsidRDefault="00555C19" w:rsidP="00555C19">
      <w:pPr>
        <w:tabs>
          <w:tab w:val="center" w:pos="6521"/>
        </w:tabs>
        <w:jc w:val="both"/>
        <w:rPr>
          <w:b/>
        </w:rPr>
      </w:pPr>
    </w:p>
    <w:p w14:paraId="5A6C6C1E" w14:textId="77777777" w:rsidR="00555C19" w:rsidRPr="000D1248" w:rsidRDefault="00555C19" w:rsidP="00555C19">
      <w:pPr>
        <w:tabs>
          <w:tab w:val="center" w:pos="6521"/>
        </w:tabs>
        <w:jc w:val="both"/>
        <w:rPr>
          <w:b/>
        </w:rPr>
      </w:pPr>
    </w:p>
    <w:p w14:paraId="0C7C9723" w14:textId="77777777" w:rsidR="00555C19" w:rsidRPr="000D1248" w:rsidRDefault="00555C19" w:rsidP="00555C19">
      <w:pPr>
        <w:tabs>
          <w:tab w:val="center" w:pos="6521"/>
        </w:tabs>
        <w:jc w:val="both"/>
        <w:rPr>
          <w:b/>
        </w:rPr>
      </w:pPr>
    </w:p>
    <w:p w14:paraId="22BEE432" w14:textId="77777777" w:rsidR="00555C19" w:rsidRPr="000D1248" w:rsidRDefault="00555C19" w:rsidP="00555C19">
      <w:pPr>
        <w:tabs>
          <w:tab w:val="center" w:pos="6521"/>
        </w:tabs>
        <w:jc w:val="both"/>
        <w:rPr>
          <w:b/>
        </w:rPr>
      </w:pPr>
    </w:p>
    <w:p w14:paraId="10451AC6" w14:textId="77777777" w:rsidR="00555C19" w:rsidRPr="000D1248" w:rsidRDefault="00555C19" w:rsidP="00555C19">
      <w:pPr>
        <w:tabs>
          <w:tab w:val="center" w:pos="6521"/>
        </w:tabs>
        <w:jc w:val="both"/>
        <w:rPr>
          <w:b/>
        </w:rPr>
      </w:pPr>
    </w:p>
    <w:p w14:paraId="4620D1C8" w14:textId="77777777" w:rsidR="00555C19" w:rsidRPr="000D1248" w:rsidRDefault="00555C19" w:rsidP="00555C19">
      <w:pPr>
        <w:tabs>
          <w:tab w:val="center" w:pos="6521"/>
        </w:tabs>
        <w:jc w:val="both"/>
        <w:rPr>
          <w:b/>
        </w:rPr>
      </w:pPr>
    </w:p>
    <w:p w14:paraId="0346FFFC" w14:textId="55D72111" w:rsidR="00B95AF6" w:rsidRPr="000D1248" w:rsidRDefault="00B95AF6" w:rsidP="00555C19">
      <w:pPr>
        <w:tabs>
          <w:tab w:val="center" w:pos="6521"/>
        </w:tabs>
        <w:jc w:val="both"/>
        <w:rPr>
          <w:b/>
        </w:rPr>
        <w:sectPr w:rsidR="00B95AF6" w:rsidRPr="000D1248" w:rsidSect="005F7B22">
          <w:pgSz w:w="11907" w:h="16839" w:code="9"/>
          <w:pgMar w:top="851" w:right="851" w:bottom="851" w:left="1134" w:header="720" w:footer="261" w:gutter="0"/>
          <w:cols w:space="720"/>
          <w:docGrid w:linePitch="360"/>
        </w:sectPr>
      </w:pPr>
    </w:p>
    <w:p w14:paraId="61A023CB" w14:textId="391C5DB3" w:rsidR="00555C19" w:rsidRPr="000D1248" w:rsidRDefault="00555C19" w:rsidP="00555C19">
      <w:pPr>
        <w:tabs>
          <w:tab w:val="center" w:pos="6521"/>
        </w:tabs>
        <w:jc w:val="both"/>
        <w:rPr>
          <w:b/>
        </w:rPr>
      </w:pPr>
      <w:r w:rsidRPr="000D1248">
        <w:rPr>
          <w:b/>
        </w:rPr>
        <w:lastRenderedPageBreak/>
        <w:t>Mẫu 4: Báo cáo kết quả khảo sát</w:t>
      </w:r>
    </w:p>
    <w:tbl>
      <w:tblPr>
        <w:tblW w:w="11250" w:type="dxa"/>
        <w:tblInd w:w="-612" w:type="dxa"/>
        <w:tblLayout w:type="fixed"/>
        <w:tblLook w:val="04A0" w:firstRow="1" w:lastRow="0" w:firstColumn="1" w:lastColumn="0" w:noHBand="0" w:noVBand="1"/>
      </w:tblPr>
      <w:tblGrid>
        <w:gridCol w:w="5220"/>
        <w:gridCol w:w="6030"/>
      </w:tblGrid>
      <w:tr w:rsidR="00555C19" w:rsidRPr="000D1248" w14:paraId="48345C94" w14:textId="77777777" w:rsidTr="00555C19">
        <w:tc>
          <w:tcPr>
            <w:tcW w:w="5220" w:type="dxa"/>
            <w:vAlign w:val="center"/>
            <w:hideMark/>
          </w:tcPr>
          <w:p w14:paraId="46A3C72E" w14:textId="77777777" w:rsidR="00555C19" w:rsidRPr="00082D4B" w:rsidRDefault="00555C19" w:rsidP="00082D4B">
            <w:pPr>
              <w:spacing w:before="0" w:after="0" w:line="240" w:lineRule="auto"/>
              <w:rPr>
                <w:rFonts w:eastAsia="Times New Roman"/>
                <w:bCs/>
                <w:sz w:val="24"/>
                <w:szCs w:val="24"/>
              </w:rPr>
            </w:pPr>
            <w:r w:rsidRPr="00082D4B">
              <w:rPr>
                <w:rFonts w:eastAsia="Times New Roman"/>
                <w:bCs/>
                <w:sz w:val="24"/>
                <w:szCs w:val="24"/>
              </w:rPr>
              <w:t>TRƯỜNG ĐẠI HỌC</w:t>
            </w:r>
            <w:r w:rsidRPr="00082D4B">
              <w:rPr>
                <w:rFonts w:eastAsia="Times New Roman"/>
                <w:bCs/>
                <w:sz w:val="24"/>
                <w:szCs w:val="24"/>
              </w:rPr>
              <w:br/>
              <w:t>KINH TẾ - KỸ THUẬT CÔNG NGHIỆP</w:t>
            </w:r>
          </w:p>
          <w:p w14:paraId="578A1130" w14:textId="53469374" w:rsidR="00082D4B" w:rsidRPr="000D1248" w:rsidRDefault="00082D4B" w:rsidP="00082D4B">
            <w:pPr>
              <w:spacing w:before="0" w:after="0" w:line="240" w:lineRule="auto"/>
              <w:rPr>
                <w:rFonts w:eastAsia="Times New Roman"/>
                <w:sz w:val="24"/>
                <w:szCs w:val="24"/>
              </w:rPr>
            </w:pPr>
            <w:r>
              <w:rPr>
                <w:rFonts w:eastAsia="Times New Roman"/>
                <w:b/>
                <w:bCs/>
                <w:sz w:val="24"/>
                <w:szCs w:val="24"/>
              </w:rPr>
              <w:t>KHOA: ………………………</w:t>
            </w:r>
          </w:p>
        </w:tc>
        <w:tc>
          <w:tcPr>
            <w:tcW w:w="6030" w:type="dxa"/>
            <w:vAlign w:val="center"/>
            <w:hideMark/>
          </w:tcPr>
          <w:p w14:paraId="66C25499" w14:textId="2E762525" w:rsidR="00555C19" w:rsidRPr="00082D4B" w:rsidRDefault="00082D4B" w:rsidP="00555C19">
            <w:pPr>
              <w:spacing w:line="240" w:lineRule="auto"/>
              <w:rPr>
                <w:rFonts w:eastAsia="Times New Roman"/>
                <w:sz w:val="24"/>
                <w:szCs w:val="24"/>
              </w:rPr>
            </w:pPr>
            <w:r>
              <w:rPr>
                <w:rFonts w:eastAsia="Times New Roman"/>
                <w:b/>
                <w:bCs/>
                <w:noProof/>
                <w:sz w:val="24"/>
                <w:szCs w:val="24"/>
              </w:rPr>
              <mc:AlternateContent>
                <mc:Choice Requires="wps">
                  <w:drawing>
                    <wp:anchor distT="0" distB="0" distL="114300" distR="114300" simplePos="0" relativeHeight="251947008" behindDoc="0" locked="0" layoutInCell="1" allowOverlap="1" wp14:anchorId="057BD383" wp14:editId="39BBDC35">
                      <wp:simplePos x="0" y="0"/>
                      <wp:positionH relativeFrom="column">
                        <wp:posOffset>944714</wp:posOffset>
                      </wp:positionH>
                      <wp:positionV relativeFrom="paragraph">
                        <wp:posOffset>462777</wp:posOffset>
                      </wp:positionV>
                      <wp:extent cx="1789044" cy="7951"/>
                      <wp:effectExtent l="0" t="0" r="20955" b="30480"/>
                      <wp:wrapNone/>
                      <wp:docPr id="31" name="Straight Connector 31"/>
                      <wp:cNvGraphicFramePr/>
                      <a:graphic xmlns:a="http://schemas.openxmlformats.org/drawingml/2006/main">
                        <a:graphicData uri="http://schemas.microsoft.com/office/word/2010/wordprocessingShape">
                          <wps:wsp>
                            <wps:cNvCnPr/>
                            <wps:spPr>
                              <a:xfrm flipV="1">
                                <a:off x="0" y="0"/>
                                <a:ext cx="1789044"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F58ACAD" id="Straight Connector 31" o:spid="_x0000_s1026" style="position:absolute;flip:y;z-index:251947008;visibility:visible;mso-wrap-style:square;mso-wrap-distance-left:9pt;mso-wrap-distance-top:0;mso-wrap-distance-right:9pt;mso-wrap-distance-bottom:0;mso-position-horizontal:absolute;mso-position-horizontal-relative:text;mso-position-vertical:absolute;mso-position-vertical-relative:text" from="74.4pt,36.45pt" to="215.2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" strokecolor="black [3200]" strokeweight=".5pt">
                      <v:stroke joinstyle="miter"/>
                    </v:line>
                  </w:pict>
                </mc:Fallback>
              </mc:AlternateContent>
            </w:r>
            <w:r w:rsidR="00555C19" w:rsidRPr="00082D4B">
              <w:rPr>
                <w:rFonts w:eastAsia="Times New Roman"/>
                <w:b/>
                <w:bCs/>
                <w:sz w:val="24"/>
                <w:szCs w:val="24"/>
              </w:rPr>
              <w:t>CỘNG HÒA XÃ HỘI CHỦ NGHĨA VIỆT NAM</w:t>
            </w:r>
            <w:r w:rsidR="00555C19" w:rsidRPr="00082D4B">
              <w:rPr>
                <w:rFonts w:eastAsia="Times New Roman"/>
                <w:b/>
                <w:bCs/>
                <w:sz w:val="24"/>
                <w:szCs w:val="24"/>
              </w:rPr>
              <w:br/>
              <w:t>Độc lập - Tự do - Hạnh phúc</w:t>
            </w:r>
          </w:p>
        </w:tc>
      </w:tr>
    </w:tbl>
    <w:p w14:paraId="292339A2" w14:textId="5CBD8629" w:rsidR="00555C19" w:rsidRPr="000D1248" w:rsidRDefault="00082D4B" w:rsidP="00082D4B">
      <w:pPr>
        <w:spacing w:after="0" w:line="360" w:lineRule="auto"/>
        <w:rPr>
          <w:rFonts w:eastAsia="Times New Roman"/>
          <w:b/>
          <w:bCs/>
          <w:sz w:val="24"/>
          <w:szCs w:val="24"/>
        </w:rPr>
      </w:pPr>
      <w:r>
        <w:rPr>
          <w:rFonts w:eastAsia="Times New Roman"/>
          <w:b/>
          <w:bCs/>
          <w:noProof/>
          <w:sz w:val="24"/>
          <w:szCs w:val="24"/>
        </w:rPr>
        <mc:AlternateContent>
          <mc:Choice Requires="wps">
            <w:drawing>
              <wp:anchor distT="0" distB="0" distL="114300" distR="114300" simplePos="0" relativeHeight="251945984" behindDoc="0" locked="0" layoutInCell="1" allowOverlap="1" wp14:anchorId="456539D1" wp14:editId="27016F92">
                <wp:simplePos x="0" y="0"/>
                <wp:positionH relativeFrom="column">
                  <wp:posOffset>456703</wp:posOffset>
                </wp:positionH>
                <wp:positionV relativeFrom="paragraph">
                  <wp:posOffset>56267</wp:posOffset>
                </wp:positionV>
                <wp:extent cx="1693628" cy="0"/>
                <wp:effectExtent l="0" t="0" r="20955" b="19050"/>
                <wp:wrapNone/>
                <wp:docPr id="27" name="Straight Connector 27"/>
                <wp:cNvGraphicFramePr/>
                <a:graphic xmlns:a="http://schemas.openxmlformats.org/drawingml/2006/main">
                  <a:graphicData uri="http://schemas.microsoft.com/office/word/2010/wordprocessingShape">
                    <wps:wsp>
                      <wps:cNvCnPr/>
                      <wps:spPr>
                        <a:xfrm>
                          <a:off x="0" y="0"/>
                          <a:ext cx="16936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270D1AA" id="Straight Connector 27" o:spid="_x0000_s1026" style="position:absolute;z-index:251945984;visibility:visible;mso-wrap-style:square;mso-wrap-distance-left:9pt;mso-wrap-distance-top:0;mso-wrap-distance-right:9pt;mso-wrap-distance-bottom:0;mso-position-horizontal:absolute;mso-position-horizontal-relative:text;mso-position-vertical:absolute;mso-position-vertical-relative:text" from="35.95pt,4.45pt" to="169.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" strokecolor="black [3200]" strokeweight=".5pt">
                <v:stroke joinstyle="miter"/>
              </v:line>
            </w:pict>
          </mc:Fallback>
        </mc:AlternateContent>
      </w:r>
    </w:p>
    <w:p w14:paraId="4766D325" w14:textId="77777777" w:rsidR="00555C19" w:rsidRPr="000D1248" w:rsidRDefault="00555C19" w:rsidP="00CF4687">
      <w:pPr>
        <w:spacing w:after="0" w:line="240" w:lineRule="auto"/>
        <w:rPr>
          <w:rFonts w:eastAsia="Times New Roman"/>
          <w:b/>
          <w:bCs/>
          <w:sz w:val="24"/>
          <w:szCs w:val="24"/>
        </w:rPr>
      </w:pPr>
      <w:r w:rsidRPr="000D1248">
        <w:rPr>
          <w:rFonts w:eastAsia="Times New Roman"/>
          <w:b/>
          <w:bCs/>
          <w:sz w:val="24"/>
          <w:szCs w:val="24"/>
        </w:rPr>
        <w:t>BÁO CÁO KẾT QUẢ KHẢO SÁT</w:t>
      </w:r>
    </w:p>
    <w:p w14:paraId="4EBEFD5E" w14:textId="77777777" w:rsidR="00555C19" w:rsidRPr="000D1248" w:rsidRDefault="00555C19" w:rsidP="00CF4687">
      <w:pPr>
        <w:spacing w:after="0" w:line="240" w:lineRule="auto"/>
        <w:jc w:val="both"/>
        <w:rPr>
          <w:b/>
          <w:sz w:val="24"/>
          <w:szCs w:val="24"/>
        </w:rPr>
      </w:pPr>
      <w:r w:rsidRPr="000D1248">
        <w:rPr>
          <w:rFonts w:eastAsia="Times New Roman"/>
          <w:b/>
          <w:bCs/>
          <w:sz w:val="24"/>
          <w:szCs w:val="24"/>
        </w:rPr>
        <w:br/>
      </w:r>
      <w:r w:rsidRPr="000D1248">
        <w:rPr>
          <w:b/>
          <w:sz w:val="24"/>
          <w:szCs w:val="24"/>
        </w:rPr>
        <w:t>I. THÔNG TIN CHUNG</w:t>
      </w:r>
    </w:p>
    <w:p w14:paraId="100AF191" w14:textId="77777777" w:rsidR="00555C19" w:rsidRPr="000D1248" w:rsidRDefault="00555C19" w:rsidP="00CF4687">
      <w:pPr>
        <w:spacing w:after="0" w:line="240" w:lineRule="auto"/>
        <w:jc w:val="both"/>
        <w:rPr>
          <w:sz w:val="24"/>
          <w:szCs w:val="24"/>
        </w:rPr>
      </w:pPr>
      <w:r w:rsidRPr="000D1248">
        <w:rPr>
          <w:sz w:val="24"/>
          <w:szCs w:val="24"/>
        </w:rPr>
        <w:t>- Thời gian khảo sát:</w:t>
      </w:r>
    </w:p>
    <w:p w14:paraId="0EE2092B" w14:textId="77777777" w:rsidR="00555C19" w:rsidRPr="000D1248" w:rsidRDefault="00555C19" w:rsidP="00CF4687">
      <w:pPr>
        <w:spacing w:after="0" w:line="240" w:lineRule="auto"/>
        <w:jc w:val="both"/>
        <w:rPr>
          <w:sz w:val="24"/>
          <w:szCs w:val="24"/>
        </w:rPr>
      </w:pPr>
      <w:r w:rsidRPr="000D1248">
        <w:rPr>
          <w:sz w:val="24"/>
          <w:szCs w:val="24"/>
        </w:rPr>
        <w:t>- Đối tượng khảo sát:</w:t>
      </w:r>
    </w:p>
    <w:p w14:paraId="108660A9" w14:textId="77777777" w:rsidR="00555C19" w:rsidRPr="000D1248" w:rsidRDefault="00555C19" w:rsidP="00CF4687">
      <w:pPr>
        <w:spacing w:after="0" w:line="240" w:lineRule="auto"/>
        <w:jc w:val="both"/>
        <w:rPr>
          <w:sz w:val="24"/>
          <w:szCs w:val="24"/>
        </w:rPr>
      </w:pPr>
      <w:r w:rsidRPr="000D1248">
        <w:rPr>
          <w:sz w:val="24"/>
          <w:szCs w:val="24"/>
        </w:rPr>
        <w:t>- Nội dung khảo sát:</w:t>
      </w:r>
    </w:p>
    <w:p w14:paraId="0E36E30D" w14:textId="77777777" w:rsidR="00555C19" w:rsidRPr="000D1248" w:rsidRDefault="00555C19" w:rsidP="00CF4687">
      <w:pPr>
        <w:spacing w:after="0" w:line="240" w:lineRule="auto"/>
        <w:jc w:val="both"/>
        <w:rPr>
          <w:b/>
          <w:sz w:val="24"/>
          <w:szCs w:val="24"/>
        </w:rPr>
      </w:pPr>
      <w:r w:rsidRPr="000D1248">
        <w:rPr>
          <w:b/>
          <w:sz w:val="24"/>
          <w:szCs w:val="24"/>
        </w:rPr>
        <w:t>II. PHƯƠNG PHÁP KHẢO SÁT</w:t>
      </w:r>
    </w:p>
    <w:p w14:paraId="6AB13147" w14:textId="77777777" w:rsidR="00555C19" w:rsidRPr="000D1248" w:rsidRDefault="00555C19" w:rsidP="00CF4687">
      <w:pPr>
        <w:spacing w:after="0" w:line="240" w:lineRule="auto"/>
        <w:jc w:val="both"/>
        <w:rPr>
          <w:sz w:val="24"/>
          <w:szCs w:val="24"/>
        </w:rPr>
      </w:pPr>
      <w:r w:rsidRPr="000D1248">
        <w:rPr>
          <w:sz w:val="24"/>
          <w:szCs w:val="24"/>
        </w:rPr>
        <w:t>1. Cách tiếp cận các đối tượng khảo sát</w:t>
      </w:r>
    </w:p>
    <w:p w14:paraId="2ABC5C8B" w14:textId="77777777" w:rsidR="00555C19" w:rsidRPr="000D1248" w:rsidRDefault="00555C19" w:rsidP="00CF4687">
      <w:pPr>
        <w:spacing w:after="0" w:line="240" w:lineRule="auto"/>
        <w:jc w:val="both"/>
        <w:rPr>
          <w:sz w:val="24"/>
          <w:szCs w:val="24"/>
        </w:rPr>
      </w:pPr>
      <w:r w:rsidRPr="000D1248">
        <w:rPr>
          <w:sz w:val="24"/>
          <w:szCs w:val="24"/>
        </w:rPr>
        <w:t>2. Công cụ khảo sát</w:t>
      </w:r>
    </w:p>
    <w:p w14:paraId="1736FB9E" w14:textId="77777777" w:rsidR="00555C19" w:rsidRPr="000D1248" w:rsidRDefault="00555C19" w:rsidP="00CF4687">
      <w:pPr>
        <w:spacing w:after="0" w:line="240" w:lineRule="auto"/>
        <w:jc w:val="both"/>
        <w:rPr>
          <w:b/>
          <w:sz w:val="24"/>
          <w:szCs w:val="24"/>
        </w:rPr>
      </w:pPr>
      <w:r w:rsidRPr="000D1248">
        <w:rPr>
          <w:b/>
          <w:sz w:val="24"/>
          <w:szCs w:val="24"/>
        </w:rPr>
        <w:t>III. KẾT QUẢ KHẢO SÁT</w:t>
      </w:r>
    </w:p>
    <w:p w14:paraId="335F9BF0" w14:textId="77777777" w:rsidR="00555C19" w:rsidRPr="000D1248" w:rsidRDefault="00555C19" w:rsidP="00CF4687">
      <w:pPr>
        <w:spacing w:after="0" w:line="240" w:lineRule="auto"/>
        <w:jc w:val="both"/>
        <w:rPr>
          <w:sz w:val="24"/>
          <w:szCs w:val="24"/>
        </w:rPr>
      </w:pPr>
      <w:r w:rsidRPr="000D1248">
        <w:rPr>
          <w:sz w:val="24"/>
          <w:szCs w:val="24"/>
        </w:rPr>
        <w:t>1. Kết quả khảo sát về nhu cầu nhân lực của Chuyên gia/Doanh nghiệp (Phân tích)/Tổ chức XHNN</w:t>
      </w:r>
    </w:p>
    <w:p w14:paraId="57FD3C1F" w14:textId="77777777" w:rsidR="00CF4687" w:rsidRDefault="00CF4687" w:rsidP="00CF4687">
      <w:pPr>
        <w:spacing w:after="0" w:line="240" w:lineRule="auto"/>
        <w:jc w:val="both"/>
        <w:rPr>
          <w:sz w:val="24"/>
          <w:szCs w:val="24"/>
        </w:rPr>
      </w:pPr>
      <w:r>
        <w:rPr>
          <w:sz w:val="24"/>
          <w:szCs w:val="24"/>
        </w:rPr>
        <w:t>1.1. Chuyên gia</w:t>
      </w:r>
    </w:p>
    <w:p w14:paraId="75EE2139" w14:textId="780AF8F1" w:rsidR="00555C19" w:rsidRPr="000D1248" w:rsidRDefault="00555C19" w:rsidP="00CF4687">
      <w:pPr>
        <w:spacing w:after="0" w:line="240" w:lineRule="auto"/>
        <w:rPr>
          <w:sz w:val="24"/>
          <w:szCs w:val="24"/>
        </w:rPr>
      </w:pPr>
      <w:r w:rsidRPr="000D1248">
        <w:rPr>
          <w:sz w:val="24"/>
          <w:szCs w:val="24"/>
        </w:rPr>
        <w:t>………………………………………………………………………………………………………</w:t>
      </w:r>
    </w:p>
    <w:p w14:paraId="637A558C" w14:textId="11A4D25E" w:rsidR="00CF4687" w:rsidRDefault="00CF4687" w:rsidP="00CF4687">
      <w:pPr>
        <w:spacing w:after="0" w:line="240" w:lineRule="auto"/>
        <w:jc w:val="both"/>
        <w:rPr>
          <w:sz w:val="24"/>
          <w:szCs w:val="24"/>
        </w:rPr>
      </w:pPr>
      <w:r>
        <w:rPr>
          <w:sz w:val="24"/>
          <w:szCs w:val="24"/>
        </w:rPr>
        <w:t>1.2. Doanh nghiệp</w:t>
      </w:r>
    </w:p>
    <w:p w14:paraId="1BD9E49C" w14:textId="77777777" w:rsidR="00CF4687" w:rsidRPr="000D1248" w:rsidRDefault="00CF4687" w:rsidP="00CF4687">
      <w:pPr>
        <w:spacing w:after="0" w:line="240" w:lineRule="auto"/>
        <w:rPr>
          <w:sz w:val="24"/>
          <w:szCs w:val="24"/>
        </w:rPr>
      </w:pPr>
      <w:r w:rsidRPr="000D1248">
        <w:rPr>
          <w:sz w:val="24"/>
          <w:szCs w:val="24"/>
        </w:rPr>
        <w:t>………………………………………………………………………………………………………</w:t>
      </w:r>
    </w:p>
    <w:p w14:paraId="5F2E7C3E" w14:textId="05CE6308" w:rsidR="00CF4687" w:rsidRDefault="00CF4687" w:rsidP="00CF4687">
      <w:pPr>
        <w:spacing w:after="0" w:line="240" w:lineRule="auto"/>
        <w:jc w:val="both"/>
        <w:rPr>
          <w:sz w:val="24"/>
          <w:szCs w:val="24"/>
        </w:rPr>
      </w:pPr>
      <w:r>
        <w:rPr>
          <w:sz w:val="24"/>
          <w:szCs w:val="24"/>
        </w:rPr>
        <w:t>1.3. Tổ chức xã hội nghề nghiệp</w:t>
      </w:r>
    </w:p>
    <w:p w14:paraId="55E461D8" w14:textId="77777777" w:rsidR="00CF4687" w:rsidRPr="000D1248" w:rsidRDefault="00CF4687" w:rsidP="00CF4687">
      <w:pPr>
        <w:spacing w:after="0" w:line="240" w:lineRule="auto"/>
        <w:rPr>
          <w:sz w:val="24"/>
          <w:szCs w:val="24"/>
        </w:rPr>
      </w:pPr>
      <w:r w:rsidRPr="000D1248">
        <w:rPr>
          <w:sz w:val="24"/>
          <w:szCs w:val="24"/>
        </w:rPr>
        <w:t>………………………………………………………………………………………………………</w:t>
      </w:r>
    </w:p>
    <w:p w14:paraId="1B6916BA" w14:textId="77777777" w:rsidR="00555C19" w:rsidRDefault="00555C19" w:rsidP="00CF4687">
      <w:pPr>
        <w:spacing w:after="0" w:line="240" w:lineRule="auto"/>
        <w:jc w:val="both"/>
        <w:rPr>
          <w:sz w:val="24"/>
          <w:szCs w:val="24"/>
        </w:rPr>
      </w:pPr>
      <w:r w:rsidRPr="000D1248">
        <w:rPr>
          <w:sz w:val="24"/>
          <w:szCs w:val="24"/>
        </w:rPr>
        <w:t>2. Kết quả khảo sát nhu cầu của Giảng viên/ Cựu người học/ Sinh viên năm cuối/ học sinh phổ thông trung học</w:t>
      </w:r>
    </w:p>
    <w:p w14:paraId="16EABA78" w14:textId="1C11C824" w:rsidR="00CF4687" w:rsidRDefault="00CF4687" w:rsidP="00CF4687">
      <w:pPr>
        <w:spacing w:after="0" w:line="240" w:lineRule="auto"/>
        <w:jc w:val="both"/>
        <w:rPr>
          <w:sz w:val="24"/>
          <w:szCs w:val="24"/>
        </w:rPr>
      </w:pPr>
      <w:r>
        <w:rPr>
          <w:sz w:val="24"/>
          <w:szCs w:val="24"/>
        </w:rPr>
        <w:t>2.1. Giảng viên</w:t>
      </w:r>
    </w:p>
    <w:p w14:paraId="6504CE05" w14:textId="3927E40A" w:rsidR="00CB6CD4" w:rsidRDefault="00CB6CD4" w:rsidP="00CB6CD4">
      <w:pPr>
        <w:spacing w:after="0" w:line="240" w:lineRule="auto"/>
        <w:rPr>
          <w:sz w:val="24"/>
          <w:szCs w:val="24"/>
        </w:rPr>
      </w:pPr>
      <w:r w:rsidRPr="000D1248">
        <w:rPr>
          <w:sz w:val="24"/>
          <w:szCs w:val="24"/>
        </w:rPr>
        <w:t>………………………………………………………………………………………………………</w:t>
      </w:r>
    </w:p>
    <w:p w14:paraId="23B8E944" w14:textId="7BC447F7" w:rsidR="00CF4687" w:rsidRDefault="00CF4687" w:rsidP="00CF4687">
      <w:pPr>
        <w:spacing w:after="0" w:line="240" w:lineRule="auto"/>
        <w:jc w:val="both"/>
        <w:rPr>
          <w:sz w:val="24"/>
          <w:szCs w:val="24"/>
        </w:rPr>
      </w:pPr>
      <w:r>
        <w:rPr>
          <w:sz w:val="24"/>
          <w:szCs w:val="24"/>
        </w:rPr>
        <w:t>2.2. Cựu người học</w:t>
      </w:r>
    </w:p>
    <w:p w14:paraId="5BA7E070" w14:textId="6167C63D" w:rsidR="00CB6CD4" w:rsidRDefault="00CB6CD4" w:rsidP="00CB6CD4">
      <w:pPr>
        <w:spacing w:after="0" w:line="240" w:lineRule="auto"/>
        <w:rPr>
          <w:sz w:val="24"/>
          <w:szCs w:val="24"/>
        </w:rPr>
      </w:pPr>
      <w:r w:rsidRPr="000D1248">
        <w:rPr>
          <w:sz w:val="24"/>
          <w:szCs w:val="24"/>
        </w:rPr>
        <w:t>………………………………………………………………………………………………………</w:t>
      </w:r>
    </w:p>
    <w:p w14:paraId="55090083" w14:textId="12890AC0" w:rsidR="00CF4687" w:rsidRDefault="00CF4687" w:rsidP="00CF4687">
      <w:pPr>
        <w:spacing w:after="0" w:line="240" w:lineRule="auto"/>
        <w:jc w:val="both"/>
        <w:rPr>
          <w:sz w:val="24"/>
          <w:szCs w:val="24"/>
        </w:rPr>
      </w:pPr>
      <w:r>
        <w:rPr>
          <w:sz w:val="24"/>
          <w:szCs w:val="24"/>
        </w:rPr>
        <w:t>2.3. Sinh viên năm cuối</w:t>
      </w:r>
      <w:r w:rsidR="00CB6CD4">
        <w:rPr>
          <w:sz w:val="24"/>
          <w:szCs w:val="24"/>
        </w:rPr>
        <w:t xml:space="preserve"> (Trình độ thạc sĩ)</w:t>
      </w:r>
    </w:p>
    <w:p w14:paraId="20CB2BC6" w14:textId="75593F5F" w:rsidR="00CB6CD4" w:rsidRDefault="00CB6CD4" w:rsidP="00CB6CD4">
      <w:pPr>
        <w:spacing w:after="0" w:line="240" w:lineRule="auto"/>
        <w:rPr>
          <w:sz w:val="24"/>
          <w:szCs w:val="24"/>
        </w:rPr>
      </w:pPr>
      <w:r w:rsidRPr="000D1248">
        <w:rPr>
          <w:sz w:val="24"/>
          <w:szCs w:val="24"/>
        </w:rPr>
        <w:t>………………………………………………………………………………………………………</w:t>
      </w:r>
    </w:p>
    <w:p w14:paraId="28B530DD" w14:textId="14E2C2D7" w:rsidR="00CB6CD4" w:rsidRDefault="00CB6CD4" w:rsidP="00CF4687">
      <w:pPr>
        <w:spacing w:after="0" w:line="240" w:lineRule="auto"/>
        <w:jc w:val="both"/>
        <w:rPr>
          <w:sz w:val="24"/>
          <w:szCs w:val="24"/>
        </w:rPr>
      </w:pPr>
      <w:r>
        <w:rPr>
          <w:sz w:val="24"/>
          <w:szCs w:val="24"/>
        </w:rPr>
        <w:t>2.4. Học sinh THPT</w:t>
      </w:r>
    </w:p>
    <w:p w14:paraId="2D37C25D" w14:textId="49D79B48" w:rsidR="00CB6CD4" w:rsidRDefault="00CB6CD4" w:rsidP="00CB6CD4">
      <w:pPr>
        <w:spacing w:after="0" w:line="240" w:lineRule="auto"/>
        <w:rPr>
          <w:sz w:val="24"/>
          <w:szCs w:val="24"/>
        </w:rPr>
      </w:pPr>
      <w:r w:rsidRPr="000D1248">
        <w:rPr>
          <w:sz w:val="24"/>
          <w:szCs w:val="24"/>
        </w:rPr>
        <w:t>………………………………………………………………………………………………………</w:t>
      </w:r>
    </w:p>
    <w:p w14:paraId="66A24B90" w14:textId="77777777" w:rsidR="00555C19" w:rsidRPr="000D1248" w:rsidRDefault="00555C19" w:rsidP="00CF4687">
      <w:pPr>
        <w:spacing w:after="0" w:line="240" w:lineRule="auto"/>
        <w:jc w:val="both"/>
        <w:rPr>
          <w:sz w:val="24"/>
          <w:szCs w:val="24"/>
        </w:rPr>
      </w:pPr>
      <w:r w:rsidRPr="000D1248">
        <w:rPr>
          <w:sz w:val="24"/>
          <w:szCs w:val="24"/>
        </w:rPr>
        <w:t>IV. KẾT LUẬN</w:t>
      </w:r>
    </w:p>
    <w:tbl>
      <w:tblPr>
        <w:tblW w:w="0" w:type="auto"/>
        <w:tblLook w:val="04A0" w:firstRow="1" w:lastRow="0" w:firstColumn="1" w:lastColumn="0" w:noHBand="0" w:noVBand="1"/>
      </w:tblPr>
      <w:tblGrid>
        <w:gridCol w:w="4932"/>
        <w:gridCol w:w="4932"/>
      </w:tblGrid>
      <w:tr w:rsidR="00555C19" w:rsidRPr="000D1248" w14:paraId="2B3D6AE9" w14:textId="77777777" w:rsidTr="00555C19">
        <w:tc>
          <w:tcPr>
            <w:tcW w:w="4932" w:type="dxa"/>
          </w:tcPr>
          <w:p w14:paraId="7B39C4E7" w14:textId="77777777" w:rsidR="00555C19" w:rsidRPr="000D1248" w:rsidRDefault="00555C19" w:rsidP="00CF4687">
            <w:pPr>
              <w:spacing w:after="0" w:line="240" w:lineRule="auto"/>
              <w:rPr>
                <w:b/>
                <w:sz w:val="24"/>
                <w:szCs w:val="24"/>
              </w:rPr>
            </w:pPr>
            <w:r w:rsidRPr="000D1248">
              <w:rPr>
                <w:b/>
                <w:sz w:val="24"/>
                <w:szCs w:val="24"/>
              </w:rPr>
              <w:t>TRƯỞNG KHOA</w:t>
            </w:r>
          </w:p>
        </w:tc>
        <w:tc>
          <w:tcPr>
            <w:tcW w:w="4932" w:type="dxa"/>
          </w:tcPr>
          <w:p w14:paraId="7243B9D7" w14:textId="77777777" w:rsidR="00555C19" w:rsidRPr="000D1248" w:rsidRDefault="00555C19" w:rsidP="00CF4687">
            <w:pPr>
              <w:spacing w:after="0" w:line="240" w:lineRule="auto"/>
              <w:rPr>
                <w:b/>
                <w:sz w:val="24"/>
                <w:szCs w:val="24"/>
              </w:rPr>
            </w:pPr>
            <w:r w:rsidRPr="000D1248">
              <w:rPr>
                <w:b/>
                <w:sz w:val="24"/>
                <w:szCs w:val="24"/>
              </w:rPr>
              <w:t>NGƯỜI LẬP BÁO CÁO</w:t>
            </w:r>
          </w:p>
        </w:tc>
      </w:tr>
      <w:tr w:rsidR="00555C19" w:rsidRPr="000D1248" w14:paraId="7C9F79B1" w14:textId="77777777" w:rsidTr="00555C19">
        <w:tc>
          <w:tcPr>
            <w:tcW w:w="4932" w:type="dxa"/>
          </w:tcPr>
          <w:p w14:paraId="6E3B4595" w14:textId="77777777" w:rsidR="00555C19" w:rsidRPr="000D1248" w:rsidRDefault="00555C19" w:rsidP="00CF4687">
            <w:pPr>
              <w:spacing w:after="0" w:line="240" w:lineRule="auto"/>
              <w:rPr>
                <w:sz w:val="24"/>
                <w:szCs w:val="24"/>
              </w:rPr>
            </w:pPr>
          </w:p>
        </w:tc>
        <w:tc>
          <w:tcPr>
            <w:tcW w:w="4932" w:type="dxa"/>
          </w:tcPr>
          <w:p w14:paraId="72E95645" w14:textId="77777777" w:rsidR="00555C19" w:rsidRPr="000D1248" w:rsidRDefault="00555C19" w:rsidP="00CF4687">
            <w:pPr>
              <w:spacing w:after="0" w:line="240" w:lineRule="auto"/>
              <w:rPr>
                <w:sz w:val="24"/>
                <w:szCs w:val="24"/>
              </w:rPr>
            </w:pPr>
          </w:p>
        </w:tc>
      </w:tr>
    </w:tbl>
    <w:p w14:paraId="0D0C7969" w14:textId="77777777" w:rsidR="00555C19" w:rsidRPr="000D1248" w:rsidRDefault="00555C19" w:rsidP="00CF4687">
      <w:pPr>
        <w:spacing w:after="0" w:line="240" w:lineRule="auto"/>
        <w:rPr>
          <w:sz w:val="24"/>
          <w:szCs w:val="24"/>
        </w:rPr>
      </w:pPr>
    </w:p>
    <w:p w14:paraId="329A593B" w14:textId="77777777" w:rsidR="00555C19" w:rsidRPr="000D1248" w:rsidRDefault="00555C19" w:rsidP="00555C19">
      <w:pPr>
        <w:jc w:val="both"/>
        <w:rPr>
          <w:sz w:val="24"/>
          <w:szCs w:val="24"/>
        </w:rPr>
      </w:pPr>
    </w:p>
    <w:p w14:paraId="0CC03404" w14:textId="77777777" w:rsidR="00B95AF6" w:rsidRPr="000D1248" w:rsidRDefault="00B95AF6" w:rsidP="00555C19">
      <w:pPr>
        <w:jc w:val="both"/>
        <w:rPr>
          <w:b/>
        </w:rPr>
        <w:sectPr w:rsidR="00B95AF6" w:rsidRPr="000D1248" w:rsidSect="005F7B22">
          <w:pgSz w:w="11907" w:h="16839" w:code="9"/>
          <w:pgMar w:top="851" w:right="851" w:bottom="851" w:left="1134" w:header="720" w:footer="261" w:gutter="0"/>
          <w:cols w:space="720"/>
          <w:docGrid w:linePitch="360"/>
        </w:sectPr>
      </w:pPr>
    </w:p>
    <w:p w14:paraId="665E0D17" w14:textId="41A908B7" w:rsidR="00555C19" w:rsidRPr="000D1248" w:rsidRDefault="00555C19" w:rsidP="00555C19">
      <w:pPr>
        <w:jc w:val="both"/>
        <w:rPr>
          <w:b/>
        </w:rPr>
      </w:pPr>
      <w:r w:rsidRPr="000D1248">
        <w:rPr>
          <w:b/>
        </w:rPr>
        <w:lastRenderedPageBreak/>
        <w:t>Mẫu 5: Phiếu tự đánh giá điều kiện để đề xuất chủ trương mở ngành</w:t>
      </w:r>
    </w:p>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390"/>
      </w:tblGrid>
      <w:tr w:rsidR="00555C19" w:rsidRPr="000D1248" w14:paraId="75D3760C" w14:textId="77777777" w:rsidTr="00555C19">
        <w:tc>
          <w:tcPr>
            <w:tcW w:w="4675" w:type="dxa"/>
          </w:tcPr>
          <w:p w14:paraId="41291155" w14:textId="77777777" w:rsidR="00555C19" w:rsidRPr="000D1248" w:rsidRDefault="00555C19" w:rsidP="00555C19">
            <w:pPr>
              <w:widowControl w:val="0"/>
              <w:spacing w:line="320" w:lineRule="exact"/>
              <w:ind w:right="6"/>
              <w:rPr>
                <w:rFonts w:eastAsia="Times New Roman" w:cs="Times New Roman"/>
                <w:sz w:val="24"/>
                <w:szCs w:val="24"/>
              </w:rPr>
            </w:pPr>
            <w:r w:rsidRPr="000D1248">
              <w:rPr>
                <w:rFonts w:eastAsia="Times New Roman" w:cs="Times New Roman"/>
                <w:sz w:val="24"/>
                <w:szCs w:val="24"/>
              </w:rPr>
              <w:t>TRƯỜNG ĐẠI HỌC</w:t>
            </w:r>
          </w:p>
          <w:p w14:paraId="5F8ACBE2" w14:textId="77777777" w:rsidR="00555C19" w:rsidRPr="000D1248" w:rsidRDefault="00555C19" w:rsidP="00555C19">
            <w:pPr>
              <w:widowControl w:val="0"/>
              <w:spacing w:line="320" w:lineRule="exact"/>
              <w:ind w:right="6"/>
              <w:rPr>
                <w:rFonts w:eastAsia="Times New Roman" w:cs="Times New Roman"/>
                <w:b/>
                <w:sz w:val="24"/>
                <w:szCs w:val="24"/>
              </w:rPr>
            </w:pPr>
            <w:r w:rsidRPr="000D1248">
              <w:rPr>
                <w:rFonts w:eastAsia="Times New Roman"/>
                <w:noProof/>
                <w:sz w:val="30"/>
                <w:szCs w:val="30"/>
              </w:rPr>
              <mc:AlternateContent>
                <mc:Choice Requires="wps">
                  <w:drawing>
                    <wp:anchor distT="0" distB="0" distL="114300" distR="114300" simplePos="0" relativeHeight="251798528" behindDoc="0" locked="0" layoutInCell="1" allowOverlap="1" wp14:anchorId="19EC3063" wp14:editId="15090223">
                      <wp:simplePos x="0" y="0"/>
                      <wp:positionH relativeFrom="column">
                        <wp:posOffset>767715</wp:posOffset>
                      </wp:positionH>
                      <wp:positionV relativeFrom="paragraph">
                        <wp:posOffset>511598</wp:posOffset>
                      </wp:positionV>
                      <wp:extent cx="1327150" cy="0"/>
                      <wp:effectExtent l="0" t="0" r="25400" b="19050"/>
                      <wp:wrapNone/>
                      <wp:docPr id="44" name="Straight Connector 44"/>
                      <wp:cNvGraphicFramePr/>
                      <a:graphic xmlns:a="http://schemas.openxmlformats.org/drawingml/2006/main">
                        <a:graphicData uri="http://schemas.microsoft.com/office/word/2010/wordprocessingShape">
                          <wps:wsp>
                            <wps:cNvCnPr/>
                            <wps:spPr>
                              <a:xfrm>
                                <a:off x="0" y="0"/>
                                <a:ext cx="1327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67D4D3C" id="Straight Connector 44" o:spid="_x0000_s1026" style="position:absolute;z-index:251798528;visibility:visible;mso-wrap-style:square;mso-wrap-distance-left:9pt;mso-wrap-distance-top:0;mso-wrap-distance-right:9pt;mso-wrap-distance-bottom:0;mso-position-horizontal:absolute;mso-position-horizontal-relative:text;mso-position-vertical:absolute;mso-position-vertical-relative:text" from="60.45pt,40.3pt" to="164.9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" strokecolor="black [3200]" strokeweight="1pt">
                      <v:stroke joinstyle="miter"/>
                    </v:line>
                  </w:pict>
                </mc:Fallback>
              </mc:AlternateContent>
            </w:r>
            <w:r w:rsidRPr="000D1248">
              <w:rPr>
                <w:rFonts w:eastAsia="Times New Roman" w:cs="Times New Roman"/>
                <w:sz w:val="24"/>
                <w:szCs w:val="24"/>
              </w:rPr>
              <w:t>KINH TẾ - KỸ THUẬT CÔNG NGHIỆP</w:t>
            </w:r>
            <w:r w:rsidRPr="000D1248">
              <w:rPr>
                <w:rFonts w:eastAsia="Times New Roman" w:cs="Times New Roman"/>
                <w:b/>
                <w:noProof/>
                <w:sz w:val="30"/>
                <w:szCs w:val="30"/>
              </w:rPr>
              <w:t xml:space="preserve"> </w:t>
            </w:r>
            <w:r w:rsidRPr="000D1248">
              <w:rPr>
                <w:rFonts w:eastAsia="Times New Roman" w:cs="Times New Roman"/>
                <w:b/>
                <w:sz w:val="24"/>
                <w:szCs w:val="24"/>
              </w:rPr>
              <w:t>KHOA……………………..</w:t>
            </w:r>
          </w:p>
        </w:tc>
        <w:tc>
          <w:tcPr>
            <w:tcW w:w="5390" w:type="dxa"/>
          </w:tcPr>
          <w:p w14:paraId="6ABC8D6B" w14:textId="77777777" w:rsidR="00555C19" w:rsidRPr="000D1248" w:rsidRDefault="00555C19" w:rsidP="00555C19">
            <w:pPr>
              <w:widowControl w:val="0"/>
              <w:spacing w:line="320" w:lineRule="exact"/>
              <w:ind w:right="6"/>
              <w:rPr>
                <w:rFonts w:eastAsia="Times New Roman" w:cs="Times New Roman"/>
                <w:b/>
                <w:sz w:val="24"/>
                <w:szCs w:val="24"/>
              </w:rPr>
            </w:pPr>
            <w:r w:rsidRPr="000D1248">
              <w:rPr>
                <w:rFonts w:eastAsia="Times New Roman" w:cs="Times New Roman"/>
                <w:b/>
                <w:sz w:val="24"/>
                <w:szCs w:val="24"/>
              </w:rPr>
              <w:t>CỘNG HÒA XÃ HỘI CHỦ NGHĨA VIỆT NAM</w:t>
            </w:r>
          </w:p>
          <w:p w14:paraId="5E8A266C" w14:textId="77777777" w:rsidR="00555C19" w:rsidRPr="000D1248" w:rsidRDefault="00555C19" w:rsidP="00555C19">
            <w:pPr>
              <w:widowControl w:val="0"/>
              <w:spacing w:line="320" w:lineRule="exact"/>
              <w:ind w:right="6"/>
              <w:rPr>
                <w:rFonts w:eastAsia="Times New Roman" w:cs="Times New Roman"/>
                <w:b/>
                <w:sz w:val="24"/>
                <w:szCs w:val="24"/>
              </w:rPr>
            </w:pPr>
            <w:r w:rsidRPr="000D1248">
              <w:rPr>
                <w:rFonts w:eastAsia="Times New Roman"/>
                <w:b/>
                <w:noProof/>
                <w:sz w:val="30"/>
                <w:szCs w:val="30"/>
              </w:rPr>
              <mc:AlternateContent>
                <mc:Choice Requires="wps">
                  <w:drawing>
                    <wp:anchor distT="0" distB="0" distL="114300" distR="114300" simplePos="0" relativeHeight="251799552" behindDoc="0" locked="0" layoutInCell="1" allowOverlap="1" wp14:anchorId="15A3A6B9" wp14:editId="423FCEEA">
                      <wp:simplePos x="0" y="0"/>
                      <wp:positionH relativeFrom="column">
                        <wp:posOffset>701040</wp:posOffset>
                      </wp:positionH>
                      <wp:positionV relativeFrom="paragraph">
                        <wp:posOffset>310515</wp:posOffset>
                      </wp:positionV>
                      <wp:extent cx="1841500" cy="0"/>
                      <wp:effectExtent l="0" t="0" r="25400" b="19050"/>
                      <wp:wrapNone/>
                      <wp:docPr id="45" name="Straight Connector 45"/>
                      <wp:cNvGraphicFramePr/>
                      <a:graphic xmlns:a="http://schemas.openxmlformats.org/drawingml/2006/main">
                        <a:graphicData uri="http://schemas.microsoft.com/office/word/2010/wordprocessingShape">
                          <wps:wsp>
                            <wps:cNvCnPr/>
                            <wps:spPr>
                              <a:xfrm>
                                <a:off x="0" y="0"/>
                                <a:ext cx="18415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EBD387B" id="Straight Connector 45" o:spid="_x0000_s1026" style="position:absolute;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2pt,24.45pt" to="200.2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" strokecolor="black [3200]" strokeweight="1pt">
                      <v:stroke joinstyle="miter"/>
                    </v:line>
                  </w:pict>
                </mc:Fallback>
              </mc:AlternateContent>
            </w:r>
            <w:r w:rsidRPr="000D1248">
              <w:rPr>
                <w:rFonts w:eastAsia="Times New Roman" w:cs="Times New Roman"/>
                <w:b/>
                <w:sz w:val="24"/>
                <w:szCs w:val="24"/>
              </w:rPr>
              <w:t>Độc lập – Tự do – Hạnh phúc</w:t>
            </w:r>
          </w:p>
          <w:p w14:paraId="74F0F44B" w14:textId="77777777" w:rsidR="00555C19" w:rsidRPr="000D1248" w:rsidRDefault="00555C19" w:rsidP="00555C19">
            <w:pPr>
              <w:widowControl w:val="0"/>
              <w:spacing w:line="320" w:lineRule="exact"/>
              <w:ind w:right="6"/>
              <w:rPr>
                <w:rFonts w:eastAsia="Times New Roman" w:cs="Times New Roman"/>
                <w:b/>
                <w:sz w:val="24"/>
                <w:szCs w:val="24"/>
              </w:rPr>
            </w:pPr>
          </w:p>
          <w:p w14:paraId="5AD8D323" w14:textId="77777777" w:rsidR="00555C19" w:rsidRPr="000D1248" w:rsidRDefault="00555C19" w:rsidP="00555C19">
            <w:pPr>
              <w:widowControl w:val="0"/>
              <w:spacing w:line="320" w:lineRule="exact"/>
              <w:ind w:right="6"/>
              <w:rPr>
                <w:rFonts w:eastAsia="Times New Roman" w:cs="Times New Roman"/>
                <w:b/>
                <w:sz w:val="24"/>
                <w:szCs w:val="24"/>
              </w:rPr>
            </w:pPr>
          </w:p>
          <w:p w14:paraId="4B28C326" w14:textId="77777777" w:rsidR="00555C19" w:rsidRPr="000D1248" w:rsidRDefault="00555C19" w:rsidP="00555C19">
            <w:pPr>
              <w:widowControl w:val="0"/>
              <w:spacing w:line="320" w:lineRule="exact"/>
              <w:ind w:right="6"/>
              <w:rPr>
                <w:rFonts w:eastAsia="Times New Roman" w:cs="Times New Roman"/>
                <w:i/>
                <w:sz w:val="24"/>
                <w:szCs w:val="24"/>
              </w:rPr>
            </w:pPr>
            <w:r w:rsidRPr="000D1248">
              <w:rPr>
                <w:rFonts w:eastAsia="Times New Roman" w:cs="Times New Roman"/>
                <w:i/>
                <w:sz w:val="24"/>
                <w:szCs w:val="24"/>
              </w:rPr>
              <w:t>Hà Nội, ngày        tháng      năm</w:t>
            </w:r>
          </w:p>
        </w:tc>
      </w:tr>
    </w:tbl>
    <w:p w14:paraId="4BF8F32E" w14:textId="77777777" w:rsidR="00555C19" w:rsidRPr="000D1248" w:rsidRDefault="00555C19" w:rsidP="00555C19">
      <w:pPr>
        <w:widowControl w:val="0"/>
        <w:pBdr>
          <w:top w:val="nil"/>
          <w:left w:val="nil"/>
          <w:bottom w:val="nil"/>
          <w:right w:val="nil"/>
          <w:between w:val="nil"/>
        </w:pBdr>
        <w:spacing w:line="400" w:lineRule="exact"/>
        <w:ind w:left="765" w:right="760"/>
        <w:rPr>
          <w:rFonts w:eastAsia="Times New Roman"/>
          <w:b/>
          <w:sz w:val="30"/>
          <w:szCs w:val="30"/>
        </w:rPr>
      </w:pPr>
      <w:r w:rsidRPr="000D1248">
        <w:rPr>
          <w:rFonts w:eastAsia="Times New Roman"/>
          <w:b/>
          <w:sz w:val="30"/>
          <w:szCs w:val="30"/>
        </w:rPr>
        <w:t xml:space="preserve">PHIẾU TỰ ĐÁNH GIÁ ĐIỀU KIỆN </w:t>
      </w:r>
    </w:p>
    <w:p w14:paraId="28961536" w14:textId="77777777" w:rsidR="00555C19" w:rsidRPr="000D1248" w:rsidRDefault="00555C19" w:rsidP="00555C19">
      <w:pPr>
        <w:widowControl w:val="0"/>
        <w:pBdr>
          <w:top w:val="nil"/>
          <w:left w:val="nil"/>
          <w:bottom w:val="nil"/>
          <w:right w:val="nil"/>
          <w:between w:val="nil"/>
        </w:pBdr>
        <w:spacing w:line="400" w:lineRule="exact"/>
        <w:ind w:left="765" w:right="760"/>
        <w:rPr>
          <w:rFonts w:eastAsia="Times New Roman"/>
          <w:b/>
          <w:sz w:val="30"/>
          <w:szCs w:val="30"/>
        </w:rPr>
      </w:pPr>
      <w:r w:rsidRPr="000D1248">
        <w:rPr>
          <w:rFonts w:eastAsia="Times New Roman"/>
          <w:b/>
          <w:sz w:val="30"/>
          <w:szCs w:val="30"/>
        </w:rPr>
        <w:t xml:space="preserve">ĐỂ ĐỀ XUẤT CHỦ TRƯƠNG MỞ NGÀNH ĐÀO TẠO </w:t>
      </w:r>
    </w:p>
    <w:p w14:paraId="20B888DE" w14:textId="77777777" w:rsidR="00555C19" w:rsidRPr="000D1248" w:rsidRDefault="00555C19" w:rsidP="00555C19">
      <w:pPr>
        <w:widowControl w:val="0"/>
        <w:pBdr>
          <w:top w:val="nil"/>
          <w:left w:val="nil"/>
          <w:bottom w:val="nil"/>
          <w:right w:val="nil"/>
          <w:between w:val="nil"/>
        </w:pBdr>
        <w:spacing w:before="98" w:line="240" w:lineRule="auto"/>
        <w:ind w:left="628"/>
        <w:rPr>
          <w:rFonts w:eastAsia="Times New Roman"/>
          <w:sz w:val="25"/>
          <w:szCs w:val="25"/>
        </w:rPr>
      </w:pPr>
    </w:p>
    <w:p w14:paraId="626774BA" w14:textId="77777777" w:rsidR="00555C19" w:rsidRPr="000D1248" w:rsidRDefault="00555C19" w:rsidP="00B95AF6">
      <w:pPr>
        <w:widowControl w:val="0"/>
        <w:pBdr>
          <w:top w:val="nil"/>
          <w:left w:val="nil"/>
          <w:bottom w:val="nil"/>
          <w:right w:val="nil"/>
          <w:between w:val="nil"/>
        </w:pBdr>
        <w:spacing w:before="98" w:line="240" w:lineRule="auto"/>
        <w:ind w:left="628"/>
        <w:jc w:val="left"/>
        <w:rPr>
          <w:rFonts w:eastAsia="Times New Roman"/>
          <w:sz w:val="25"/>
          <w:szCs w:val="25"/>
        </w:rPr>
      </w:pPr>
      <w:r w:rsidRPr="000D1248">
        <w:rPr>
          <w:rFonts w:eastAsia="Times New Roman"/>
          <w:sz w:val="25"/>
          <w:szCs w:val="25"/>
        </w:rPr>
        <w:t xml:space="preserve">Tên ngành đào tạo: ……………..  </w:t>
      </w:r>
    </w:p>
    <w:p w14:paraId="35F5F9BC" w14:textId="77777777" w:rsidR="00555C19" w:rsidRPr="000D1248" w:rsidRDefault="00555C19" w:rsidP="00B95AF6">
      <w:pPr>
        <w:widowControl w:val="0"/>
        <w:pBdr>
          <w:top w:val="nil"/>
          <w:left w:val="nil"/>
          <w:bottom w:val="nil"/>
          <w:right w:val="nil"/>
          <w:between w:val="nil"/>
        </w:pBdr>
        <w:spacing w:before="96" w:line="240" w:lineRule="auto"/>
        <w:ind w:left="627"/>
        <w:jc w:val="left"/>
        <w:rPr>
          <w:rFonts w:eastAsia="Times New Roman"/>
          <w:i/>
          <w:sz w:val="25"/>
          <w:szCs w:val="25"/>
        </w:rPr>
      </w:pPr>
      <w:r w:rsidRPr="000D1248">
        <w:rPr>
          <w:rFonts w:eastAsia="Times New Roman"/>
          <w:sz w:val="25"/>
          <w:szCs w:val="25"/>
        </w:rPr>
        <w:t xml:space="preserve">Mã ngành: </w:t>
      </w:r>
      <w:r w:rsidRPr="000D1248">
        <w:rPr>
          <w:rFonts w:eastAsia="Times New Roman"/>
          <w:i/>
          <w:sz w:val="25"/>
          <w:szCs w:val="25"/>
        </w:rPr>
        <w:t xml:space="preserve">(ghi mã ngành cấp IV) </w:t>
      </w:r>
    </w:p>
    <w:p w14:paraId="387A65EF" w14:textId="77777777" w:rsidR="00555C19" w:rsidRPr="000D1248" w:rsidRDefault="00555C19" w:rsidP="00B95AF6">
      <w:pPr>
        <w:widowControl w:val="0"/>
        <w:pBdr>
          <w:top w:val="nil"/>
          <w:left w:val="nil"/>
          <w:bottom w:val="nil"/>
          <w:right w:val="nil"/>
          <w:between w:val="nil"/>
        </w:pBdr>
        <w:spacing w:before="98" w:line="240" w:lineRule="auto"/>
        <w:ind w:left="631"/>
        <w:jc w:val="left"/>
        <w:rPr>
          <w:rFonts w:eastAsia="Times New Roman"/>
          <w:sz w:val="25"/>
          <w:szCs w:val="25"/>
        </w:rPr>
      </w:pPr>
      <w:r w:rsidRPr="000D1248">
        <w:rPr>
          <w:rFonts w:eastAsia="Times New Roman"/>
          <w:sz w:val="25"/>
          <w:szCs w:val="25"/>
        </w:rPr>
        <w:t>Chuyên ngành: (</w:t>
      </w:r>
      <w:r w:rsidRPr="000D1248">
        <w:rPr>
          <w:rFonts w:eastAsia="Times New Roman"/>
          <w:i/>
          <w:sz w:val="25"/>
          <w:szCs w:val="25"/>
        </w:rPr>
        <w:t>Nếu không có thì bỏ dòng này</w:t>
      </w:r>
      <w:r w:rsidRPr="000D1248">
        <w:rPr>
          <w:rFonts w:eastAsia="Times New Roman"/>
          <w:sz w:val="25"/>
          <w:szCs w:val="25"/>
        </w:rPr>
        <w:t xml:space="preserve">) </w:t>
      </w:r>
    </w:p>
    <w:p w14:paraId="4AA543FC" w14:textId="77777777" w:rsidR="00555C19" w:rsidRPr="000D1248" w:rsidRDefault="00555C19" w:rsidP="00B95AF6">
      <w:pPr>
        <w:widowControl w:val="0"/>
        <w:pBdr>
          <w:top w:val="nil"/>
          <w:left w:val="nil"/>
          <w:bottom w:val="nil"/>
          <w:right w:val="nil"/>
          <w:between w:val="nil"/>
        </w:pBdr>
        <w:spacing w:before="98" w:line="240" w:lineRule="auto"/>
        <w:ind w:left="628"/>
        <w:jc w:val="left"/>
        <w:rPr>
          <w:rFonts w:eastAsia="Times New Roman"/>
          <w:i/>
          <w:sz w:val="25"/>
          <w:szCs w:val="25"/>
        </w:rPr>
      </w:pPr>
      <w:r w:rsidRPr="000D1248">
        <w:rPr>
          <w:rFonts w:eastAsia="Times New Roman"/>
          <w:sz w:val="25"/>
          <w:szCs w:val="25"/>
        </w:rPr>
        <w:t xml:space="preserve">Trình độ: </w:t>
      </w:r>
      <w:r w:rsidRPr="000D1248">
        <w:rPr>
          <w:rFonts w:eastAsia="Times New Roman"/>
          <w:i/>
          <w:sz w:val="25"/>
          <w:szCs w:val="25"/>
        </w:rPr>
        <w:t xml:space="preserve">Tiến sĩ/Thạc sĩ/Đại học </w:t>
      </w:r>
    </w:p>
    <w:p w14:paraId="412E034C" w14:textId="77777777" w:rsidR="00555C19" w:rsidRPr="000D1248" w:rsidRDefault="00555C19" w:rsidP="00B95AF6">
      <w:pPr>
        <w:widowControl w:val="0"/>
        <w:pBdr>
          <w:top w:val="nil"/>
          <w:left w:val="nil"/>
          <w:bottom w:val="nil"/>
          <w:right w:val="nil"/>
          <w:between w:val="nil"/>
        </w:pBdr>
        <w:spacing w:before="95" w:line="240" w:lineRule="auto"/>
        <w:ind w:left="628"/>
        <w:jc w:val="left"/>
        <w:rPr>
          <w:rFonts w:eastAsia="Times New Roman"/>
          <w:sz w:val="25"/>
          <w:szCs w:val="25"/>
        </w:rPr>
      </w:pPr>
      <w:r w:rsidRPr="000D1248">
        <w:rPr>
          <w:rFonts w:eastAsia="Times New Roman"/>
          <w:sz w:val="25"/>
          <w:szCs w:val="25"/>
        </w:rPr>
        <w:t>Đơn vị đề xuất mở ngành: Khoa…………………</w:t>
      </w:r>
    </w:p>
    <w:p w14:paraId="1D4151E7" w14:textId="77777777" w:rsidR="00555C19" w:rsidRPr="000D1248" w:rsidRDefault="00555C19" w:rsidP="00555C19">
      <w:pPr>
        <w:widowControl w:val="0"/>
        <w:pBdr>
          <w:top w:val="nil"/>
          <w:left w:val="nil"/>
          <w:bottom w:val="nil"/>
          <w:right w:val="nil"/>
          <w:between w:val="nil"/>
        </w:pBdr>
        <w:spacing w:before="95" w:line="240" w:lineRule="auto"/>
        <w:ind w:left="628"/>
        <w:rPr>
          <w:rFonts w:eastAsia="Times New Roman"/>
          <w:sz w:val="25"/>
          <w:szCs w:val="25"/>
        </w:rPr>
      </w:pP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6"/>
        <w:gridCol w:w="3655"/>
        <w:gridCol w:w="4045"/>
        <w:gridCol w:w="1547"/>
      </w:tblGrid>
      <w:tr w:rsidR="00555C19" w:rsidRPr="000D1248" w14:paraId="4A1B8E0A" w14:textId="77777777" w:rsidTr="00B95AF6">
        <w:trPr>
          <w:trHeight w:val="926"/>
          <w:tblHeader/>
        </w:trPr>
        <w:tc>
          <w:tcPr>
            <w:tcW w:w="666" w:type="dxa"/>
            <w:tcMar>
              <w:top w:w="100" w:type="dxa"/>
              <w:left w:w="100" w:type="dxa"/>
              <w:bottom w:w="100" w:type="dxa"/>
              <w:right w:w="100" w:type="dxa"/>
            </w:tcMar>
            <w:vAlign w:val="center"/>
          </w:tcPr>
          <w:p w14:paraId="6DEFD5D8" w14:textId="449847A2" w:rsidR="00555C19" w:rsidRPr="000D1248" w:rsidRDefault="00555C19" w:rsidP="00B95AF6">
            <w:pPr>
              <w:widowControl w:val="0"/>
              <w:pBdr>
                <w:top w:val="nil"/>
                <w:left w:val="nil"/>
                <w:bottom w:val="nil"/>
                <w:right w:val="nil"/>
                <w:between w:val="nil"/>
              </w:pBdr>
              <w:spacing w:before="0" w:after="0" w:line="240" w:lineRule="auto"/>
              <w:rPr>
                <w:rFonts w:eastAsia="Times New Roman"/>
                <w:b/>
                <w:sz w:val="25"/>
                <w:szCs w:val="25"/>
              </w:rPr>
            </w:pPr>
            <w:r w:rsidRPr="000D1248">
              <w:rPr>
                <w:rFonts w:eastAsia="Times New Roman"/>
                <w:b/>
                <w:sz w:val="25"/>
                <w:szCs w:val="25"/>
              </w:rPr>
              <w:t>TT</w:t>
            </w:r>
          </w:p>
        </w:tc>
        <w:tc>
          <w:tcPr>
            <w:tcW w:w="3655" w:type="dxa"/>
            <w:tcMar>
              <w:top w:w="100" w:type="dxa"/>
              <w:left w:w="100" w:type="dxa"/>
              <w:bottom w:w="100" w:type="dxa"/>
              <w:right w:w="100" w:type="dxa"/>
            </w:tcMar>
            <w:vAlign w:val="center"/>
          </w:tcPr>
          <w:p w14:paraId="24EBB1E3" w14:textId="2100E4F3" w:rsidR="00555C19" w:rsidRPr="000D1248" w:rsidRDefault="00555C19" w:rsidP="00B95AF6">
            <w:pPr>
              <w:widowControl w:val="0"/>
              <w:pBdr>
                <w:top w:val="nil"/>
                <w:left w:val="nil"/>
                <w:bottom w:val="nil"/>
                <w:right w:val="nil"/>
                <w:between w:val="nil"/>
              </w:pBdr>
              <w:spacing w:before="0" w:after="0" w:line="240" w:lineRule="auto"/>
              <w:rPr>
                <w:rFonts w:eastAsia="Times New Roman"/>
                <w:b/>
                <w:sz w:val="25"/>
                <w:szCs w:val="25"/>
              </w:rPr>
            </w:pPr>
            <w:r w:rsidRPr="000D1248">
              <w:rPr>
                <w:rFonts w:eastAsia="Times New Roman"/>
                <w:b/>
                <w:sz w:val="25"/>
                <w:szCs w:val="25"/>
              </w:rPr>
              <w:t>Điều kiện mở ngành</w:t>
            </w:r>
          </w:p>
          <w:p w14:paraId="01141308" w14:textId="77777777" w:rsidR="00555C19" w:rsidRPr="000D1248" w:rsidRDefault="00555C19" w:rsidP="00B95AF6">
            <w:pPr>
              <w:widowControl w:val="0"/>
              <w:pBdr>
                <w:top w:val="nil"/>
                <w:left w:val="nil"/>
                <w:bottom w:val="nil"/>
                <w:right w:val="nil"/>
                <w:between w:val="nil"/>
              </w:pBdr>
              <w:spacing w:before="0" w:after="0" w:line="240" w:lineRule="auto"/>
              <w:rPr>
                <w:rFonts w:eastAsia="Times New Roman"/>
                <w:b/>
                <w:sz w:val="25"/>
                <w:szCs w:val="25"/>
              </w:rPr>
            </w:pPr>
            <w:r w:rsidRPr="000D1248">
              <w:rPr>
                <w:rFonts w:eastAsia="Times New Roman"/>
                <w:b/>
                <w:sz w:val="25"/>
                <w:szCs w:val="25"/>
              </w:rPr>
              <w:t>theo quy định</w:t>
            </w:r>
          </w:p>
        </w:tc>
        <w:tc>
          <w:tcPr>
            <w:tcW w:w="4045" w:type="dxa"/>
            <w:tcMar>
              <w:top w:w="100" w:type="dxa"/>
              <w:left w:w="100" w:type="dxa"/>
              <w:bottom w:w="100" w:type="dxa"/>
              <w:right w:w="100" w:type="dxa"/>
            </w:tcMar>
            <w:vAlign w:val="center"/>
          </w:tcPr>
          <w:p w14:paraId="7A2ACAE8" w14:textId="77777777" w:rsidR="00555C19" w:rsidRPr="000D1248" w:rsidRDefault="00555C19" w:rsidP="00B95AF6">
            <w:pPr>
              <w:widowControl w:val="0"/>
              <w:pBdr>
                <w:top w:val="nil"/>
                <w:left w:val="nil"/>
                <w:bottom w:val="nil"/>
                <w:right w:val="nil"/>
                <w:between w:val="nil"/>
              </w:pBdr>
              <w:spacing w:before="0" w:after="0" w:line="240" w:lineRule="auto"/>
              <w:rPr>
                <w:rFonts w:eastAsia="Times New Roman"/>
                <w:b/>
                <w:sz w:val="25"/>
                <w:szCs w:val="25"/>
              </w:rPr>
            </w:pPr>
            <w:r w:rsidRPr="000D1248">
              <w:rPr>
                <w:rFonts w:eastAsia="Times New Roman"/>
                <w:b/>
                <w:sz w:val="25"/>
                <w:szCs w:val="25"/>
              </w:rPr>
              <w:t>Điều kiện thực tế, minh chứng thể hiện trong hồ sơ</w:t>
            </w:r>
          </w:p>
        </w:tc>
        <w:tc>
          <w:tcPr>
            <w:tcW w:w="1547" w:type="dxa"/>
            <w:tcMar>
              <w:top w:w="100" w:type="dxa"/>
              <w:left w:w="100" w:type="dxa"/>
              <w:bottom w:w="100" w:type="dxa"/>
              <w:right w:w="100" w:type="dxa"/>
            </w:tcMar>
            <w:vAlign w:val="center"/>
          </w:tcPr>
          <w:p w14:paraId="56B71E8B" w14:textId="77777777" w:rsidR="00555C19" w:rsidRPr="000D1248" w:rsidRDefault="00555C19" w:rsidP="00B95AF6">
            <w:pPr>
              <w:widowControl w:val="0"/>
              <w:pBdr>
                <w:top w:val="nil"/>
                <w:left w:val="nil"/>
                <w:bottom w:val="nil"/>
                <w:right w:val="nil"/>
                <w:between w:val="nil"/>
              </w:pBdr>
              <w:spacing w:before="0" w:after="0" w:line="240" w:lineRule="auto"/>
              <w:rPr>
                <w:rFonts w:eastAsia="Times New Roman"/>
                <w:b/>
                <w:sz w:val="25"/>
                <w:szCs w:val="25"/>
              </w:rPr>
            </w:pPr>
            <w:r w:rsidRPr="000D1248">
              <w:rPr>
                <w:rFonts w:eastAsia="Times New Roman"/>
                <w:b/>
                <w:sz w:val="25"/>
                <w:szCs w:val="25"/>
              </w:rPr>
              <w:t>Đáp ứng/không  đáp ứng</w:t>
            </w:r>
          </w:p>
        </w:tc>
      </w:tr>
      <w:tr w:rsidR="00555C19" w:rsidRPr="000D1248" w14:paraId="1FF78F99" w14:textId="77777777" w:rsidTr="003D414A">
        <w:trPr>
          <w:trHeight w:val="4727"/>
        </w:trPr>
        <w:tc>
          <w:tcPr>
            <w:tcW w:w="666" w:type="dxa"/>
            <w:vMerge w:val="restart"/>
            <w:tcMar>
              <w:top w:w="100" w:type="dxa"/>
              <w:left w:w="100" w:type="dxa"/>
              <w:bottom w:w="100" w:type="dxa"/>
              <w:right w:w="100" w:type="dxa"/>
            </w:tcMar>
          </w:tcPr>
          <w:p w14:paraId="1E2503C8"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r w:rsidRPr="000D1248">
              <w:rPr>
                <w:rFonts w:eastAsia="Times New Roman"/>
                <w:b/>
                <w:sz w:val="25"/>
                <w:szCs w:val="25"/>
              </w:rPr>
              <w:t xml:space="preserve">1 </w:t>
            </w:r>
          </w:p>
        </w:tc>
        <w:tc>
          <w:tcPr>
            <w:tcW w:w="3655" w:type="dxa"/>
            <w:tcMar>
              <w:top w:w="100" w:type="dxa"/>
              <w:left w:w="100" w:type="dxa"/>
              <w:bottom w:w="100" w:type="dxa"/>
              <w:right w:w="100" w:type="dxa"/>
            </w:tcMar>
          </w:tcPr>
          <w:p w14:paraId="0D0EC396"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b/>
                <w:sz w:val="25"/>
                <w:szCs w:val="25"/>
              </w:rPr>
            </w:pPr>
            <w:r w:rsidRPr="000D1248">
              <w:rPr>
                <w:rFonts w:eastAsia="Times New Roman"/>
                <w:b/>
                <w:sz w:val="25"/>
                <w:szCs w:val="25"/>
                <w:highlight w:val="white"/>
              </w:rPr>
              <w:t>Về ngành đào tạo</w:t>
            </w:r>
            <w:r w:rsidRPr="000D1248">
              <w:rPr>
                <w:rFonts w:eastAsia="Times New Roman"/>
                <w:b/>
                <w:sz w:val="25"/>
                <w:szCs w:val="25"/>
              </w:rPr>
              <w:t xml:space="preserve"> </w:t>
            </w:r>
          </w:p>
          <w:p w14:paraId="5F821BE1" w14:textId="0E52DA10" w:rsidR="00555C19" w:rsidRPr="001A0724" w:rsidRDefault="00555C19" w:rsidP="00CB6CD4">
            <w:pPr>
              <w:widowControl w:val="0"/>
              <w:pBdr>
                <w:top w:val="nil"/>
                <w:left w:val="nil"/>
                <w:bottom w:val="nil"/>
                <w:right w:val="nil"/>
                <w:between w:val="nil"/>
              </w:pBdr>
              <w:spacing w:before="0" w:after="0" w:line="240" w:lineRule="auto"/>
              <w:jc w:val="both"/>
              <w:rPr>
                <w:rFonts w:eastAsia="Times New Roman"/>
                <w:sz w:val="24"/>
                <w:szCs w:val="24"/>
                <w:highlight w:val="white"/>
              </w:rPr>
            </w:pPr>
            <w:r w:rsidRPr="000D1248">
              <w:rPr>
                <w:rFonts w:eastAsia="Times New Roman"/>
                <w:sz w:val="25"/>
                <w:szCs w:val="25"/>
                <w:highlight w:val="white"/>
              </w:rPr>
              <w:t xml:space="preserve">1.1. </w:t>
            </w:r>
          </w:p>
          <w:p w14:paraId="4A38E4FF" w14:textId="072E322C" w:rsidR="001A0724" w:rsidRPr="001A0724" w:rsidRDefault="001A0724" w:rsidP="00CB6CD4">
            <w:pPr>
              <w:widowControl w:val="0"/>
              <w:pBdr>
                <w:top w:val="nil"/>
                <w:left w:val="nil"/>
                <w:bottom w:val="nil"/>
                <w:right w:val="nil"/>
                <w:between w:val="nil"/>
              </w:pBdr>
              <w:spacing w:before="0" w:after="0" w:line="240" w:lineRule="auto"/>
              <w:jc w:val="both"/>
              <w:rPr>
                <w:color w:val="000000"/>
                <w:sz w:val="24"/>
                <w:szCs w:val="24"/>
                <w:lang w:val="vi-VN"/>
              </w:rPr>
            </w:pPr>
            <w:r w:rsidRPr="001A0724">
              <w:rPr>
                <w:rFonts w:eastAsia="Times New Roman"/>
                <w:sz w:val="24"/>
                <w:szCs w:val="24"/>
              </w:rPr>
              <w:t xml:space="preserve">- </w:t>
            </w:r>
            <w:r w:rsidR="00BD7FA9" w:rsidRPr="001A0724">
              <w:rPr>
                <w:color w:val="000000"/>
                <w:sz w:val="24"/>
                <w:szCs w:val="24"/>
                <w:lang w:val="vi-VN"/>
              </w:rPr>
              <w:t>Phù hợp với nhu cầu nguồn nhân lực cho sự phát triển của địa phương, vùng, cả nước và của lĩnh vực đào tạo bảo đảm hội nhập quốc tế;</w:t>
            </w:r>
          </w:p>
          <w:p w14:paraId="3DDDB29C" w14:textId="0D4D1EBD" w:rsidR="001A0724" w:rsidRPr="001A0724" w:rsidRDefault="001A0724" w:rsidP="00CB6CD4">
            <w:pPr>
              <w:widowControl w:val="0"/>
              <w:pBdr>
                <w:top w:val="nil"/>
                <w:left w:val="nil"/>
                <w:bottom w:val="nil"/>
                <w:right w:val="nil"/>
                <w:between w:val="nil"/>
              </w:pBdr>
              <w:spacing w:before="0" w:after="0" w:line="240" w:lineRule="auto"/>
              <w:jc w:val="both"/>
              <w:rPr>
                <w:color w:val="000000"/>
                <w:sz w:val="24"/>
                <w:szCs w:val="24"/>
                <w:lang w:val="vi-VN"/>
              </w:rPr>
            </w:pPr>
            <w:r w:rsidRPr="001A0724">
              <w:rPr>
                <w:color w:val="000000"/>
                <w:sz w:val="24"/>
                <w:szCs w:val="24"/>
              </w:rPr>
              <w:t xml:space="preserve">- </w:t>
            </w:r>
            <w:r w:rsidR="00CB6CD4">
              <w:rPr>
                <w:color w:val="000000"/>
                <w:sz w:val="24"/>
                <w:szCs w:val="24"/>
              </w:rPr>
              <w:t>B</w:t>
            </w:r>
            <w:r w:rsidR="00BD7FA9" w:rsidRPr="001A0724">
              <w:rPr>
                <w:color w:val="000000"/>
                <w:sz w:val="24"/>
                <w:szCs w:val="24"/>
                <w:lang w:val="vi-VN"/>
              </w:rPr>
              <w:t xml:space="preserve">ảo đảm phù hợp với quy hoạch phát triển nguồn nhân lực đã được phê duyệt và công bố của các bộ, ngành, địa phương (nếu có), </w:t>
            </w:r>
          </w:p>
          <w:p w14:paraId="0A720040" w14:textId="130CBD2C" w:rsidR="00BD7FA9" w:rsidRPr="001A0724" w:rsidRDefault="001A0724" w:rsidP="00CB6CD4">
            <w:pPr>
              <w:widowControl w:val="0"/>
              <w:pBdr>
                <w:top w:val="nil"/>
                <w:left w:val="nil"/>
                <w:bottom w:val="nil"/>
                <w:right w:val="nil"/>
                <w:between w:val="nil"/>
              </w:pBdr>
              <w:spacing w:before="0" w:after="0" w:line="240" w:lineRule="auto"/>
              <w:jc w:val="both"/>
              <w:rPr>
                <w:rFonts w:eastAsia="Times New Roman"/>
                <w:sz w:val="25"/>
                <w:szCs w:val="25"/>
                <w:highlight w:val="white"/>
              </w:rPr>
            </w:pPr>
            <w:r w:rsidRPr="001A0724">
              <w:rPr>
                <w:color w:val="000000"/>
                <w:sz w:val="24"/>
                <w:szCs w:val="24"/>
              </w:rPr>
              <w:t xml:space="preserve">- </w:t>
            </w:r>
            <w:r w:rsidR="00CB6CD4">
              <w:rPr>
                <w:color w:val="000000"/>
                <w:sz w:val="24"/>
                <w:szCs w:val="24"/>
              </w:rPr>
              <w:t>P</w:t>
            </w:r>
            <w:r w:rsidR="00BD7FA9" w:rsidRPr="001A0724">
              <w:rPr>
                <w:color w:val="000000"/>
                <w:sz w:val="24"/>
                <w:szCs w:val="24"/>
                <w:lang w:val="vi-VN"/>
              </w:rPr>
              <w:t>hù hợp với chức năng, nhiệm vụ và chiến lược phát triển của</w:t>
            </w:r>
            <w:r>
              <w:rPr>
                <w:color w:val="000000"/>
                <w:sz w:val="24"/>
                <w:szCs w:val="24"/>
              </w:rPr>
              <w:t xml:space="preserve"> Trường </w:t>
            </w:r>
          </w:p>
        </w:tc>
        <w:tc>
          <w:tcPr>
            <w:tcW w:w="4045" w:type="dxa"/>
            <w:tcMar>
              <w:top w:w="100" w:type="dxa"/>
              <w:left w:w="100" w:type="dxa"/>
              <w:bottom w:w="100" w:type="dxa"/>
              <w:right w:w="100" w:type="dxa"/>
            </w:tcMar>
          </w:tcPr>
          <w:p w14:paraId="528057EA" w14:textId="3FF37A88"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Nhu cầu mở ngành trình độ</w:t>
            </w:r>
            <w:r w:rsidR="00CB6CD4">
              <w:rPr>
                <w:rFonts w:eastAsia="Times New Roman"/>
                <w:sz w:val="25"/>
                <w:szCs w:val="25"/>
              </w:rPr>
              <w:t xml:space="preserve"> </w:t>
            </w:r>
            <w:r w:rsidRPr="000D1248">
              <w:rPr>
                <w:rFonts w:eastAsia="Times New Roman"/>
                <w:i/>
                <w:sz w:val="25"/>
                <w:szCs w:val="25"/>
              </w:rPr>
              <w:t xml:space="preserve">thạc sĩ/đại học </w:t>
            </w:r>
            <w:r w:rsidRPr="000D1248">
              <w:rPr>
                <w:rFonts w:eastAsia="Times New Roman"/>
                <w:b/>
                <w:sz w:val="25"/>
                <w:szCs w:val="25"/>
              </w:rPr>
              <w:t xml:space="preserve">tên ngành </w:t>
            </w:r>
            <w:r w:rsidRPr="000D1248">
              <w:rPr>
                <w:rFonts w:eastAsia="Times New Roman"/>
                <w:sz w:val="25"/>
                <w:szCs w:val="25"/>
              </w:rPr>
              <w:t>đã được khảo sát với kết quả ủng hộ của …/…  nhà tuyển dụng tỷ lệ%); các yêu cầu thực tế của nhà tuyển dụng về nhu cầu năng lực người học được thể hiện trong báo cáo tóm tắt (</w:t>
            </w:r>
            <w:r w:rsidRPr="000D1248">
              <w:rPr>
                <w:rFonts w:eastAsia="Times New Roman"/>
                <w:i/>
                <w:sz w:val="25"/>
                <w:szCs w:val="25"/>
              </w:rPr>
              <w:t>đính kèm</w:t>
            </w:r>
            <w:r w:rsidRPr="000D1248">
              <w:rPr>
                <w:rFonts w:eastAsia="Times New Roman"/>
                <w:i/>
                <w:sz w:val="28"/>
                <w:szCs w:val="28"/>
                <w:vertAlign w:val="superscript"/>
              </w:rPr>
              <w:t>2</w:t>
            </w:r>
            <w:r w:rsidRPr="000D1248">
              <w:rPr>
                <w:rFonts w:eastAsia="Times New Roman"/>
                <w:sz w:val="25"/>
                <w:szCs w:val="25"/>
              </w:rPr>
              <w:t xml:space="preserve">) </w:t>
            </w:r>
          </w:p>
          <w:p w14:paraId="20B97C7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r w:rsidRPr="000D1248">
              <w:rPr>
                <w:rFonts w:eastAsia="Times New Roman"/>
                <w:sz w:val="25"/>
                <w:szCs w:val="25"/>
              </w:rPr>
              <w:t xml:space="preserve">- Phạm vi thị trường nhân lực theo ngành đào tạo: ghi cụ thể các thị trường nhân lực cần đối với ngành dự kiến mở </w:t>
            </w:r>
            <w:r w:rsidRPr="000D1248">
              <w:rPr>
                <w:rFonts w:eastAsia="Times New Roman"/>
                <w:i/>
                <w:sz w:val="25"/>
                <w:szCs w:val="25"/>
              </w:rPr>
              <w:t xml:space="preserve">(Có thể có khảo sát thêm nhu cầu người học tiềm năng).  </w:t>
            </w:r>
          </w:p>
          <w:p w14:paraId="06E957A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 Kế hoạch phát triển của ngành  </w:t>
            </w:r>
          </w:p>
          <w:p w14:paraId="40D524E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r w:rsidRPr="000D1248">
              <w:rPr>
                <w:rFonts w:eastAsia="Times New Roman"/>
                <w:sz w:val="25"/>
                <w:szCs w:val="25"/>
              </w:rPr>
              <w:t xml:space="preserve">- Kế hoạch chiến lược đào tạo </w:t>
            </w:r>
            <w:r w:rsidRPr="000D1248">
              <w:rPr>
                <w:rFonts w:eastAsia="Times New Roman"/>
                <w:i/>
                <w:sz w:val="25"/>
                <w:szCs w:val="25"/>
              </w:rPr>
              <w:t>(dựa  trên chiến lược của Trường đã ban  hành)</w:t>
            </w:r>
          </w:p>
          <w:p w14:paraId="4BF6377E"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r w:rsidRPr="000D1248">
              <w:rPr>
                <w:rFonts w:eastAsia="Times New Roman"/>
                <w:i/>
                <w:sz w:val="25"/>
                <w:szCs w:val="25"/>
              </w:rPr>
              <w:t>(Trình bày tóm tắt các nội dung trên)</w:t>
            </w:r>
          </w:p>
        </w:tc>
        <w:tc>
          <w:tcPr>
            <w:tcW w:w="1547" w:type="dxa"/>
            <w:vMerge w:val="restart"/>
            <w:tcMar>
              <w:top w:w="100" w:type="dxa"/>
              <w:left w:w="100" w:type="dxa"/>
              <w:bottom w:w="100" w:type="dxa"/>
              <w:right w:w="100" w:type="dxa"/>
            </w:tcMar>
          </w:tcPr>
          <w:p w14:paraId="3FBBBABC"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rPr>
            </w:pPr>
          </w:p>
        </w:tc>
      </w:tr>
      <w:tr w:rsidR="00555C19" w:rsidRPr="000D1248" w14:paraId="44D4201D" w14:textId="77777777" w:rsidTr="00B95AF6">
        <w:trPr>
          <w:trHeight w:val="1207"/>
        </w:trPr>
        <w:tc>
          <w:tcPr>
            <w:tcW w:w="666" w:type="dxa"/>
            <w:vMerge/>
            <w:tcMar>
              <w:top w:w="100" w:type="dxa"/>
              <w:left w:w="100" w:type="dxa"/>
              <w:bottom w:w="100" w:type="dxa"/>
              <w:right w:w="100" w:type="dxa"/>
            </w:tcMar>
          </w:tcPr>
          <w:p w14:paraId="774C9720"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rPr>
            </w:pPr>
          </w:p>
        </w:tc>
        <w:tc>
          <w:tcPr>
            <w:tcW w:w="3655" w:type="dxa"/>
            <w:tcMar>
              <w:top w:w="100" w:type="dxa"/>
              <w:left w:w="100" w:type="dxa"/>
              <w:bottom w:w="100" w:type="dxa"/>
              <w:right w:w="100" w:type="dxa"/>
            </w:tcMar>
          </w:tcPr>
          <w:p w14:paraId="504EAFD1"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1.2. Ngành phải thuộc Danh mục  giáo dục, đào tạo cấp IV trình độ đại học hiện hành.</w:t>
            </w:r>
          </w:p>
        </w:tc>
        <w:tc>
          <w:tcPr>
            <w:tcW w:w="4045" w:type="dxa"/>
            <w:tcMar>
              <w:top w:w="100" w:type="dxa"/>
              <w:left w:w="100" w:type="dxa"/>
              <w:bottom w:w="100" w:type="dxa"/>
              <w:right w:w="100" w:type="dxa"/>
            </w:tcMar>
          </w:tcPr>
          <w:p w14:paraId="75BBD53E"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8"/>
                <w:szCs w:val="28"/>
                <w:vertAlign w:val="superscript"/>
              </w:rPr>
            </w:pPr>
            <w:r w:rsidRPr="000D1248">
              <w:rPr>
                <w:rFonts w:eastAsia="Times New Roman"/>
                <w:sz w:val="25"/>
                <w:szCs w:val="25"/>
              </w:rPr>
              <w:t>- Đã có mã ngành: (</w:t>
            </w:r>
            <w:r w:rsidRPr="000D1248">
              <w:rPr>
                <w:rFonts w:eastAsia="Times New Roman"/>
                <w:i/>
                <w:sz w:val="25"/>
                <w:szCs w:val="25"/>
              </w:rPr>
              <w:t>ghi mã ngành cấp  IV</w:t>
            </w:r>
            <w:r w:rsidRPr="000D1248">
              <w:rPr>
                <w:rFonts w:eastAsia="Times New Roman"/>
                <w:sz w:val="25"/>
                <w:szCs w:val="25"/>
              </w:rPr>
              <w:t>) quy định trong Thông tư số 09/2022/TT-BGDĐT</w:t>
            </w:r>
          </w:p>
        </w:tc>
        <w:tc>
          <w:tcPr>
            <w:tcW w:w="1547" w:type="dxa"/>
            <w:vMerge/>
            <w:tcMar>
              <w:top w:w="100" w:type="dxa"/>
              <w:left w:w="100" w:type="dxa"/>
              <w:bottom w:w="100" w:type="dxa"/>
              <w:right w:w="100" w:type="dxa"/>
            </w:tcMar>
          </w:tcPr>
          <w:p w14:paraId="41F09014"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8"/>
                <w:szCs w:val="28"/>
                <w:vertAlign w:val="superscript"/>
              </w:rPr>
            </w:pPr>
          </w:p>
        </w:tc>
      </w:tr>
      <w:tr w:rsidR="00555C19" w:rsidRPr="000D1248" w14:paraId="3F607A3A" w14:textId="77777777" w:rsidTr="003D414A">
        <w:trPr>
          <w:trHeight w:val="826"/>
        </w:trPr>
        <w:tc>
          <w:tcPr>
            <w:tcW w:w="666" w:type="dxa"/>
            <w:vMerge w:val="restart"/>
            <w:tcMar>
              <w:top w:w="100" w:type="dxa"/>
              <w:left w:w="100" w:type="dxa"/>
              <w:bottom w:w="100" w:type="dxa"/>
              <w:right w:w="100" w:type="dxa"/>
            </w:tcMar>
          </w:tcPr>
          <w:p w14:paraId="18E0D201"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p>
        </w:tc>
        <w:tc>
          <w:tcPr>
            <w:tcW w:w="3655" w:type="dxa"/>
            <w:tcMar>
              <w:top w:w="100" w:type="dxa"/>
              <w:left w:w="100" w:type="dxa"/>
              <w:bottom w:w="100" w:type="dxa"/>
              <w:right w:w="100" w:type="dxa"/>
            </w:tcMar>
          </w:tcPr>
          <w:p w14:paraId="03E51F33"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p>
        </w:tc>
        <w:tc>
          <w:tcPr>
            <w:tcW w:w="4045" w:type="dxa"/>
            <w:tcMar>
              <w:top w:w="100" w:type="dxa"/>
              <w:left w:w="100" w:type="dxa"/>
              <w:bottom w:w="100" w:type="dxa"/>
              <w:right w:w="100" w:type="dxa"/>
            </w:tcMar>
          </w:tcPr>
          <w:p w14:paraId="07EA88CD"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rPr>
            </w:pPr>
            <w:r w:rsidRPr="000D1248">
              <w:rPr>
                <w:rFonts w:eastAsia="Times New Roman"/>
                <w:sz w:val="25"/>
                <w:szCs w:val="25"/>
              </w:rPr>
              <w:t xml:space="preserve">- </w:t>
            </w:r>
            <w:r w:rsidRPr="000D1248">
              <w:rPr>
                <w:rFonts w:eastAsia="Times New Roman"/>
                <w:i/>
                <w:sz w:val="25"/>
                <w:szCs w:val="25"/>
              </w:rPr>
              <w:t xml:space="preserve">Nếu mở ngành thạc sĩ, cần ghi thêm ngành trình độ đại học đã mở, mã ngành, năm bắt đầu đào tạo. </w:t>
            </w:r>
          </w:p>
        </w:tc>
        <w:tc>
          <w:tcPr>
            <w:tcW w:w="1547" w:type="dxa"/>
            <w:vMerge w:val="restart"/>
            <w:tcMar>
              <w:top w:w="100" w:type="dxa"/>
              <w:left w:w="100" w:type="dxa"/>
              <w:bottom w:w="100" w:type="dxa"/>
              <w:right w:w="100" w:type="dxa"/>
            </w:tcMar>
          </w:tcPr>
          <w:p w14:paraId="4B8EC676"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rPr>
            </w:pPr>
          </w:p>
        </w:tc>
      </w:tr>
      <w:tr w:rsidR="00555C19" w:rsidRPr="000D1248" w14:paraId="70DC84A3" w14:textId="77777777" w:rsidTr="00B95AF6">
        <w:trPr>
          <w:trHeight w:val="1805"/>
        </w:trPr>
        <w:tc>
          <w:tcPr>
            <w:tcW w:w="666" w:type="dxa"/>
            <w:vMerge/>
            <w:tcMar>
              <w:top w:w="100" w:type="dxa"/>
              <w:left w:w="100" w:type="dxa"/>
              <w:bottom w:w="100" w:type="dxa"/>
              <w:right w:w="100" w:type="dxa"/>
            </w:tcMar>
          </w:tcPr>
          <w:p w14:paraId="733DE958"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rPr>
            </w:pPr>
          </w:p>
        </w:tc>
        <w:tc>
          <w:tcPr>
            <w:tcW w:w="3655" w:type="dxa"/>
            <w:tcMar>
              <w:top w:w="100" w:type="dxa"/>
              <w:left w:w="100" w:type="dxa"/>
              <w:bottom w:w="100" w:type="dxa"/>
              <w:right w:w="100" w:type="dxa"/>
            </w:tcMar>
          </w:tcPr>
          <w:p w14:paraId="292DD2DA"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1.3. Xu hướng phát triển ngành  đào tạo trên thế giới dựa trên có  ít nhất 02 CTĐT tham khảo của 2  trường đại học đã được kiểm định trong nước và 01 CTĐT  ở nước ngoài.</w:t>
            </w:r>
          </w:p>
        </w:tc>
        <w:tc>
          <w:tcPr>
            <w:tcW w:w="4045" w:type="dxa"/>
            <w:tcMar>
              <w:top w:w="100" w:type="dxa"/>
              <w:left w:w="100" w:type="dxa"/>
              <w:bottom w:w="100" w:type="dxa"/>
              <w:right w:w="100" w:type="dxa"/>
            </w:tcMar>
          </w:tcPr>
          <w:p w14:paraId="5DFEAEAA"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CTĐT của Trường đã tham khảo của 2 ĐH trong nước và 01 ĐH nước ngoài:  </w:t>
            </w:r>
          </w:p>
          <w:p w14:paraId="0E7F95D0"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17"/>
                <w:szCs w:val="17"/>
              </w:rPr>
            </w:pPr>
            <w:r w:rsidRPr="000D1248">
              <w:rPr>
                <w:rFonts w:eastAsia="Times New Roman"/>
                <w:sz w:val="25"/>
                <w:szCs w:val="25"/>
              </w:rPr>
              <w:t xml:space="preserve">- Tên trường </w:t>
            </w:r>
            <w:r w:rsidRPr="000D1248">
              <w:rPr>
                <w:rFonts w:eastAsia="Times New Roman"/>
                <w:i/>
                <w:sz w:val="25"/>
                <w:szCs w:val="25"/>
              </w:rPr>
              <w:t>(Quốc gia)</w:t>
            </w:r>
            <w:r w:rsidRPr="000D1248">
              <w:rPr>
                <w:rFonts w:eastAsia="Times New Roman"/>
                <w:sz w:val="25"/>
                <w:szCs w:val="25"/>
              </w:rPr>
              <w:t>: đường link chi tiết đến CTĐT của ngành; có thể bổ sung xếp hạng (nếu có).</w:t>
            </w:r>
          </w:p>
          <w:p w14:paraId="4FA30F2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Trường thứ 2</w:t>
            </w:r>
          </w:p>
        </w:tc>
        <w:tc>
          <w:tcPr>
            <w:tcW w:w="1547" w:type="dxa"/>
            <w:vMerge/>
            <w:tcMar>
              <w:top w:w="100" w:type="dxa"/>
              <w:left w:w="100" w:type="dxa"/>
              <w:bottom w:w="100" w:type="dxa"/>
              <w:right w:w="100" w:type="dxa"/>
            </w:tcMar>
          </w:tcPr>
          <w:p w14:paraId="3D89F72E"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p>
        </w:tc>
      </w:tr>
      <w:tr w:rsidR="00555C19" w:rsidRPr="000D1248" w14:paraId="09B367CB" w14:textId="77777777" w:rsidTr="003D414A">
        <w:trPr>
          <w:trHeight w:val="6497"/>
        </w:trPr>
        <w:tc>
          <w:tcPr>
            <w:tcW w:w="666" w:type="dxa"/>
            <w:vMerge/>
            <w:tcMar>
              <w:top w:w="100" w:type="dxa"/>
              <w:left w:w="100" w:type="dxa"/>
              <w:bottom w:w="100" w:type="dxa"/>
              <w:right w:w="100" w:type="dxa"/>
            </w:tcMar>
          </w:tcPr>
          <w:p w14:paraId="56D954C1"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p>
        </w:tc>
        <w:tc>
          <w:tcPr>
            <w:tcW w:w="3655" w:type="dxa"/>
            <w:tcMar>
              <w:top w:w="100" w:type="dxa"/>
              <w:left w:w="100" w:type="dxa"/>
              <w:bottom w:w="100" w:type="dxa"/>
              <w:right w:w="100" w:type="dxa"/>
            </w:tcMar>
          </w:tcPr>
          <w:p w14:paraId="6A954D8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1.4. Ngành đào tạo trình độ đại  học/thạc sĩ là ngành đúng hoặc  ngành phù hợp (nếu không có  ngành đúng) là điều kiện đầu vào  của ngành đăng ký đào tạo trình  độ thạc sĩ/tiến sĩ </w:t>
            </w:r>
            <w:r w:rsidRPr="000D1248">
              <w:rPr>
                <w:rFonts w:eastAsia="Times New Roman"/>
                <w:sz w:val="25"/>
                <w:szCs w:val="25"/>
                <w:highlight w:val="white"/>
              </w:rPr>
              <w:t>đ</w:t>
            </w:r>
            <w:r w:rsidRPr="000D1248">
              <w:rPr>
                <w:rFonts w:eastAsia="Times New Roman"/>
                <w:sz w:val="25"/>
                <w:szCs w:val="25"/>
              </w:rPr>
              <w:t>ã được đào tạo  hình thức chính quy tại cơ sở đào  tạo và có sinh viên/học viên đã tốt  nghiệp.</w:t>
            </w:r>
          </w:p>
        </w:tc>
        <w:tc>
          <w:tcPr>
            <w:tcW w:w="4045" w:type="dxa"/>
            <w:tcMar>
              <w:top w:w="100" w:type="dxa"/>
              <w:left w:w="100" w:type="dxa"/>
              <w:bottom w:w="100" w:type="dxa"/>
              <w:right w:w="100" w:type="dxa"/>
            </w:tcMar>
          </w:tcPr>
          <w:p w14:paraId="7CCCE11A" w14:textId="1D376E0B"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r w:rsidRPr="000D1248">
              <w:rPr>
                <w:rFonts w:eastAsia="Times New Roman"/>
                <w:i/>
                <w:sz w:val="25"/>
                <w:szCs w:val="25"/>
              </w:rPr>
              <w:t>Chỉ sử dụng đối với đào tạo trình độ thạc sĩ</w:t>
            </w:r>
            <w:r w:rsidR="00CB6CD4">
              <w:rPr>
                <w:rFonts w:eastAsia="Times New Roman"/>
                <w:i/>
                <w:sz w:val="25"/>
                <w:szCs w:val="25"/>
              </w:rPr>
              <w:t xml:space="preserve">. </w:t>
            </w:r>
            <w:r w:rsidRPr="000D1248">
              <w:rPr>
                <w:rFonts w:eastAsia="Times New Roman"/>
                <w:i/>
                <w:sz w:val="25"/>
                <w:szCs w:val="25"/>
              </w:rPr>
              <w:t xml:space="preserve"> Trình độ đại học bỏ mục này. </w:t>
            </w:r>
          </w:p>
          <w:p w14:paraId="5AE49C34"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p>
          <w:p w14:paraId="0F49572D"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Các nội dung cần thể hiện: </w:t>
            </w:r>
          </w:p>
          <w:p w14:paraId="0BA21C7D"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Phù hợp;</w:t>
            </w:r>
          </w:p>
          <w:p w14:paraId="652B914B" w14:textId="13B1E79B"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Ngành đào tạo trình độ ThS/Đại học là ngành đúng/</w:t>
            </w:r>
            <w:r w:rsidRPr="000D1248">
              <w:rPr>
                <w:rFonts w:eastAsia="Times New Roman"/>
                <w:i/>
                <w:sz w:val="25"/>
                <w:szCs w:val="25"/>
              </w:rPr>
              <w:t>ngành phù hợp</w:t>
            </w:r>
            <w:r w:rsidRPr="000D1248">
              <w:rPr>
                <w:rFonts w:eastAsia="Times New Roman"/>
                <w:sz w:val="25"/>
                <w:szCs w:val="25"/>
              </w:rPr>
              <w:t xml:space="preserve">; mã ngành </w:t>
            </w:r>
            <w:r w:rsidRPr="000D1248">
              <w:rPr>
                <w:rFonts w:eastAsia="Times New Roman"/>
                <w:i/>
                <w:sz w:val="25"/>
                <w:szCs w:val="25"/>
              </w:rPr>
              <w:t xml:space="preserve">(ghi mã ngành cấp IV của ngành trình độ ThS/TS; </w:t>
            </w:r>
            <w:r w:rsidRPr="000D1248">
              <w:rPr>
                <w:rFonts w:eastAsia="Times New Roman"/>
                <w:sz w:val="25"/>
                <w:szCs w:val="25"/>
              </w:rPr>
              <w:t xml:space="preserve">đã có quyết </w:t>
            </w:r>
            <w:ins w:id="20" w:author="Ha An" w:date="2025-06-02T10:16:00Z">
              <w:r w:rsidR="007D6699">
                <w:rPr>
                  <w:rFonts w:eastAsia="Times New Roman"/>
                  <w:sz w:val="25"/>
                  <w:szCs w:val="25"/>
                </w:rPr>
                <w:t>đ</w:t>
              </w:r>
            </w:ins>
            <w:r w:rsidRPr="000D1248">
              <w:rPr>
                <w:rFonts w:eastAsia="Times New Roman"/>
                <w:sz w:val="25"/>
                <w:szCs w:val="25"/>
              </w:rPr>
              <w:t xml:space="preserve">ịnh mở ngành theo </w:t>
            </w:r>
            <w:r w:rsidRPr="000D1248">
              <w:rPr>
                <w:rFonts w:eastAsia="Times New Roman"/>
                <w:i/>
                <w:sz w:val="25"/>
                <w:szCs w:val="25"/>
              </w:rPr>
              <w:t>(số quyết định, ngày ký)</w:t>
            </w:r>
            <w:r w:rsidRPr="000D1248">
              <w:rPr>
                <w:rFonts w:eastAsia="Times New Roman"/>
                <w:sz w:val="25"/>
                <w:szCs w:val="25"/>
              </w:rPr>
              <w:t>; CTĐT đã tuyển sinh và đào tạo (</w:t>
            </w:r>
            <w:r w:rsidRPr="000D1248">
              <w:rPr>
                <w:rFonts w:eastAsia="Times New Roman"/>
                <w:i/>
                <w:sz w:val="25"/>
                <w:szCs w:val="25"/>
              </w:rPr>
              <w:t xml:space="preserve">số lượng) </w:t>
            </w:r>
            <w:r w:rsidRPr="000D1248">
              <w:rPr>
                <w:rFonts w:eastAsia="Times New Roman"/>
                <w:sz w:val="25"/>
                <w:szCs w:val="25"/>
              </w:rPr>
              <w:t>khóa; thông tin tốt nghiệp của HV cao học/đại học đều được đăng tải công khai trên (ghi đường link đăng tải);</w:t>
            </w:r>
          </w:p>
          <w:p w14:paraId="5371D8B1"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p w14:paraId="5192CE19"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r w:rsidRPr="000D1248">
              <w:rPr>
                <w:rFonts w:eastAsia="Times New Roman"/>
                <w:sz w:val="25"/>
                <w:szCs w:val="25"/>
              </w:rPr>
              <w:t xml:space="preserve">- CTĐT bậc Thạc sĩ/Đại học có kế hoạch kiểm định </w:t>
            </w:r>
            <w:r w:rsidRPr="000D1248">
              <w:rPr>
                <w:rFonts w:eastAsia="Times New Roman"/>
                <w:i/>
                <w:sz w:val="25"/>
                <w:szCs w:val="25"/>
              </w:rPr>
              <w:t>(ghi rõ thời gian dự kiến, số quyết định ban hành kế hoạch, ngày ban hành</w:t>
            </w:r>
            <w:r w:rsidRPr="000D1248">
              <w:rPr>
                <w:rFonts w:eastAsia="Times New Roman"/>
                <w:sz w:val="25"/>
                <w:szCs w:val="25"/>
              </w:rPr>
              <w:t xml:space="preserve">) hoặc đã nhận được chứng nhận kiểm định chất lượng </w:t>
            </w:r>
            <w:r w:rsidRPr="000D1248">
              <w:rPr>
                <w:rFonts w:eastAsia="Times New Roman"/>
                <w:i/>
                <w:sz w:val="25"/>
                <w:szCs w:val="25"/>
              </w:rPr>
              <w:t>(số quyết định, ngày ban hành, hiệu lực đến ngày).</w:t>
            </w:r>
          </w:p>
        </w:tc>
        <w:tc>
          <w:tcPr>
            <w:tcW w:w="1547" w:type="dxa"/>
            <w:vMerge/>
            <w:tcMar>
              <w:top w:w="100" w:type="dxa"/>
              <w:left w:w="100" w:type="dxa"/>
              <w:bottom w:w="100" w:type="dxa"/>
              <w:right w:w="100" w:type="dxa"/>
            </w:tcMar>
          </w:tcPr>
          <w:p w14:paraId="07F98015"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rPr>
            </w:pPr>
          </w:p>
        </w:tc>
      </w:tr>
      <w:tr w:rsidR="00555C19" w:rsidRPr="000D1248" w14:paraId="677A80A9" w14:textId="77777777" w:rsidTr="00B95AF6">
        <w:trPr>
          <w:trHeight w:val="310"/>
        </w:trPr>
        <w:tc>
          <w:tcPr>
            <w:tcW w:w="666" w:type="dxa"/>
            <w:tcMar>
              <w:top w:w="100" w:type="dxa"/>
              <w:left w:w="100" w:type="dxa"/>
              <w:bottom w:w="100" w:type="dxa"/>
              <w:right w:w="100" w:type="dxa"/>
            </w:tcMar>
          </w:tcPr>
          <w:p w14:paraId="42A19922"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r w:rsidRPr="000D1248">
              <w:rPr>
                <w:rFonts w:eastAsia="Times New Roman"/>
                <w:b/>
                <w:sz w:val="25"/>
                <w:szCs w:val="25"/>
              </w:rPr>
              <w:t xml:space="preserve">2 </w:t>
            </w:r>
          </w:p>
        </w:tc>
        <w:tc>
          <w:tcPr>
            <w:tcW w:w="3655" w:type="dxa"/>
            <w:tcMar>
              <w:top w:w="100" w:type="dxa"/>
              <w:left w:w="100" w:type="dxa"/>
              <w:bottom w:w="100" w:type="dxa"/>
              <w:right w:w="100" w:type="dxa"/>
            </w:tcMar>
          </w:tcPr>
          <w:p w14:paraId="4C7C84A5"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r w:rsidRPr="000D1248">
              <w:rPr>
                <w:rFonts w:eastAsia="Times New Roman"/>
                <w:b/>
                <w:sz w:val="25"/>
                <w:szCs w:val="25"/>
              </w:rPr>
              <w:t>Đội ngũ giảng viên</w:t>
            </w:r>
          </w:p>
        </w:tc>
        <w:tc>
          <w:tcPr>
            <w:tcW w:w="4045" w:type="dxa"/>
            <w:tcMar>
              <w:top w:w="100" w:type="dxa"/>
              <w:left w:w="100" w:type="dxa"/>
              <w:bottom w:w="100" w:type="dxa"/>
              <w:right w:w="100" w:type="dxa"/>
            </w:tcMar>
          </w:tcPr>
          <w:p w14:paraId="5FF978DE"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p>
        </w:tc>
        <w:tc>
          <w:tcPr>
            <w:tcW w:w="1547" w:type="dxa"/>
            <w:tcMar>
              <w:top w:w="100" w:type="dxa"/>
              <w:left w:w="100" w:type="dxa"/>
              <w:bottom w:w="100" w:type="dxa"/>
              <w:right w:w="100" w:type="dxa"/>
            </w:tcMar>
          </w:tcPr>
          <w:p w14:paraId="009ECF11"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p>
        </w:tc>
      </w:tr>
      <w:tr w:rsidR="00555C19" w:rsidRPr="000D1248" w14:paraId="46FBFF0B" w14:textId="77777777" w:rsidTr="00B95AF6">
        <w:trPr>
          <w:trHeight w:val="20"/>
        </w:trPr>
        <w:tc>
          <w:tcPr>
            <w:tcW w:w="666" w:type="dxa"/>
            <w:tcMar>
              <w:top w:w="100" w:type="dxa"/>
              <w:left w:w="100" w:type="dxa"/>
              <w:bottom w:w="100" w:type="dxa"/>
              <w:right w:w="100" w:type="dxa"/>
            </w:tcMar>
          </w:tcPr>
          <w:p w14:paraId="61A6CA28"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r w:rsidRPr="000D1248">
              <w:rPr>
                <w:rFonts w:eastAsia="Times New Roman"/>
                <w:sz w:val="25"/>
                <w:szCs w:val="25"/>
              </w:rPr>
              <w:t xml:space="preserve">2.1. </w:t>
            </w:r>
          </w:p>
        </w:tc>
        <w:tc>
          <w:tcPr>
            <w:tcW w:w="3655" w:type="dxa"/>
            <w:tcMar>
              <w:top w:w="100" w:type="dxa"/>
              <w:left w:w="100" w:type="dxa"/>
              <w:bottom w:w="100" w:type="dxa"/>
              <w:right w:w="100" w:type="dxa"/>
            </w:tcMar>
          </w:tcPr>
          <w:p w14:paraId="56A64203"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Giảng viên cơ hữu đứng tên ngành đào tạo  </w:t>
            </w:r>
          </w:p>
          <w:p w14:paraId="433F52FE" w14:textId="5981F1D9"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r w:rsidRPr="000D1248">
              <w:rPr>
                <w:rFonts w:eastAsia="Times New Roman"/>
                <w:sz w:val="25"/>
                <w:szCs w:val="25"/>
              </w:rPr>
              <w:t xml:space="preserve">- Trình độ đại học: Theo khoản  1, 2 điều 5 Quyết định mở </w:t>
            </w:r>
            <w:r w:rsidR="00CB6CD4" w:rsidRPr="000D1248">
              <w:rPr>
                <w:rFonts w:eastAsia="Times New Roman"/>
                <w:sz w:val="25"/>
                <w:szCs w:val="25"/>
              </w:rPr>
              <w:t>ngành của</w:t>
            </w:r>
            <w:r w:rsidRPr="000D1248">
              <w:rPr>
                <w:rFonts w:eastAsia="Times New Roman"/>
                <w:sz w:val="25"/>
                <w:szCs w:val="25"/>
              </w:rPr>
              <w:t xml:space="preserve"> Trường Đại học Kinh tế - Kỹ thuật Công </w:t>
            </w:r>
            <w:r w:rsidR="003D414A" w:rsidRPr="000D1248">
              <w:rPr>
                <w:rFonts w:eastAsia="Times New Roman"/>
                <w:sz w:val="25"/>
                <w:szCs w:val="25"/>
              </w:rPr>
              <w:t>nghiệp (</w:t>
            </w:r>
            <w:r w:rsidRPr="000D1248">
              <w:rPr>
                <w:rFonts w:eastAsia="Times New Roman"/>
                <w:i/>
                <w:sz w:val="25"/>
                <w:szCs w:val="25"/>
              </w:rPr>
              <w:t xml:space="preserve">khoản 1,2 điều 4 của Thông </w:t>
            </w:r>
            <w:r w:rsidR="003D414A" w:rsidRPr="000D1248">
              <w:rPr>
                <w:rFonts w:eastAsia="Times New Roman"/>
                <w:i/>
                <w:sz w:val="25"/>
                <w:szCs w:val="25"/>
              </w:rPr>
              <w:t>tư 02</w:t>
            </w:r>
            <w:r w:rsidRPr="000D1248">
              <w:rPr>
                <w:rFonts w:eastAsia="Times New Roman"/>
                <w:i/>
                <w:sz w:val="25"/>
                <w:szCs w:val="25"/>
              </w:rPr>
              <w:t>/2022/TT-BGDĐT)</w:t>
            </w:r>
          </w:p>
        </w:tc>
        <w:tc>
          <w:tcPr>
            <w:tcW w:w="4045" w:type="dxa"/>
            <w:tcMar>
              <w:top w:w="100" w:type="dxa"/>
              <w:left w:w="100" w:type="dxa"/>
              <w:bottom w:w="100" w:type="dxa"/>
              <w:right w:w="100" w:type="dxa"/>
            </w:tcMar>
          </w:tcPr>
          <w:p w14:paraId="67D32ACD" w14:textId="47E10275" w:rsidR="007B1F55" w:rsidRPr="007B1F55" w:rsidRDefault="007B1F55" w:rsidP="00B95AF6">
            <w:pPr>
              <w:widowControl w:val="0"/>
              <w:pBdr>
                <w:top w:val="nil"/>
                <w:left w:val="nil"/>
                <w:bottom w:val="nil"/>
                <w:right w:val="nil"/>
                <w:between w:val="nil"/>
              </w:pBdr>
              <w:spacing w:before="0" w:after="0" w:line="240" w:lineRule="auto"/>
              <w:jc w:val="left"/>
              <w:rPr>
                <w:color w:val="000000"/>
                <w:sz w:val="24"/>
                <w:szCs w:val="24"/>
              </w:rPr>
            </w:pPr>
            <w:r w:rsidRPr="007B1F55">
              <w:rPr>
                <w:color w:val="000000"/>
                <w:sz w:val="24"/>
                <w:szCs w:val="24"/>
              </w:rPr>
              <w:t xml:space="preserve">- TS </w:t>
            </w:r>
            <w:r w:rsidRPr="007B1F55">
              <w:rPr>
                <w:color w:val="000000"/>
                <w:sz w:val="24"/>
                <w:szCs w:val="24"/>
                <w:lang w:val="vi-VN"/>
              </w:rPr>
              <w:t>chịu trách nhiệm chủ trì xây dựng, tổ chức thực hiện chương trình đào tạo</w:t>
            </w:r>
            <w:r w:rsidRPr="007B1F55">
              <w:rPr>
                <w:color w:val="000000"/>
                <w:sz w:val="24"/>
                <w:szCs w:val="24"/>
              </w:rPr>
              <w:t xml:space="preserve"> (nêu rõ ngành phù hợp được đào tạo và kinh nghiệm)</w:t>
            </w:r>
          </w:p>
          <w:p w14:paraId="682F6EDA" w14:textId="1FECF2DE" w:rsidR="007B1F55" w:rsidRPr="007B1F55" w:rsidRDefault="007B1F55" w:rsidP="00B95AF6">
            <w:pPr>
              <w:widowControl w:val="0"/>
              <w:pBdr>
                <w:top w:val="nil"/>
                <w:left w:val="nil"/>
                <w:bottom w:val="nil"/>
                <w:right w:val="nil"/>
                <w:between w:val="nil"/>
              </w:pBdr>
              <w:spacing w:before="0" w:after="0" w:line="240" w:lineRule="auto"/>
              <w:jc w:val="left"/>
              <w:rPr>
                <w:color w:val="000000"/>
                <w:sz w:val="24"/>
                <w:szCs w:val="24"/>
              </w:rPr>
            </w:pPr>
            <w:r w:rsidRPr="007B1F55">
              <w:rPr>
                <w:color w:val="000000"/>
                <w:sz w:val="24"/>
                <w:szCs w:val="24"/>
              </w:rPr>
              <w:t>- 4 TS khác có chuyên môn phù hợp?</w:t>
            </w:r>
          </w:p>
          <w:p w14:paraId="4A2C9CAC" w14:textId="24D838DD" w:rsidR="007B1F55" w:rsidRPr="007B1F55" w:rsidRDefault="007B1F55" w:rsidP="00B95AF6">
            <w:pPr>
              <w:widowControl w:val="0"/>
              <w:pBdr>
                <w:top w:val="nil"/>
                <w:left w:val="nil"/>
                <w:bottom w:val="nil"/>
                <w:right w:val="nil"/>
                <w:between w:val="nil"/>
              </w:pBdr>
              <w:spacing w:before="0" w:after="0" w:line="240" w:lineRule="auto"/>
              <w:jc w:val="left"/>
              <w:rPr>
                <w:rFonts w:eastAsia="Times New Roman"/>
                <w:sz w:val="24"/>
                <w:szCs w:val="24"/>
                <w:highlight w:val="white"/>
              </w:rPr>
            </w:pPr>
            <w:r w:rsidRPr="007B1F55">
              <w:rPr>
                <w:color w:val="000000"/>
                <w:sz w:val="24"/>
                <w:szCs w:val="24"/>
              </w:rPr>
              <w:t>- số GV có chuyên môn phù hợp giảng dạy 2 năm đầu, mỗi HP 2 GV</w:t>
            </w:r>
          </w:p>
          <w:p w14:paraId="6F5FB54F" w14:textId="69D2F65E" w:rsidR="00555C19" w:rsidRPr="000D1248" w:rsidRDefault="003B3E55" w:rsidP="00B95AF6">
            <w:pPr>
              <w:widowControl w:val="0"/>
              <w:pBdr>
                <w:top w:val="nil"/>
                <w:left w:val="nil"/>
                <w:bottom w:val="nil"/>
                <w:right w:val="nil"/>
                <w:between w:val="nil"/>
              </w:pBdr>
              <w:spacing w:before="0" w:after="0" w:line="240" w:lineRule="auto"/>
              <w:jc w:val="left"/>
              <w:rPr>
                <w:rFonts w:eastAsia="Times New Roman"/>
                <w:sz w:val="25"/>
                <w:szCs w:val="25"/>
                <w:highlight w:val="white"/>
              </w:rPr>
            </w:pPr>
            <w:r>
              <w:rPr>
                <w:rFonts w:eastAsia="Times New Roman"/>
                <w:sz w:val="25"/>
                <w:szCs w:val="25"/>
                <w:highlight w:val="white"/>
              </w:rPr>
              <w:t xml:space="preserve">- </w:t>
            </w:r>
            <w:r w:rsidR="00555C19" w:rsidRPr="000D1248">
              <w:rPr>
                <w:rFonts w:eastAsia="Times New Roman"/>
                <w:sz w:val="25"/>
                <w:szCs w:val="25"/>
                <w:highlight w:val="white"/>
              </w:rPr>
              <w:t xml:space="preserve">Nêu rõ số lượng giảng viên cơ </w:t>
            </w:r>
            <w:r w:rsidR="00CB6CD4" w:rsidRPr="000D1248">
              <w:rPr>
                <w:rFonts w:eastAsia="Times New Roman"/>
                <w:sz w:val="25"/>
                <w:szCs w:val="25"/>
                <w:highlight w:val="white"/>
              </w:rPr>
              <w:t xml:space="preserve">hữu </w:t>
            </w:r>
            <w:r w:rsidR="00CB6CD4" w:rsidRPr="000D1248">
              <w:rPr>
                <w:rFonts w:eastAsia="Times New Roman"/>
                <w:sz w:val="25"/>
                <w:szCs w:val="25"/>
              </w:rPr>
              <w:t>khác</w:t>
            </w:r>
            <w:ins w:id="21" w:author="Ha An" w:date="2025-06-02T11:03:00Z">
              <w:r w:rsidR="007B1F55">
                <w:rPr>
                  <w:rFonts w:eastAsia="Times New Roman"/>
                  <w:sz w:val="25"/>
                  <w:szCs w:val="25"/>
                </w:rPr>
                <w:t xml:space="preserve"> </w:t>
              </w:r>
            </w:ins>
            <w:r w:rsidR="00555C19" w:rsidRPr="000D1248">
              <w:rPr>
                <w:rFonts w:eastAsia="Times New Roman"/>
                <w:sz w:val="25"/>
                <w:szCs w:val="25"/>
                <w:highlight w:val="white"/>
              </w:rPr>
              <w:t xml:space="preserve">dự kiến tham gia giảng dạy CTĐT mở mới (hay kế hoạch đào tạo/tuyển </w:t>
            </w:r>
            <w:r w:rsidR="00555C19" w:rsidRPr="000D1248">
              <w:rPr>
                <w:rFonts w:eastAsia="Times New Roman"/>
                <w:sz w:val="25"/>
                <w:szCs w:val="25"/>
              </w:rPr>
              <w:t xml:space="preserve"> </w:t>
            </w:r>
            <w:r w:rsidR="00555C19" w:rsidRPr="000D1248">
              <w:rPr>
                <w:rFonts w:eastAsia="Times New Roman"/>
                <w:sz w:val="25"/>
                <w:szCs w:val="25"/>
                <w:highlight w:val="white"/>
              </w:rPr>
              <w:t xml:space="preserve">mới để có đủ giảng viên cơ hữu </w:t>
            </w:r>
            <w:r w:rsidR="003D414A" w:rsidRPr="000D1248">
              <w:rPr>
                <w:rFonts w:eastAsia="Times New Roman"/>
                <w:sz w:val="25"/>
                <w:szCs w:val="25"/>
                <w:highlight w:val="white"/>
              </w:rPr>
              <w:t xml:space="preserve">theo </w:t>
            </w:r>
            <w:r w:rsidR="003D414A" w:rsidRPr="000D1248">
              <w:rPr>
                <w:rFonts w:eastAsia="Times New Roman"/>
                <w:sz w:val="25"/>
                <w:szCs w:val="25"/>
              </w:rPr>
              <w:t>kế</w:t>
            </w:r>
            <w:r w:rsidR="00555C19" w:rsidRPr="000D1248">
              <w:rPr>
                <w:rFonts w:eastAsia="Times New Roman"/>
                <w:sz w:val="25"/>
                <w:szCs w:val="25"/>
                <w:highlight w:val="white"/>
              </w:rPr>
              <w:t xml:space="preserve"> hoạch mở ngành)</w:t>
            </w:r>
            <w:r w:rsidR="007B1F55">
              <w:rPr>
                <w:rFonts w:eastAsia="Times New Roman"/>
                <w:sz w:val="25"/>
                <w:szCs w:val="25"/>
                <w:highlight w:val="white"/>
              </w:rPr>
              <w:t>: đảm nhiệm từ 70% CTĐT trở lên</w:t>
            </w:r>
          </w:p>
        </w:tc>
        <w:tc>
          <w:tcPr>
            <w:tcW w:w="1547" w:type="dxa"/>
            <w:tcMar>
              <w:top w:w="100" w:type="dxa"/>
              <w:left w:w="100" w:type="dxa"/>
              <w:bottom w:w="100" w:type="dxa"/>
              <w:right w:w="100" w:type="dxa"/>
            </w:tcMar>
          </w:tcPr>
          <w:p w14:paraId="45BB8C23"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highlight w:val="white"/>
              </w:rPr>
            </w:pPr>
          </w:p>
        </w:tc>
      </w:tr>
      <w:tr w:rsidR="00555C19" w:rsidRPr="000D1248" w14:paraId="56405FBC" w14:textId="77777777" w:rsidTr="00B95AF6">
        <w:trPr>
          <w:trHeight w:val="1549"/>
        </w:trPr>
        <w:tc>
          <w:tcPr>
            <w:tcW w:w="666" w:type="dxa"/>
            <w:tcMar>
              <w:top w:w="100" w:type="dxa"/>
              <w:left w:w="100" w:type="dxa"/>
              <w:bottom w:w="100" w:type="dxa"/>
              <w:right w:w="100" w:type="dxa"/>
            </w:tcMar>
          </w:tcPr>
          <w:p w14:paraId="4C742B27"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p>
        </w:tc>
        <w:tc>
          <w:tcPr>
            <w:tcW w:w="3655" w:type="dxa"/>
            <w:tcMar>
              <w:top w:w="100" w:type="dxa"/>
              <w:left w:w="100" w:type="dxa"/>
              <w:bottom w:w="100" w:type="dxa"/>
              <w:right w:w="100" w:type="dxa"/>
            </w:tcMar>
          </w:tcPr>
          <w:p w14:paraId="1FA84F10"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r w:rsidRPr="000D1248">
              <w:rPr>
                <w:rFonts w:eastAsia="Times New Roman"/>
                <w:sz w:val="25"/>
                <w:szCs w:val="25"/>
              </w:rPr>
              <w:t xml:space="preserve">- Trình độ thạc sĩ: Theo khoản 1 điều 6 </w:t>
            </w:r>
            <w:r w:rsidRPr="000D1248">
              <w:rPr>
                <w:rFonts w:eastAsia="Times New Roman"/>
                <w:i/>
                <w:sz w:val="25"/>
                <w:szCs w:val="25"/>
              </w:rPr>
              <w:t xml:space="preserve">(khoản 1 điều 5 của Thông tư 02/2022/TT-BGDĐT) </w:t>
            </w:r>
          </w:p>
          <w:p w14:paraId="16EDCEC4"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r w:rsidRPr="000D1248">
              <w:rPr>
                <w:rFonts w:eastAsia="Times New Roman"/>
                <w:sz w:val="25"/>
                <w:szCs w:val="25"/>
              </w:rPr>
              <w:t xml:space="preserve">- Trình độ tiến sĩ: Theo khoản 1  điều 7 </w:t>
            </w:r>
            <w:r w:rsidRPr="000D1248">
              <w:rPr>
                <w:rFonts w:eastAsia="Times New Roman"/>
                <w:i/>
                <w:sz w:val="25"/>
                <w:szCs w:val="25"/>
              </w:rPr>
              <w:t>(khoản 1 điều 6 của Thông  tư 02/2022/TT-BGDĐT)</w:t>
            </w:r>
          </w:p>
        </w:tc>
        <w:tc>
          <w:tcPr>
            <w:tcW w:w="4045" w:type="dxa"/>
            <w:tcMar>
              <w:top w:w="100" w:type="dxa"/>
              <w:left w:w="100" w:type="dxa"/>
              <w:bottom w:w="100" w:type="dxa"/>
              <w:right w:w="100" w:type="dxa"/>
            </w:tcMar>
          </w:tcPr>
          <w:p w14:paraId="3C21E04A" w14:textId="460A48A9" w:rsidR="00555C19" w:rsidRPr="000D1248" w:rsidRDefault="00390319" w:rsidP="00B95AF6">
            <w:pPr>
              <w:widowControl w:val="0"/>
              <w:pBdr>
                <w:top w:val="nil"/>
                <w:left w:val="nil"/>
                <w:bottom w:val="nil"/>
                <w:right w:val="nil"/>
                <w:between w:val="nil"/>
              </w:pBdr>
              <w:spacing w:before="0" w:after="0" w:line="240" w:lineRule="auto"/>
              <w:jc w:val="left"/>
              <w:rPr>
                <w:rFonts w:eastAsia="Times New Roman"/>
                <w:i/>
                <w:sz w:val="25"/>
                <w:szCs w:val="25"/>
              </w:rPr>
            </w:pPr>
            <w:r>
              <w:rPr>
                <w:rFonts w:eastAsia="Times New Roman"/>
                <w:i/>
                <w:sz w:val="25"/>
                <w:szCs w:val="25"/>
              </w:rPr>
              <w:t>(tương tự như trên)</w:t>
            </w:r>
          </w:p>
        </w:tc>
        <w:tc>
          <w:tcPr>
            <w:tcW w:w="1547" w:type="dxa"/>
            <w:tcMar>
              <w:top w:w="100" w:type="dxa"/>
              <w:left w:w="100" w:type="dxa"/>
              <w:bottom w:w="100" w:type="dxa"/>
              <w:right w:w="100" w:type="dxa"/>
            </w:tcMar>
          </w:tcPr>
          <w:p w14:paraId="7AA63B5D"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rPr>
            </w:pPr>
          </w:p>
        </w:tc>
      </w:tr>
      <w:tr w:rsidR="00555C19" w:rsidRPr="000D1248" w14:paraId="62685D76" w14:textId="77777777" w:rsidTr="00B95AF6">
        <w:trPr>
          <w:trHeight w:val="20"/>
        </w:trPr>
        <w:tc>
          <w:tcPr>
            <w:tcW w:w="666" w:type="dxa"/>
            <w:tcMar>
              <w:top w:w="100" w:type="dxa"/>
              <w:left w:w="100" w:type="dxa"/>
              <w:bottom w:w="100" w:type="dxa"/>
              <w:right w:w="100" w:type="dxa"/>
            </w:tcMar>
          </w:tcPr>
          <w:p w14:paraId="7EA5A05C"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r w:rsidRPr="000D1248">
              <w:rPr>
                <w:rFonts w:eastAsia="Times New Roman"/>
                <w:sz w:val="25"/>
                <w:szCs w:val="25"/>
              </w:rPr>
              <w:t xml:space="preserve">2.2. </w:t>
            </w:r>
          </w:p>
        </w:tc>
        <w:tc>
          <w:tcPr>
            <w:tcW w:w="3655" w:type="dxa"/>
            <w:tcMar>
              <w:top w:w="100" w:type="dxa"/>
              <w:left w:w="100" w:type="dxa"/>
              <w:bottom w:w="100" w:type="dxa"/>
              <w:right w:w="100" w:type="dxa"/>
            </w:tcMar>
          </w:tcPr>
          <w:p w14:paraId="3305ED4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Đội ngũ giảng viên thực hiện CTĐT:  </w:t>
            </w:r>
          </w:p>
          <w:p w14:paraId="056D4A77"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a) Đủ về số lượng, bảo đảm về chất lượng để tổ chức thực hiện CTĐT </w:t>
            </w:r>
            <w:r w:rsidRPr="000D1248">
              <w:rPr>
                <w:rFonts w:eastAsia="Times New Roman"/>
                <w:i/>
                <w:sz w:val="25"/>
                <w:szCs w:val="25"/>
              </w:rPr>
              <w:t>(bao gồm giảng viên toàn thời gian và giảng viên thỉnh giảng)</w:t>
            </w:r>
            <w:r w:rsidRPr="000D1248">
              <w:rPr>
                <w:rFonts w:eastAsia="Times New Roman"/>
                <w:sz w:val="25"/>
                <w:szCs w:val="25"/>
              </w:rPr>
              <w:t xml:space="preserve">, đáp ứng yêu cầu đội ngũ  giảng viên theo quy định về </w:t>
            </w:r>
          </w:p>
          <w:p w14:paraId="4CCE6024"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chuẩn CTĐT của trình độ đào  tạo, lĩnh vực, nhóm ngành và  ngành đào tạo, trong đó giảng  viên thỉnh giảng </w:t>
            </w:r>
            <w:r w:rsidRPr="000D1248">
              <w:rPr>
                <w:rFonts w:eastAsia="Times New Roman"/>
                <w:i/>
                <w:sz w:val="25"/>
                <w:szCs w:val="25"/>
              </w:rPr>
              <w:t xml:space="preserve">(tính theo từng  năm học) </w:t>
            </w:r>
            <w:r w:rsidRPr="000D1248">
              <w:rPr>
                <w:rFonts w:eastAsia="Times New Roman"/>
                <w:sz w:val="25"/>
                <w:szCs w:val="25"/>
              </w:rPr>
              <w:t>chỉ đảm nhận tối đa  30% khối lượng giảng dạy ở mỗi  thành phần trong CTĐT</w:t>
            </w:r>
          </w:p>
        </w:tc>
        <w:tc>
          <w:tcPr>
            <w:tcW w:w="4045" w:type="dxa"/>
            <w:tcMar>
              <w:top w:w="100" w:type="dxa"/>
              <w:left w:w="100" w:type="dxa"/>
              <w:bottom w:w="100" w:type="dxa"/>
              <w:right w:w="100" w:type="dxa"/>
            </w:tcMar>
          </w:tcPr>
          <w:p w14:paraId="244B25AA"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r w:rsidRPr="000D1248">
              <w:rPr>
                <w:rFonts w:eastAsia="Times New Roman"/>
                <w:sz w:val="25"/>
                <w:szCs w:val="25"/>
                <w:highlight w:val="white"/>
              </w:rPr>
              <w:t xml:space="preserve">Chỉ ghi ước tính số lượng giảng viên; </w:t>
            </w:r>
            <w:r w:rsidRPr="000D1248">
              <w:rPr>
                <w:rFonts w:eastAsia="Times New Roman"/>
                <w:sz w:val="25"/>
                <w:szCs w:val="25"/>
              </w:rPr>
              <w:t xml:space="preserve"> </w:t>
            </w:r>
            <w:r w:rsidRPr="000D1248">
              <w:rPr>
                <w:rFonts w:eastAsia="Times New Roman"/>
                <w:sz w:val="25"/>
                <w:szCs w:val="25"/>
                <w:highlight w:val="white"/>
              </w:rPr>
              <w:t xml:space="preserve">kế hoạch thỉnh giảng </w:t>
            </w:r>
            <w:r w:rsidRPr="000D1248">
              <w:rPr>
                <w:rFonts w:eastAsia="Times New Roman"/>
                <w:i/>
                <w:sz w:val="25"/>
                <w:szCs w:val="25"/>
                <w:highlight w:val="white"/>
              </w:rPr>
              <w:t>(nếu có)</w:t>
            </w:r>
          </w:p>
          <w:p w14:paraId="71F0A367"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p>
          <w:p w14:paraId="37B98C8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p>
          <w:p w14:paraId="6451A083"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p>
          <w:p w14:paraId="2A87B0A3"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p>
          <w:p w14:paraId="32901809"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p>
          <w:p w14:paraId="5CF6DB4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p>
          <w:p w14:paraId="0547DE23"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p>
          <w:p w14:paraId="31218AEE"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p>
          <w:p w14:paraId="6EDB985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p>
          <w:p w14:paraId="797101B2"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highlight w:val="white"/>
              </w:rPr>
            </w:pPr>
          </w:p>
        </w:tc>
        <w:tc>
          <w:tcPr>
            <w:tcW w:w="1547" w:type="dxa"/>
            <w:tcMar>
              <w:top w:w="100" w:type="dxa"/>
              <w:left w:w="100" w:type="dxa"/>
              <w:bottom w:w="100" w:type="dxa"/>
              <w:right w:w="100" w:type="dxa"/>
            </w:tcMar>
          </w:tcPr>
          <w:p w14:paraId="7F5B08AA"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highlight w:val="white"/>
              </w:rPr>
            </w:pPr>
          </w:p>
        </w:tc>
      </w:tr>
      <w:tr w:rsidR="00555C19" w:rsidRPr="000D1248" w14:paraId="349954BC" w14:textId="77777777" w:rsidTr="00B95AF6">
        <w:trPr>
          <w:trHeight w:val="3533"/>
        </w:trPr>
        <w:tc>
          <w:tcPr>
            <w:tcW w:w="666" w:type="dxa"/>
            <w:tcMar>
              <w:top w:w="100" w:type="dxa"/>
              <w:left w:w="100" w:type="dxa"/>
              <w:bottom w:w="100" w:type="dxa"/>
              <w:right w:w="100" w:type="dxa"/>
            </w:tcMar>
          </w:tcPr>
          <w:p w14:paraId="58D673DF"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highlight w:val="white"/>
              </w:rPr>
            </w:pPr>
          </w:p>
        </w:tc>
        <w:tc>
          <w:tcPr>
            <w:tcW w:w="3655" w:type="dxa"/>
            <w:tcMar>
              <w:top w:w="100" w:type="dxa"/>
              <w:left w:w="100" w:type="dxa"/>
              <w:bottom w:w="100" w:type="dxa"/>
              <w:right w:w="100" w:type="dxa"/>
            </w:tcMar>
          </w:tcPr>
          <w:p w14:paraId="36282374" w14:textId="5472B60F"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b) Đối với các ngành đào tạo giáo viên tiếng dân tộc thiểu số Việt Nam, ngành đào tạo Ngôn ngữ, văn học và văn hóa Việt Nam, ngành đào tạo Ngôn ngữ, văn học và văn hóa nước ngoài, ngành đào tạo Thể dục, thể thao (theo quy định tại Danh </w:t>
            </w:r>
            <w:r w:rsidR="00CB6CD4" w:rsidRPr="000D1248">
              <w:rPr>
                <w:rFonts w:eastAsia="Times New Roman"/>
                <w:sz w:val="25"/>
                <w:szCs w:val="25"/>
              </w:rPr>
              <w:t>mục thống</w:t>
            </w:r>
            <w:r w:rsidRPr="000D1248">
              <w:rPr>
                <w:rFonts w:eastAsia="Times New Roman"/>
                <w:sz w:val="25"/>
                <w:szCs w:val="25"/>
              </w:rPr>
              <w:t xml:space="preserve"> kê ngành đào tạo), có thể </w:t>
            </w:r>
          </w:p>
          <w:p w14:paraId="3CE4F321"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điều chỉnh theo quy định sau: - Giảng viên có danh hiệu là  Nghệ sĩ Nhân dân hoặc Nghệ nhân Nhân dân hoặc Nhà giáo  Nhân dân do Nhà nước trao tặng,  đồng thời có bằng thạc sĩ ngành  phù hợp với ngành đào tạo dự kiến mở có thể thay cho giảng  viên có bằng tiến sĩ và không  phải là giảng viên chủ trì xây  dựng, tổ chức thực hiện giảng  dạy CTĐT </w:t>
            </w:r>
            <w:r w:rsidRPr="000D1248">
              <w:rPr>
                <w:rFonts w:eastAsia="Times New Roman"/>
                <w:i/>
                <w:sz w:val="25"/>
                <w:szCs w:val="25"/>
              </w:rPr>
              <w:t>(đối với mở ngành  đào tạo trình độ đại học)</w:t>
            </w:r>
            <w:r w:rsidRPr="000D1248">
              <w:rPr>
                <w:rFonts w:eastAsia="Times New Roman"/>
                <w:sz w:val="25"/>
                <w:szCs w:val="25"/>
              </w:rPr>
              <w:t xml:space="preserve">; hoặc  đồng thời có bằng tiến sĩ ngành  phù hợp với ngành đào tạo </w:t>
            </w:r>
            <w:r w:rsidRPr="000D1248">
              <w:rPr>
                <w:rFonts w:eastAsia="Times New Roman"/>
                <w:sz w:val="25"/>
                <w:szCs w:val="25"/>
              </w:rPr>
              <w:lastRenderedPageBreak/>
              <w:t xml:space="preserve">dự kiến mở có thể thay cho giảng  viên có chức danh phó giáo sư và  không phải là giảng viên chủ trì  xây dựng, tổ chức thực hiện  giảng dạy CTĐT; </w:t>
            </w:r>
          </w:p>
          <w:p w14:paraId="36501899"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 Riêng ngành đào tạo ngôn ngữ dân tộc thiểu số Việt Nam thuộc nhóm ngành Ngôn ngữ, văn học và văn hóa Việt Nam, giảng viên là người dân tộc thiểu số hoặc người có hiểu biết về ngôn ngữ, văn hóa dân tộc thiểu số phù hợp với ngôn ngữ văn hóa dân tộc thiểu số của ngành đào tạo dự </w:t>
            </w:r>
          </w:p>
          <w:p w14:paraId="39CC76BB"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kiến mở, đồng thời có bằng thạc sĩ có thể thay cho giảng viên có bằng tiến sĩ và không phải là giảng viên chủ trì xây dựng, tổ </w:t>
            </w:r>
          </w:p>
          <w:p w14:paraId="73F3B2E8"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chức thực hiện giảng dạy CTĐT </w:t>
            </w:r>
            <w:r w:rsidRPr="000D1248">
              <w:rPr>
                <w:rFonts w:eastAsia="Times New Roman"/>
                <w:i/>
                <w:sz w:val="25"/>
                <w:szCs w:val="25"/>
              </w:rPr>
              <w:t>(đối với mở ngành đào tạo trình  độ đại học)</w:t>
            </w:r>
            <w:r w:rsidRPr="000D1248">
              <w:rPr>
                <w:rFonts w:eastAsia="Times New Roman"/>
                <w:sz w:val="25"/>
                <w:szCs w:val="25"/>
              </w:rPr>
              <w:t>; hoặc đồng thời có  bằng tiến sĩ có thể thay cho giảng  viên có chức danh phó giáo sư và  không phải là giảng viên chủ trì  xây dựng, tổ chức thực hiện  giảng dạy CTĐT</w:t>
            </w:r>
          </w:p>
        </w:tc>
        <w:tc>
          <w:tcPr>
            <w:tcW w:w="4045" w:type="dxa"/>
            <w:tcMar>
              <w:top w:w="100" w:type="dxa"/>
              <w:left w:w="100" w:type="dxa"/>
              <w:bottom w:w="100" w:type="dxa"/>
              <w:right w:w="100" w:type="dxa"/>
            </w:tcMar>
          </w:tcPr>
          <w:p w14:paraId="6723595A"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rPr>
            </w:pPr>
            <w:r w:rsidRPr="000D1248">
              <w:rPr>
                <w:rFonts w:eastAsia="Times New Roman"/>
                <w:i/>
                <w:sz w:val="25"/>
                <w:szCs w:val="25"/>
              </w:rPr>
              <w:lastRenderedPageBreak/>
              <w:t xml:space="preserve">Với các ngành đào tạo không thuộc nhóm này thì bỏ trống. </w:t>
            </w:r>
          </w:p>
          <w:p w14:paraId="5227C143"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rPr>
            </w:pPr>
            <w:r w:rsidRPr="000D1248">
              <w:rPr>
                <w:rFonts w:eastAsia="Times New Roman"/>
                <w:i/>
                <w:sz w:val="25"/>
                <w:szCs w:val="25"/>
              </w:rPr>
              <w:t>Chú ý với các ngành Ngôn ngữ, Văn  học Việt Nam và Thể dục Thể thao.</w:t>
            </w:r>
          </w:p>
        </w:tc>
        <w:tc>
          <w:tcPr>
            <w:tcW w:w="1547" w:type="dxa"/>
            <w:tcMar>
              <w:top w:w="100" w:type="dxa"/>
              <w:left w:w="100" w:type="dxa"/>
              <w:bottom w:w="100" w:type="dxa"/>
              <w:right w:w="100" w:type="dxa"/>
            </w:tcMar>
          </w:tcPr>
          <w:p w14:paraId="5A2E12F0"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i/>
                <w:sz w:val="25"/>
                <w:szCs w:val="25"/>
              </w:rPr>
            </w:pPr>
          </w:p>
        </w:tc>
      </w:tr>
      <w:tr w:rsidR="00555C19" w:rsidRPr="000D1248" w14:paraId="565C5399" w14:textId="77777777" w:rsidTr="003D414A">
        <w:trPr>
          <w:trHeight w:val="18"/>
        </w:trPr>
        <w:tc>
          <w:tcPr>
            <w:tcW w:w="666" w:type="dxa"/>
            <w:tcMar>
              <w:top w:w="100" w:type="dxa"/>
              <w:left w:w="100" w:type="dxa"/>
              <w:bottom w:w="100" w:type="dxa"/>
              <w:right w:w="100" w:type="dxa"/>
            </w:tcMar>
          </w:tcPr>
          <w:p w14:paraId="2FA4D32E"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r w:rsidRPr="000D1248">
              <w:rPr>
                <w:rFonts w:eastAsia="Times New Roman"/>
                <w:b/>
                <w:sz w:val="25"/>
                <w:szCs w:val="25"/>
              </w:rPr>
              <w:t xml:space="preserve">3 </w:t>
            </w:r>
          </w:p>
        </w:tc>
        <w:tc>
          <w:tcPr>
            <w:tcW w:w="3655" w:type="dxa"/>
            <w:tcMar>
              <w:top w:w="100" w:type="dxa"/>
              <w:left w:w="100" w:type="dxa"/>
              <w:bottom w:w="100" w:type="dxa"/>
              <w:right w:w="100" w:type="dxa"/>
            </w:tcMar>
          </w:tcPr>
          <w:p w14:paraId="61466386"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b/>
                <w:sz w:val="25"/>
                <w:szCs w:val="25"/>
              </w:rPr>
            </w:pPr>
            <w:r w:rsidRPr="000D1248">
              <w:rPr>
                <w:rFonts w:eastAsia="Times New Roman"/>
                <w:b/>
                <w:sz w:val="25"/>
                <w:szCs w:val="25"/>
              </w:rPr>
              <w:t xml:space="preserve">Cơ sở vật chất </w:t>
            </w:r>
          </w:p>
          <w:p w14:paraId="64650762"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a) Có cơ sở vật chất, thiết bị, thư viện, giáo trình đáp ứng yêu cầu giảng dạy, học tập, nghiên cứu theo yêu cầu của CTĐT, đáp ứng yêu cầu về cơ sở vật chất theo quy định của chuẩn CTĐT của lĩnh vực, nhóm ngành, ngành đào tạo và các quy định tại Thông tư 02/2022/TT-BGDĐT;</w:t>
            </w:r>
          </w:p>
          <w:p w14:paraId="12D93689"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b) Có đủ phòng học, phòng thí nghiệm, phòng thực hành, cơ sở sản xuất thử nghiệm, hệ thống công nghệ thông tin, hệ thống quản lý hỗ trợ học tập, quản lý đào tạo cùng các thiết bị cần thiết đáp ứng yêu cầu giảng dạy, học tập, nghiên cứu khoa học theo yêu cầu của CTĐT, phù hợp với quy mô đào </w:t>
            </w:r>
            <w:r w:rsidRPr="000D1248">
              <w:rPr>
                <w:rFonts w:eastAsia="Times New Roman"/>
                <w:sz w:val="25"/>
                <w:szCs w:val="25"/>
              </w:rPr>
              <w:lastRenderedPageBreak/>
              <w:t xml:space="preserve">tạo ở từng trình độ </w:t>
            </w:r>
          </w:p>
          <w:p w14:paraId="320DE9E1"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đào tạo và phải có kế hoạch sử dụng phòng học, phòng thí nghiệm, thực hành với diện tích và các thiết bị cụ thể của từng phòng thí nghiệm, thực hành phù hợp với số lượng sinh viên thực hành, thí nghiệm tại mỗi bàn và mỗi thiết bị trong mỗi phòng thí nghiệm, phòng thực hành, phù hợp với quy mô đào tạo theo yêu cầu của CTĐT cho từng năm học của khóa học;</w:t>
            </w:r>
          </w:p>
          <w:p w14:paraId="5AD23AD9"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p w14:paraId="01463ED9" w14:textId="76E416D3"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c) Có hợp đồng hợp tác đào tạo thực hành, thực tập với các cơ sở thực hành, thực tập bên ngoài nhà trường phù hợp với kế hoạch giảng dạy, học tập, nghiên cứu khoa học cho toàn khóa học; </w:t>
            </w:r>
          </w:p>
          <w:p w14:paraId="7EE5C80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p w14:paraId="50385D8F"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d) Có thư viện truyền thống và thư viện điện tử bảo đảm đủ giáo trình, tài liệu hỗ trợ giảng dạy, học tập, nghiên cứu của giảng viên và người học; có bản quyền truy cập cơ sở dữ liệu trong nước về sách, tạp chí khoa học liên quan đến ngành đào tạo, đáp ứng yêu cầu của ngành và trình độ đào tạo, phù hợp với quy mô đào tạo; từ năm học 2023 - 2024 trở đi, yêu cầu bắt buộc cơ sở đào tạo phải có bản quyền truy cập cơ sở </w:t>
            </w:r>
          </w:p>
          <w:p w14:paraId="1D6A1D3B"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dữ liệu quốc tế về sách, tạp chí khoa học liên quan đến ngành đào tạo, đáp ứng yêu cầu của ngành và trình độ đào tạo, phù hợp với quy mô đào tạo;</w:t>
            </w:r>
          </w:p>
          <w:p w14:paraId="0AF01197"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p w14:paraId="36DF8754"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đ) Có trang thông tin điện tử đăng tải đầy đủ thông tin yêu cầu phải công khai theo quy định của Bộ Giáo dục và Đào tạo và các quy định khác có liên quan của pháp luật.</w:t>
            </w:r>
          </w:p>
          <w:p w14:paraId="227D3A7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tc>
        <w:tc>
          <w:tcPr>
            <w:tcW w:w="4045" w:type="dxa"/>
            <w:tcMar>
              <w:top w:w="100" w:type="dxa"/>
              <w:left w:w="100" w:type="dxa"/>
              <w:bottom w:w="100" w:type="dxa"/>
              <w:right w:w="100" w:type="dxa"/>
            </w:tcMar>
          </w:tcPr>
          <w:p w14:paraId="3939659D"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p w14:paraId="69FC0536"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Thông tin về cơ sở vật chất của Trường, thể hiện rõ: </w:t>
            </w:r>
          </w:p>
          <w:p w14:paraId="0460C5E8"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 Các khu chính của trường và diện tích </w:t>
            </w:r>
          </w:p>
          <w:p w14:paraId="0F950E3B"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 Giảng đường, hội trường, phòng học </w:t>
            </w:r>
          </w:p>
          <w:p w14:paraId="644FA2B5"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Số phòng học đa phương tiện + Phòng làm việc của GS, PGS, giảng viên toàn thời gian + Thư viện và Trung tâm học liệu + Trung tâm nghiên cứu, phòng thí nghiệm, thực nghiệm, cơ sở thực hành, thực tập, luyện tập.</w:t>
            </w:r>
          </w:p>
          <w:p w14:paraId="65BCA031" w14:textId="69280119"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r w:rsidRPr="000D1248">
              <w:rPr>
                <w:rFonts w:eastAsia="Times New Roman"/>
                <w:sz w:val="25"/>
                <w:szCs w:val="25"/>
              </w:rPr>
              <w:t>Cần ghi rõ thông tin về cơ sở vật chất đặc thù đối với ngành đào tạo dự kiến mở</w:t>
            </w:r>
            <w:r w:rsidRPr="000D1248">
              <w:rPr>
                <w:rFonts w:eastAsia="Times New Roman"/>
                <w:i/>
                <w:sz w:val="25"/>
                <w:szCs w:val="25"/>
              </w:rPr>
              <w:t>.</w:t>
            </w:r>
          </w:p>
          <w:p w14:paraId="105A71A3"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p w14:paraId="78C63B06" w14:textId="77777777" w:rsidR="00555C19"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Trường trang bị đầy đủ phòng thí nghiệm, thực tập, thực hành thí nghiệm cho người học. </w:t>
            </w:r>
          </w:p>
          <w:p w14:paraId="79E8CB90"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6ADDE912"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6B1DACCB"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445AAEA7"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73A29BBF"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3A5ECDF3"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60EA57C4"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69EAD90F"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529FF047"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6AC78401"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7D07D1F4" w14:textId="77777777" w:rsidR="00CB6CD4"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4328DFA7" w14:textId="77777777" w:rsidR="003D414A" w:rsidRDefault="003D414A" w:rsidP="00CB6CD4">
            <w:pPr>
              <w:widowControl w:val="0"/>
              <w:pBdr>
                <w:top w:val="nil"/>
                <w:left w:val="nil"/>
                <w:bottom w:val="nil"/>
                <w:right w:val="nil"/>
                <w:between w:val="nil"/>
              </w:pBdr>
              <w:spacing w:before="0" w:after="0" w:line="240" w:lineRule="auto"/>
              <w:jc w:val="both"/>
              <w:rPr>
                <w:rFonts w:eastAsia="Times New Roman"/>
                <w:sz w:val="25"/>
                <w:szCs w:val="25"/>
              </w:rPr>
            </w:pPr>
          </w:p>
          <w:p w14:paraId="2B670C09" w14:textId="77777777" w:rsidR="00CB6CD4" w:rsidRPr="000D1248" w:rsidRDefault="00CB6CD4" w:rsidP="00CB6CD4">
            <w:pPr>
              <w:widowControl w:val="0"/>
              <w:pBdr>
                <w:top w:val="nil"/>
                <w:left w:val="nil"/>
                <w:bottom w:val="nil"/>
                <w:right w:val="nil"/>
                <w:between w:val="nil"/>
              </w:pBdr>
              <w:spacing w:before="0" w:after="0" w:line="240" w:lineRule="auto"/>
              <w:jc w:val="both"/>
              <w:rPr>
                <w:rFonts w:eastAsia="Times New Roman"/>
                <w:sz w:val="25"/>
                <w:szCs w:val="25"/>
              </w:rPr>
            </w:pPr>
          </w:p>
          <w:p w14:paraId="67D359F3"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Đối với các học phần thực tập ngoài trường, thực tập rèn nghề cần chú ý minh chứng các ký kết, thỏa thuận hợp tác với các doanh nghiệp ngoài trường.</w:t>
            </w:r>
          </w:p>
          <w:p w14:paraId="322EBA63"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p w14:paraId="45B12C26"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p w14:paraId="4CB1C83D"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p w14:paraId="5B5BA0C1"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p w14:paraId="6532E8B9"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Cung cấp thông tin về: </w:t>
            </w:r>
          </w:p>
          <w:p w14:paraId="6D16EE86"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-Tổng số thư viện điện tử ở nước ngoài được kết nối với thư viện của cơ sở đào tạo;</w:t>
            </w:r>
          </w:p>
          <w:p w14:paraId="23C98B69"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 Tổng số thư viện điện tử ở trong nước được kết nối với thư viện của cơ sở đào tạo; </w:t>
            </w:r>
          </w:p>
          <w:p w14:paraId="05F5F106"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Tổng số đầu sách tham khảo phục vụ ngành đào tạo.</w:t>
            </w:r>
          </w:p>
          <w:p w14:paraId="472C174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p>
          <w:p w14:paraId="01868738"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p>
          <w:p w14:paraId="20FE2332"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p>
          <w:p w14:paraId="50990351"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p>
          <w:p w14:paraId="19210AB7"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p>
          <w:p w14:paraId="23A4C6D4"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p>
          <w:p w14:paraId="036C7D46"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p>
          <w:p w14:paraId="63D6E9C6"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p>
          <w:p w14:paraId="46D34DAF"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i/>
                <w:sz w:val="25"/>
                <w:szCs w:val="25"/>
              </w:rPr>
            </w:pPr>
            <w:r w:rsidRPr="000D1248">
              <w:rPr>
                <w:rFonts w:eastAsia="Times New Roman"/>
                <w:sz w:val="25"/>
                <w:szCs w:val="25"/>
              </w:rPr>
              <w:t>Website của Trường Đại học Kinh tế - Kỹ thuật Công nghiệp (</w:t>
            </w:r>
            <w:r w:rsidRPr="000D1248">
              <w:rPr>
                <w:rFonts w:eastAsia="Times New Roman"/>
                <w:sz w:val="25"/>
                <w:szCs w:val="25"/>
                <w:u w:val="single"/>
              </w:rPr>
              <w:t>www.uneti.edu.vn</w:t>
            </w:r>
            <w:r w:rsidRPr="000D1248">
              <w:rPr>
                <w:rFonts w:eastAsia="Times New Roman"/>
                <w:sz w:val="25"/>
                <w:szCs w:val="25"/>
              </w:rPr>
              <w:t>) được cập  nhật thường xuyên và đăng tải công khai theo quy định (Công khai theo  thông tư 36, Tuyển dụng, tra cứu văn  bằng, Quy trình công tác, báo cáo  thường niên; Đề án mở ngành)</w:t>
            </w:r>
          </w:p>
        </w:tc>
        <w:tc>
          <w:tcPr>
            <w:tcW w:w="1547" w:type="dxa"/>
            <w:tcMar>
              <w:top w:w="100" w:type="dxa"/>
              <w:left w:w="100" w:type="dxa"/>
              <w:bottom w:w="100" w:type="dxa"/>
              <w:right w:w="100" w:type="dxa"/>
            </w:tcMar>
          </w:tcPr>
          <w:p w14:paraId="33581CF9"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p>
        </w:tc>
      </w:tr>
      <w:tr w:rsidR="00555C19" w:rsidRPr="000D1248" w14:paraId="657E40BB" w14:textId="77777777" w:rsidTr="00B95AF6">
        <w:trPr>
          <w:trHeight w:val="1802"/>
        </w:trPr>
        <w:tc>
          <w:tcPr>
            <w:tcW w:w="666" w:type="dxa"/>
            <w:tcMar>
              <w:top w:w="100" w:type="dxa"/>
              <w:left w:w="100" w:type="dxa"/>
              <w:bottom w:w="100" w:type="dxa"/>
              <w:right w:w="100" w:type="dxa"/>
            </w:tcMar>
          </w:tcPr>
          <w:p w14:paraId="2EFFF7F0"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r w:rsidRPr="000D1248">
              <w:rPr>
                <w:rFonts w:eastAsia="Times New Roman"/>
                <w:b/>
                <w:sz w:val="25"/>
                <w:szCs w:val="25"/>
              </w:rPr>
              <w:lastRenderedPageBreak/>
              <w:t xml:space="preserve">4 </w:t>
            </w:r>
          </w:p>
        </w:tc>
        <w:tc>
          <w:tcPr>
            <w:tcW w:w="3655" w:type="dxa"/>
            <w:tcMar>
              <w:top w:w="100" w:type="dxa"/>
              <w:left w:w="100" w:type="dxa"/>
              <w:bottom w:w="100" w:type="dxa"/>
              <w:right w:w="100" w:type="dxa"/>
            </w:tcMar>
          </w:tcPr>
          <w:p w14:paraId="2CD7867C"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Có kết quả hợp tác với các trường  đại học trên thế giới trong hoạt  động đào tạo và hoạt động khoa  học công nghệ (trừ các ngành  phải bảo mật thông tin theo quy  định của pháp luật).</w:t>
            </w:r>
          </w:p>
        </w:tc>
        <w:tc>
          <w:tcPr>
            <w:tcW w:w="4045" w:type="dxa"/>
            <w:tcMar>
              <w:top w:w="100" w:type="dxa"/>
              <w:left w:w="100" w:type="dxa"/>
              <w:bottom w:w="100" w:type="dxa"/>
              <w:right w:w="100" w:type="dxa"/>
            </w:tcMar>
          </w:tcPr>
          <w:p w14:paraId="634F03C8"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Thông tin hợp tác, các đề tài HTQT  của đơn vị đào tạo.</w:t>
            </w:r>
          </w:p>
        </w:tc>
        <w:tc>
          <w:tcPr>
            <w:tcW w:w="1547" w:type="dxa"/>
            <w:tcMar>
              <w:top w:w="100" w:type="dxa"/>
              <w:left w:w="100" w:type="dxa"/>
              <w:bottom w:w="100" w:type="dxa"/>
              <w:right w:w="100" w:type="dxa"/>
            </w:tcMar>
          </w:tcPr>
          <w:p w14:paraId="69510D75"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p>
        </w:tc>
      </w:tr>
      <w:tr w:rsidR="00555C19" w:rsidRPr="000D1248" w14:paraId="07D657FC" w14:textId="77777777" w:rsidTr="00B95AF6">
        <w:trPr>
          <w:trHeight w:val="2527"/>
        </w:trPr>
        <w:tc>
          <w:tcPr>
            <w:tcW w:w="666" w:type="dxa"/>
            <w:tcMar>
              <w:top w:w="100" w:type="dxa"/>
              <w:left w:w="100" w:type="dxa"/>
              <w:bottom w:w="100" w:type="dxa"/>
              <w:right w:w="100" w:type="dxa"/>
            </w:tcMar>
          </w:tcPr>
          <w:p w14:paraId="3786301C"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b/>
                <w:sz w:val="25"/>
                <w:szCs w:val="25"/>
              </w:rPr>
            </w:pPr>
            <w:r w:rsidRPr="000D1248">
              <w:rPr>
                <w:rFonts w:eastAsia="Times New Roman"/>
                <w:b/>
                <w:sz w:val="25"/>
                <w:szCs w:val="25"/>
              </w:rPr>
              <w:t xml:space="preserve">5 </w:t>
            </w:r>
          </w:p>
        </w:tc>
        <w:tc>
          <w:tcPr>
            <w:tcW w:w="3655" w:type="dxa"/>
            <w:tcMar>
              <w:top w:w="100" w:type="dxa"/>
              <w:left w:w="100" w:type="dxa"/>
              <w:bottom w:w="100" w:type="dxa"/>
              <w:right w:w="100" w:type="dxa"/>
            </w:tcMar>
          </w:tcPr>
          <w:p w14:paraId="31F06469"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Đã đăng ký kiểm định chất lượng  giáo dục hoặc </w:t>
            </w:r>
            <w:r w:rsidRPr="000D1248">
              <w:rPr>
                <w:rFonts w:eastAsia="Times New Roman"/>
                <w:sz w:val="25"/>
                <w:szCs w:val="25"/>
                <w:highlight w:val="white"/>
              </w:rPr>
              <w:t>được công nhận</w:t>
            </w:r>
            <w:r w:rsidRPr="000D1248">
              <w:rPr>
                <w:rFonts w:eastAsia="Times New Roman"/>
                <w:sz w:val="25"/>
                <w:szCs w:val="25"/>
              </w:rPr>
              <w:t xml:space="preserve">  </w:t>
            </w:r>
            <w:r w:rsidRPr="000D1248">
              <w:rPr>
                <w:rFonts w:eastAsia="Times New Roman"/>
                <w:sz w:val="25"/>
                <w:szCs w:val="25"/>
                <w:highlight w:val="white"/>
              </w:rPr>
              <w:t xml:space="preserve">đạt </w:t>
            </w:r>
            <w:r w:rsidRPr="000D1248">
              <w:rPr>
                <w:rFonts w:eastAsia="Times New Roman"/>
                <w:sz w:val="25"/>
                <w:szCs w:val="25"/>
              </w:rPr>
              <w:t>tiêu chuẩn chất lượng giáo  dục theo quy định hiện hành và  theo kế hoạch kiểm định của Bộ Giáo dục và Đào tạo.</w:t>
            </w:r>
          </w:p>
        </w:tc>
        <w:tc>
          <w:tcPr>
            <w:tcW w:w="4045" w:type="dxa"/>
            <w:tcMar>
              <w:top w:w="100" w:type="dxa"/>
              <w:left w:w="100" w:type="dxa"/>
              <w:bottom w:w="100" w:type="dxa"/>
              <w:right w:w="100" w:type="dxa"/>
            </w:tcMar>
          </w:tcPr>
          <w:p w14:paraId="6E48D97F"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xml:space="preserve">- Trường đã được đánh giá ngoài theo chuẩn của Bộ Giáo dục và Đào tạo và </w:t>
            </w:r>
            <w:r w:rsidRPr="000D1248">
              <w:rPr>
                <w:rFonts w:eastAsia="Times New Roman"/>
                <w:lang w:val="vi-VN"/>
              </w:rPr>
              <w:t>đã được cấp Giấy chứng nhận đạt tiêu chuẩn chất lượng CSGD</w:t>
            </w:r>
            <w:r w:rsidRPr="000D1248">
              <w:rPr>
                <w:rFonts w:eastAsia="Times New Roman"/>
              </w:rPr>
              <w:t xml:space="preserve"> chu kỳ 1</w:t>
            </w:r>
            <w:r w:rsidRPr="000D1248">
              <w:rPr>
                <w:rFonts w:eastAsia="Times New Roman"/>
                <w:lang w:val="vi-VN"/>
              </w:rPr>
              <w:t xml:space="preserve"> theo bộ tiêu chuẩn kiểm định chất lượng của Bộ GD&amp;ĐT</w:t>
            </w:r>
            <w:r w:rsidRPr="000D1248">
              <w:rPr>
                <w:rFonts w:eastAsia="Times New Roman"/>
              </w:rPr>
              <w:t>. Trong năm 2022, Trường đã thực hiện kiểm định CSGD chu kỳ 2</w:t>
            </w:r>
          </w:p>
          <w:p w14:paraId="7BCCD6AB"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Ghi kế hoạch/thời gian dự kiến kiểm định chất lượng CTĐT bậc thấp hơn khi mở ngành sau đại học;</w:t>
            </w:r>
          </w:p>
          <w:p w14:paraId="7C544FEF"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sz w:val="25"/>
                <w:szCs w:val="25"/>
              </w:rPr>
              <w:t>- Ghi kế hoạch/thời gian dự kiến mở ngành.</w:t>
            </w:r>
          </w:p>
        </w:tc>
        <w:tc>
          <w:tcPr>
            <w:tcW w:w="1547" w:type="dxa"/>
            <w:tcMar>
              <w:top w:w="100" w:type="dxa"/>
              <w:left w:w="100" w:type="dxa"/>
              <w:bottom w:w="100" w:type="dxa"/>
              <w:right w:w="100" w:type="dxa"/>
            </w:tcMar>
          </w:tcPr>
          <w:p w14:paraId="498B80BB"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p>
        </w:tc>
      </w:tr>
      <w:tr w:rsidR="00555C19" w:rsidRPr="000D1248" w14:paraId="27033285" w14:textId="77777777" w:rsidTr="00B95AF6">
        <w:trPr>
          <w:trHeight w:val="1712"/>
        </w:trPr>
        <w:tc>
          <w:tcPr>
            <w:tcW w:w="666" w:type="dxa"/>
            <w:tcMar>
              <w:top w:w="100" w:type="dxa"/>
              <w:left w:w="100" w:type="dxa"/>
              <w:bottom w:w="100" w:type="dxa"/>
              <w:right w:w="100" w:type="dxa"/>
            </w:tcMar>
          </w:tcPr>
          <w:p w14:paraId="44FA0E0D" w14:textId="77777777" w:rsidR="00555C19" w:rsidRPr="000D1248" w:rsidRDefault="00555C19" w:rsidP="00B95AF6">
            <w:pPr>
              <w:widowControl w:val="0"/>
              <w:pBdr>
                <w:top w:val="nil"/>
                <w:left w:val="nil"/>
                <w:bottom w:val="nil"/>
                <w:right w:val="nil"/>
                <w:between w:val="nil"/>
              </w:pBdr>
              <w:spacing w:before="0" w:after="0" w:line="240" w:lineRule="auto"/>
              <w:ind w:left="177"/>
              <w:jc w:val="left"/>
              <w:rPr>
                <w:rFonts w:eastAsia="Times New Roman"/>
                <w:b/>
                <w:sz w:val="25"/>
                <w:szCs w:val="25"/>
              </w:rPr>
            </w:pPr>
            <w:r w:rsidRPr="000D1248">
              <w:rPr>
                <w:rFonts w:eastAsia="Times New Roman"/>
                <w:b/>
                <w:sz w:val="25"/>
                <w:szCs w:val="25"/>
              </w:rPr>
              <w:t xml:space="preserve">6 </w:t>
            </w:r>
          </w:p>
        </w:tc>
        <w:tc>
          <w:tcPr>
            <w:tcW w:w="3655" w:type="dxa"/>
            <w:tcMar>
              <w:top w:w="100" w:type="dxa"/>
              <w:left w:w="100" w:type="dxa"/>
              <w:bottom w:w="100" w:type="dxa"/>
              <w:right w:w="100" w:type="dxa"/>
            </w:tcMar>
          </w:tcPr>
          <w:p w14:paraId="47F9E8B5" w14:textId="77777777" w:rsidR="00555C19" w:rsidRPr="000D1248" w:rsidRDefault="00555C19" w:rsidP="00CB6CD4">
            <w:pPr>
              <w:widowControl w:val="0"/>
              <w:pBdr>
                <w:top w:val="nil"/>
                <w:left w:val="nil"/>
                <w:bottom w:val="nil"/>
                <w:right w:val="nil"/>
                <w:between w:val="nil"/>
              </w:pBdr>
              <w:spacing w:before="0" w:after="0" w:line="240" w:lineRule="auto"/>
              <w:ind w:left="112" w:right="41" w:firstLine="6"/>
              <w:jc w:val="both"/>
              <w:rPr>
                <w:rFonts w:eastAsia="Times New Roman"/>
                <w:sz w:val="25"/>
                <w:szCs w:val="25"/>
              </w:rPr>
            </w:pPr>
            <w:r w:rsidRPr="000D1248">
              <w:rPr>
                <w:rFonts w:eastAsia="Times New Roman"/>
                <w:sz w:val="25"/>
                <w:szCs w:val="25"/>
              </w:rPr>
              <w:t>Có đơn vị quản lý chuyên trách  đáp ứng yêu cầu chuyên môn  nghiệp vụ quản lý đào tạo trình  độ đại học/thạc sĩ/tiến sĩ; đã ban  hành quy định đào tạo trình độ tương ứng của cơ sở đào tạo.</w:t>
            </w:r>
          </w:p>
        </w:tc>
        <w:tc>
          <w:tcPr>
            <w:tcW w:w="4045" w:type="dxa"/>
            <w:tcMar>
              <w:top w:w="100" w:type="dxa"/>
              <w:left w:w="100" w:type="dxa"/>
              <w:bottom w:w="100" w:type="dxa"/>
              <w:right w:w="100" w:type="dxa"/>
            </w:tcMar>
          </w:tcPr>
          <w:p w14:paraId="59613561" w14:textId="4A87DCCC"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r w:rsidRPr="000D1248">
              <w:rPr>
                <w:rFonts w:eastAsia="Times New Roman"/>
                <w:i/>
                <w:sz w:val="25"/>
                <w:szCs w:val="25"/>
              </w:rPr>
              <w:t xml:space="preserve">- </w:t>
            </w:r>
            <w:r w:rsidRPr="000D1248">
              <w:rPr>
                <w:rFonts w:eastAsia="Times New Roman"/>
                <w:sz w:val="25"/>
                <w:szCs w:val="25"/>
              </w:rPr>
              <w:t>Đơn vị quản lý chuyên trách quản lý đào tạo trình độ đại học là Phòng Đào tạo</w:t>
            </w:r>
            <w:r w:rsidR="00BA5948">
              <w:rPr>
                <w:rFonts w:eastAsia="Times New Roman"/>
                <w:sz w:val="25"/>
                <w:szCs w:val="25"/>
              </w:rPr>
              <w:t xml:space="preserve"> quản lý về công tác đào tạo</w:t>
            </w:r>
            <w:r w:rsidRPr="000D1248">
              <w:rPr>
                <w:rFonts w:eastAsia="Times New Roman"/>
                <w:sz w:val="25"/>
                <w:szCs w:val="25"/>
              </w:rPr>
              <w:t>;</w:t>
            </w:r>
            <w:r w:rsidR="00BA5948">
              <w:rPr>
                <w:rFonts w:eastAsia="Times New Roman"/>
                <w:sz w:val="25"/>
                <w:szCs w:val="25"/>
              </w:rPr>
              <w:t xml:space="preserve"> Khoa… quản lý về chuyên môn.</w:t>
            </w:r>
          </w:p>
          <w:p w14:paraId="0149AAFA" w14:textId="77777777" w:rsidR="00555C19" w:rsidRPr="000D1248" w:rsidRDefault="00555C19" w:rsidP="00CB6CD4">
            <w:pPr>
              <w:widowControl w:val="0"/>
              <w:pBdr>
                <w:top w:val="nil"/>
                <w:left w:val="nil"/>
                <w:bottom w:val="nil"/>
                <w:right w:val="nil"/>
                <w:between w:val="nil"/>
              </w:pBdr>
              <w:spacing w:before="0" w:after="0" w:line="240" w:lineRule="auto"/>
              <w:jc w:val="both"/>
              <w:rPr>
                <w:rFonts w:eastAsia="Times New Roman"/>
                <w:sz w:val="25"/>
                <w:szCs w:val="25"/>
              </w:rPr>
            </w:pPr>
          </w:p>
        </w:tc>
        <w:tc>
          <w:tcPr>
            <w:tcW w:w="1547" w:type="dxa"/>
            <w:tcMar>
              <w:top w:w="100" w:type="dxa"/>
              <w:left w:w="100" w:type="dxa"/>
              <w:bottom w:w="100" w:type="dxa"/>
              <w:right w:w="100" w:type="dxa"/>
            </w:tcMar>
          </w:tcPr>
          <w:p w14:paraId="0230D90B"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p>
        </w:tc>
      </w:tr>
      <w:tr w:rsidR="00555C19" w:rsidRPr="000D1248" w14:paraId="4CEB1A28" w14:textId="77777777" w:rsidTr="00B95AF6">
        <w:trPr>
          <w:trHeight w:val="1998"/>
        </w:trPr>
        <w:tc>
          <w:tcPr>
            <w:tcW w:w="666" w:type="dxa"/>
            <w:tcMar>
              <w:top w:w="100" w:type="dxa"/>
              <w:left w:w="100" w:type="dxa"/>
              <w:bottom w:w="100" w:type="dxa"/>
              <w:right w:w="100" w:type="dxa"/>
            </w:tcMar>
          </w:tcPr>
          <w:p w14:paraId="40B5EE25" w14:textId="77777777" w:rsidR="00555C19" w:rsidRPr="000D1248" w:rsidRDefault="00555C19" w:rsidP="00B95AF6">
            <w:pPr>
              <w:widowControl w:val="0"/>
              <w:pBdr>
                <w:top w:val="nil"/>
                <w:left w:val="nil"/>
                <w:bottom w:val="nil"/>
                <w:right w:val="nil"/>
                <w:between w:val="nil"/>
              </w:pBdr>
              <w:spacing w:before="0" w:after="0" w:line="240" w:lineRule="auto"/>
              <w:ind w:left="175"/>
              <w:jc w:val="left"/>
              <w:rPr>
                <w:rFonts w:eastAsia="Times New Roman"/>
                <w:b/>
                <w:sz w:val="25"/>
                <w:szCs w:val="25"/>
              </w:rPr>
            </w:pPr>
            <w:r w:rsidRPr="000D1248">
              <w:rPr>
                <w:rFonts w:eastAsia="Times New Roman"/>
                <w:b/>
                <w:sz w:val="25"/>
                <w:szCs w:val="25"/>
              </w:rPr>
              <w:t xml:space="preserve">7 </w:t>
            </w:r>
          </w:p>
        </w:tc>
        <w:tc>
          <w:tcPr>
            <w:tcW w:w="3655" w:type="dxa"/>
            <w:tcMar>
              <w:top w:w="100" w:type="dxa"/>
              <w:left w:w="100" w:type="dxa"/>
              <w:bottom w:w="100" w:type="dxa"/>
              <w:right w:w="100" w:type="dxa"/>
            </w:tcMar>
          </w:tcPr>
          <w:p w14:paraId="1E7DDA1F" w14:textId="77777777" w:rsidR="00555C19" w:rsidRPr="000D1248" w:rsidRDefault="00555C19" w:rsidP="00B95AF6">
            <w:pPr>
              <w:widowControl w:val="0"/>
              <w:pBdr>
                <w:top w:val="nil"/>
                <w:left w:val="nil"/>
                <w:bottom w:val="nil"/>
                <w:right w:val="nil"/>
                <w:between w:val="nil"/>
              </w:pBdr>
              <w:spacing w:before="0" w:after="0" w:line="240" w:lineRule="auto"/>
              <w:ind w:left="116" w:right="42" w:hanging="3"/>
              <w:jc w:val="left"/>
              <w:rPr>
                <w:rFonts w:eastAsia="Times New Roman"/>
                <w:sz w:val="25"/>
                <w:szCs w:val="25"/>
              </w:rPr>
            </w:pPr>
            <w:r w:rsidRPr="000D1248">
              <w:rPr>
                <w:rFonts w:eastAsia="Times New Roman"/>
                <w:sz w:val="25"/>
                <w:szCs w:val="25"/>
              </w:rPr>
              <w:t>Nguồn lực con người khác và tài  chính.</w:t>
            </w:r>
          </w:p>
        </w:tc>
        <w:tc>
          <w:tcPr>
            <w:tcW w:w="4045" w:type="dxa"/>
            <w:tcMar>
              <w:top w:w="100" w:type="dxa"/>
              <w:left w:w="100" w:type="dxa"/>
              <w:bottom w:w="100" w:type="dxa"/>
              <w:right w:w="100" w:type="dxa"/>
            </w:tcMar>
          </w:tcPr>
          <w:p w14:paraId="5D259CCB"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r w:rsidRPr="000D1248">
              <w:rPr>
                <w:rFonts w:eastAsia="Times New Roman"/>
                <w:sz w:val="25"/>
                <w:szCs w:val="25"/>
              </w:rPr>
              <w:t xml:space="preserve">- Khẳng định về nguồn lực con người để quản lý, giảng dạy (dựa theo báo cáo công khai); </w:t>
            </w:r>
          </w:p>
          <w:p w14:paraId="06FD072B"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r w:rsidRPr="000D1248">
              <w:rPr>
                <w:rFonts w:eastAsia="Times New Roman"/>
                <w:sz w:val="25"/>
                <w:szCs w:val="25"/>
              </w:rPr>
              <w:t xml:space="preserve">- Về tài chính, thu từ nguồn học phí theo quy định và chia sẻ nguồn lực tài chính chung của trường bảo đảm quá trình đào tạo. </w:t>
            </w:r>
          </w:p>
        </w:tc>
        <w:tc>
          <w:tcPr>
            <w:tcW w:w="1547" w:type="dxa"/>
            <w:tcMar>
              <w:top w:w="100" w:type="dxa"/>
              <w:left w:w="100" w:type="dxa"/>
              <w:bottom w:w="100" w:type="dxa"/>
              <w:right w:w="100" w:type="dxa"/>
            </w:tcMar>
          </w:tcPr>
          <w:p w14:paraId="3408B3EB" w14:textId="77777777" w:rsidR="00555C19" w:rsidRPr="000D1248" w:rsidRDefault="00555C19" w:rsidP="00B95AF6">
            <w:pPr>
              <w:widowControl w:val="0"/>
              <w:pBdr>
                <w:top w:val="nil"/>
                <w:left w:val="nil"/>
                <w:bottom w:val="nil"/>
                <w:right w:val="nil"/>
                <w:between w:val="nil"/>
              </w:pBdr>
              <w:spacing w:before="0" w:after="0" w:line="240" w:lineRule="auto"/>
              <w:jc w:val="left"/>
              <w:rPr>
                <w:rFonts w:eastAsia="Times New Roman"/>
                <w:sz w:val="25"/>
                <w:szCs w:val="25"/>
              </w:rPr>
            </w:pPr>
          </w:p>
        </w:tc>
      </w:tr>
    </w:tbl>
    <w:p w14:paraId="18BB0256" w14:textId="77777777" w:rsidR="00BE5FB1" w:rsidRDefault="00BE5FB1" w:rsidP="00B95AF6">
      <w:pPr>
        <w:widowControl w:val="0"/>
        <w:pBdr>
          <w:top w:val="nil"/>
          <w:left w:val="nil"/>
          <w:bottom w:val="nil"/>
          <w:right w:val="nil"/>
          <w:between w:val="nil"/>
        </w:pBdr>
        <w:spacing w:before="104" w:line="240" w:lineRule="auto"/>
        <w:ind w:left="903"/>
        <w:jc w:val="both"/>
        <w:rPr>
          <w:rFonts w:eastAsia="Times New Roman"/>
          <w:b/>
          <w:sz w:val="25"/>
          <w:szCs w:val="25"/>
        </w:rPr>
      </w:pPr>
    </w:p>
    <w:p w14:paraId="1CBB2E6F" w14:textId="57CEAEE2" w:rsidR="00555C19" w:rsidRPr="000D1248" w:rsidRDefault="00555C19" w:rsidP="00B95AF6">
      <w:pPr>
        <w:widowControl w:val="0"/>
        <w:pBdr>
          <w:top w:val="nil"/>
          <w:left w:val="nil"/>
          <w:bottom w:val="nil"/>
          <w:right w:val="nil"/>
          <w:between w:val="nil"/>
        </w:pBdr>
        <w:spacing w:before="104" w:line="240" w:lineRule="auto"/>
        <w:ind w:left="903"/>
        <w:jc w:val="both"/>
        <w:rPr>
          <w:rFonts w:eastAsia="Times New Roman"/>
          <w:b/>
          <w:sz w:val="25"/>
          <w:szCs w:val="25"/>
        </w:rPr>
      </w:pPr>
      <w:r w:rsidRPr="000D1248">
        <w:rPr>
          <w:rFonts w:eastAsia="Times New Roman"/>
          <w:b/>
          <w:sz w:val="25"/>
          <w:szCs w:val="25"/>
        </w:rPr>
        <w:t xml:space="preserve">Kết luận của Khoa:  </w:t>
      </w:r>
    </w:p>
    <w:p w14:paraId="53F10A00" w14:textId="77777777" w:rsidR="00555C19" w:rsidRPr="000D1248" w:rsidRDefault="00555C19" w:rsidP="00555C19">
      <w:pPr>
        <w:widowControl w:val="0"/>
        <w:pBdr>
          <w:top w:val="nil"/>
          <w:left w:val="nil"/>
          <w:bottom w:val="nil"/>
          <w:right w:val="nil"/>
          <w:between w:val="nil"/>
        </w:pBdr>
        <w:spacing w:before="98" w:line="215" w:lineRule="auto"/>
        <w:ind w:left="357" w:right="-279" w:firstLine="542"/>
        <w:jc w:val="both"/>
        <w:rPr>
          <w:rFonts w:eastAsia="Times New Roman"/>
          <w:sz w:val="25"/>
          <w:szCs w:val="25"/>
        </w:rPr>
      </w:pPr>
      <w:r w:rsidRPr="000D1248">
        <w:rPr>
          <w:rFonts w:eastAsia="Times New Roman"/>
          <w:sz w:val="25"/>
          <w:szCs w:val="25"/>
        </w:rPr>
        <w:t>Khoa……….tự đánh giá thấy đủ điều kiện để đề xuất mở ngành………………………, trình độ……………………..…/.</w:t>
      </w:r>
    </w:p>
    <w:p w14:paraId="61198C3F" w14:textId="77777777" w:rsidR="00555C19" w:rsidRPr="000D1248" w:rsidRDefault="00555C19" w:rsidP="00555C19">
      <w:pPr>
        <w:widowControl w:val="0"/>
        <w:pBdr>
          <w:top w:val="nil"/>
          <w:left w:val="nil"/>
          <w:bottom w:val="nil"/>
          <w:right w:val="nil"/>
          <w:between w:val="nil"/>
        </w:pBdr>
        <w:spacing w:line="420" w:lineRule="exact"/>
        <w:ind w:right="1230"/>
        <w:jc w:val="right"/>
        <w:rPr>
          <w:rFonts w:eastAsia="Times New Roman"/>
          <w:b/>
          <w:sz w:val="25"/>
          <w:szCs w:val="25"/>
        </w:rPr>
      </w:pPr>
      <w:r w:rsidRPr="000D1248">
        <w:rPr>
          <w:rFonts w:eastAsia="Times New Roman"/>
          <w:b/>
          <w:sz w:val="25"/>
          <w:szCs w:val="25"/>
        </w:rPr>
        <w:t xml:space="preserve">TRƯỞNG KHOA </w:t>
      </w:r>
    </w:p>
    <w:p w14:paraId="2C263C75" w14:textId="77777777" w:rsidR="00555C19" w:rsidRPr="000D1248" w:rsidRDefault="00555C19" w:rsidP="00555C19">
      <w:pPr>
        <w:jc w:val="both"/>
        <w:rPr>
          <w:b/>
        </w:rPr>
      </w:pPr>
    </w:p>
    <w:p w14:paraId="51EA19BD" w14:textId="77777777" w:rsidR="00555C19" w:rsidRPr="000D1248" w:rsidRDefault="00555C19" w:rsidP="00555C19">
      <w:pPr>
        <w:jc w:val="both"/>
        <w:rPr>
          <w:b/>
        </w:rPr>
      </w:pPr>
    </w:p>
    <w:p w14:paraId="1CEA3B35" w14:textId="77777777" w:rsidR="00555C19" w:rsidRPr="000D1248" w:rsidRDefault="00555C19" w:rsidP="00555C19">
      <w:pPr>
        <w:jc w:val="both"/>
        <w:rPr>
          <w:b/>
        </w:rPr>
      </w:pPr>
    </w:p>
    <w:p w14:paraId="5BE8C854" w14:textId="77777777" w:rsidR="00BE5FB1" w:rsidRDefault="00BE5FB1" w:rsidP="00555C19">
      <w:pPr>
        <w:jc w:val="both"/>
        <w:rPr>
          <w:b/>
        </w:rPr>
        <w:sectPr w:rsidR="00BE5FB1" w:rsidSect="005F7B22">
          <w:pgSz w:w="11907" w:h="16839" w:code="9"/>
          <w:pgMar w:top="851" w:right="851" w:bottom="851" w:left="1134" w:header="720" w:footer="261" w:gutter="0"/>
          <w:cols w:space="720"/>
          <w:docGrid w:linePitch="360"/>
        </w:sectPr>
      </w:pPr>
    </w:p>
    <w:p w14:paraId="23BBAD82" w14:textId="77932FA6" w:rsidR="00555C19" w:rsidRPr="000D1248" w:rsidRDefault="00B95AF6" w:rsidP="00555C19">
      <w:pPr>
        <w:jc w:val="both"/>
        <w:rPr>
          <w:b/>
        </w:rPr>
      </w:pPr>
      <w:r w:rsidRPr="000D1248">
        <w:rPr>
          <w:b/>
        </w:rPr>
        <w:lastRenderedPageBreak/>
        <w:t>Mẫu 6: Báo cáo đề xuất chủ trương mở ngành đào tạo dự kiến mở</w:t>
      </w:r>
    </w:p>
    <w:p w14:paraId="6CAF16D6" w14:textId="2F18B5A6" w:rsidR="00555C19" w:rsidRPr="000D1248" w:rsidRDefault="00B95AF6" w:rsidP="00555C19">
      <w:pPr>
        <w:tabs>
          <w:tab w:val="left" w:pos="7307"/>
        </w:tabs>
        <w:ind w:firstLine="720"/>
        <w:rPr>
          <w:rFonts w:eastAsia="Times New Roman"/>
          <w:b/>
        </w:rPr>
      </w:pPr>
      <w:r w:rsidRPr="000D1248">
        <w:rPr>
          <w:rFonts w:eastAsia="Calibri"/>
          <w:noProof/>
        </w:rPr>
        <mc:AlternateContent>
          <mc:Choice Requires="wps">
            <w:drawing>
              <wp:anchor distT="45720" distB="45720" distL="114300" distR="114300" simplePos="0" relativeHeight="251800576" behindDoc="0" locked="0" layoutInCell="1" hidden="0" allowOverlap="1" wp14:anchorId="24F1BA54" wp14:editId="6BB0BF53">
                <wp:simplePos x="0" y="0"/>
                <wp:positionH relativeFrom="margin">
                  <wp:align>center</wp:align>
                </wp:positionH>
                <wp:positionV relativeFrom="paragraph">
                  <wp:posOffset>495300</wp:posOffset>
                </wp:positionV>
                <wp:extent cx="6061710" cy="8218805"/>
                <wp:effectExtent l="38100" t="38100" r="34290" b="29845"/>
                <wp:wrapSquare wrapText="bothSides" distT="45720" distB="45720" distL="114300" distR="114300"/>
                <wp:docPr id="308" name="Rectangle 308"/>
                <wp:cNvGraphicFramePr/>
                <a:graphic xmlns:a="http://schemas.openxmlformats.org/drawingml/2006/main">
                  <a:graphicData uri="http://schemas.microsoft.com/office/word/2010/wordprocessingShape">
                    <wps:wsp>
                      <wps:cNvSpPr/>
                      <wps:spPr>
                        <a:xfrm>
                          <a:off x="0" y="0"/>
                          <a:ext cx="6061710" cy="8218805"/>
                        </a:xfrm>
                        <a:prstGeom prst="rect">
                          <a:avLst/>
                        </a:prstGeom>
                        <a:solidFill>
                          <a:srgbClr val="FFFFFF"/>
                        </a:solidFill>
                        <a:ln w="79375" cap="flat" cmpd="thickThin">
                          <a:solidFill>
                            <a:srgbClr val="000000"/>
                          </a:solidFill>
                          <a:prstDash val="solid"/>
                          <a:miter lim="800000"/>
                          <a:headEnd type="none" w="sm" len="sm"/>
                          <a:tailEnd type="none" w="sm" len="sm"/>
                        </a:ln>
                      </wps:spPr>
                      <wps:txbx>
                        <w:txbxContent>
                          <w:p w14:paraId="5348D0E5" w14:textId="77777777" w:rsidR="00A4244B" w:rsidRDefault="00A4244B" w:rsidP="00555C19">
                            <w:pPr>
                              <w:spacing w:before="240" w:line="258" w:lineRule="auto"/>
                              <w:textDirection w:val="btLr"/>
                              <w:rPr>
                                <w:rFonts w:ascii="Italic" w:eastAsia="Italic" w:hAnsi="Italic" w:cs="Italic"/>
                                <w:i/>
                                <w:sz w:val="24"/>
                              </w:rPr>
                            </w:pPr>
                            <w:r w:rsidRPr="004F17A6">
                              <w:rPr>
                                <w:rFonts w:eastAsia="Times New Roman"/>
                                <w:b/>
                                <w:sz w:val="32"/>
                              </w:rPr>
                              <w:t>BỘ CÔNG THƯƠNG</w:t>
                            </w:r>
                            <w:r w:rsidRPr="004F17A6">
                              <w:rPr>
                                <w:b/>
                                <w:sz w:val="32"/>
                              </w:rPr>
                              <w:br/>
                            </w:r>
                            <w:r w:rsidRPr="004F17A6">
                              <w:rPr>
                                <w:rFonts w:eastAsia="Times New Roman"/>
                                <w:b/>
                                <w:sz w:val="32"/>
                              </w:rPr>
                              <w:t>TRƯỜNG ĐẠI HỌC KINH TẾ - KỸ THUẬT CÔNG NGHIỆP</w:t>
                            </w:r>
                            <w:r w:rsidRPr="004F17A6">
                              <w:rPr>
                                <w:b/>
                                <w:sz w:val="32"/>
                              </w:rPr>
                              <w:br/>
                            </w:r>
                            <w:r w:rsidRPr="004F17A6">
                              <w:rPr>
                                <w:rFonts w:ascii="Italic" w:eastAsia="Italic" w:hAnsi="Italic" w:cs="Italic"/>
                                <w:i/>
                                <w:sz w:val="24"/>
                              </w:rPr>
                              <w:t>------</w:t>
                            </w:r>
                          </w:p>
                          <w:p w14:paraId="2B82C513" w14:textId="77777777" w:rsidR="00A4244B" w:rsidRPr="004F17A6" w:rsidRDefault="00A4244B" w:rsidP="00555C19">
                            <w:pPr>
                              <w:spacing w:before="240" w:line="258" w:lineRule="auto"/>
                              <w:textDirection w:val="btLr"/>
                            </w:pPr>
                          </w:p>
                          <w:p w14:paraId="52CF223F" w14:textId="77777777" w:rsidR="00A4244B" w:rsidRPr="004F17A6" w:rsidRDefault="00A4244B" w:rsidP="00555C19">
                            <w:pPr>
                              <w:spacing w:before="240" w:line="258" w:lineRule="auto"/>
                              <w:textDirection w:val="btLr"/>
                            </w:pPr>
                            <w:r>
                              <w:rPr>
                                <w:rFonts w:ascii="Italic" w:eastAsia="Italic" w:hAnsi="Italic" w:cs="Italic"/>
                                <w:i/>
                                <w:noProof/>
                                <w:sz w:val="24"/>
                                <w:szCs w:val="24"/>
                              </w:rPr>
                              <w:drawing>
                                <wp:inline distT="0" distB="0" distL="0" distR="0" wp14:anchorId="5FF46386" wp14:editId="3D9AF089">
                                  <wp:extent cx="1318437" cy="1454607"/>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674" cy="1460385"/>
                                          </a:xfrm>
                                          <a:prstGeom prst="rect">
                                            <a:avLst/>
                                          </a:prstGeom>
                                          <a:noFill/>
                                          <a:ln>
                                            <a:noFill/>
                                          </a:ln>
                                        </pic:spPr>
                                      </pic:pic>
                                    </a:graphicData>
                                  </a:graphic>
                                </wp:inline>
                              </w:drawing>
                            </w:r>
                          </w:p>
                          <w:p w14:paraId="6F61BB80" w14:textId="77777777" w:rsidR="00A4244B" w:rsidRPr="004F17A6" w:rsidRDefault="00A4244B" w:rsidP="00555C19">
                            <w:pPr>
                              <w:spacing w:before="240" w:line="258" w:lineRule="auto"/>
                              <w:textDirection w:val="btLr"/>
                              <w:rPr>
                                <w:rFonts w:eastAsia="Times New Roman"/>
                                <w:b/>
                                <w:sz w:val="48"/>
                              </w:rPr>
                            </w:pPr>
                          </w:p>
                          <w:p w14:paraId="13631DEE" w14:textId="77777777" w:rsidR="00A4244B" w:rsidRDefault="00A4244B" w:rsidP="00555C19">
                            <w:pPr>
                              <w:spacing w:before="240" w:line="258" w:lineRule="auto"/>
                              <w:textDirection w:val="btLr"/>
                              <w:rPr>
                                <w:rFonts w:eastAsia="Times New Roman"/>
                                <w:b/>
                                <w:sz w:val="48"/>
                              </w:rPr>
                            </w:pPr>
                            <w:r>
                              <w:rPr>
                                <w:rFonts w:eastAsia="Times New Roman"/>
                                <w:b/>
                                <w:sz w:val="48"/>
                              </w:rPr>
                              <w:t>BÁO CÁO</w:t>
                            </w:r>
                          </w:p>
                          <w:p w14:paraId="5C7FF3D3" w14:textId="77777777" w:rsidR="00A4244B" w:rsidRPr="004F17A6" w:rsidRDefault="00A4244B" w:rsidP="00555C19">
                            <w:pPr>
                              <w:spacing w:before="240" w:line="258" w:lineRule="auto"/>
                              <w:textDirection w:val="btLr"/>
                            </w:pPr>
                            <w:r w:rsidRPr="0095721C">
                              <w:rPr>
                                <w:rFonts w:eastAsia="Times New Roman"/>
                                <w:b/>
                                <w:sz w:val="36"/>
                              </w:rPr>
                              <w:t>ĐỀ XUẤT CHỦ TRƯƠNG</w:t>
                            </w:r>
                            <w:r>
                              <w:rPr>
                                <w:rFonts w:eastAsia="Times New Roman"/>
                                <w:b/>
                                <w:sz w:val="36"/>
                              </w:rPr>
                              <w:t xml:space="preserve"> </w:t>
                            </w:r>
                            <w:r w:rsidRPr="0095721C">
                              <w:rPr>
                                <w:rFonts w:eastAsia="Times New Roman"/>
                                <w:b/>
                                <w:sz w:val="36"/>
                              </w:rPr>
                              <w:t>MỞ NGÀNH ĐÀO TẠO</w:t>
                            </w:r>
                          </w:p>
                          <w:p w14:paraId="33B9C09E" w14:textId="77777777" w:rsidR="00A4244B" w:rsidRPr="0095721C" w:rsidRDefault="00A4244B" w:rsidP="00555C19">
                            <w:pPr>
                              <w:spacing w:before="240" w:line="258" w:lineRule="auto"/>
                              <w:textDirection w:val="btLr"/>
                              <w:rPr>
                                <w:sz w:val="12"/>
                              </w:rPr>
                            </w:pPr>
                            <w:r w:rsidRPr="0095721C">
                              <w:rPr>
                                <w:rFonts w:eastAsia="Times New Roman"/>
                                <w:b/>
                                <w:sz w:val="28"/>
                              </w:rPr>
                              <w:t>TRÌNH ĐỘ ĐÀO TẠO: ĐẠI HỌC</w:t>
                            </w:r>
                            <w:r>
                              <w:rPr>
                                <w:rFonts w:eastAsia="Times New Roman"/>
                                <w:b/>
                                <w:sz w:val="28"/>
                              </w:rPr>
                              <w:t>/THẠC SĨ</w:t>
                            </w:r>
                          </w:p>
                          <w:p w14:paraId="781F3481" w14:textId="77777777" w:rsidR="00A4244B" w:rsidRDefault="00A4244B" w:rsidP="00555C19">
                            <w:pPr>
                              <w:spacing w:before="240" w:line="258" w:lineRule="auto"/>
                              <w:textDirection w:val="btLr"/>
                              <w:rPr>
                                <w:b/>
                                <w:sz w:val="32"/>
                              </w:rPr>
                            </w:pPr>
                          </w:p>
                          <w:p w14:paraId="602E2129" w14:textId="77777777" w:rsidR="00A4244B" w:rsidRPr="004F17A6" w:rsidRDefault="00A4244B" w:rsidP="00555C19">
                            <w:pPr>
                              <w:spacing w:before="240" w:line="258" w:lineRule="auto"/>
                              <w:textDirection w:val="btLr"/>
                              <w:rPr>
                                <w:sz w:val="32"/>
                                <w:szCs w:val="32"/>
                                <w:lang w:val="vi-VN"/>
                              </w:rPr>
                            </w:pPr>
                            <w:r w:rsidRPr="004F17A6">
                              <w:rPr>
                                <w:b/>
                                <w:sz w:val="32"/>
                              </w:rPr>
                              <w:br/>
                            </w:r>
                            <w:r w:rsidRPr="004F17A6">
                              <w:rPr>
                                <w:rFonts w:eastAsia="Times New Roman"/>
                                <w:b/>
                                <w:sz w:val="32"/>
                                <w:szCs w:val="32"/>
                              </w:rPr>
                              <w:t xml:space="preserve">Ngành: </w:t>
                            </w:r>
                            <w:r>
                              <w:rPr>
                                <w:rFonts w:eastAsia="Times New Roman"/>
                                <w:b/>
                                <w:sz w:val="32"/>
                                <w:szCs w:val="32"/>
                              </w:rPr>
                              <w:t>………..</w:t>
                            </w:r>
                            <w:r w:rsidRPr="004F17A6">
                              <w:rPr>
                                <w:sz w:val="32"/>
                                <w:szCs w:val="32"/>
                                <w:lang w:val="vi-VN"/>
                              </w:rPr>
                              <w:t xml:space="preserve">   </w:t>
                            </w:r>
                          </w:p>
                          <w:p w14:paraId="64BB1C1A" w14:textId="77777777" w:rsidR="00A4244B" w:rsidRPr="004F17A6" w:rsidRDefault="00A4244B" w:rsidP="00555C19">
                            <w:pPr>
                              <w:spacing w:before="240" w:line="258" w:lineRule="auto"/>
                              <w:textDirection w:val="btLr"/>
                              <w:rPr>
                                <w:rFonts w:eastAsia="Times New Roman"/>
                                <w:b/>
                                <w:sz w:val="36"/>
                                <w:lang w:val="vi-VN"/>
                              </w:rPr>
                            </w:pPr>
                            <w:r w:rsidRPr="004F17A6">
                              <w:rPr>
                                <w:rFonts w:eastAsia="Times New Roman"/>
                                <w:b/>
                                <w:sz w:val="36"/>
                              </w:rPr>
                              <w:t xml:space="preserve">Mã số: </w:t>
                            </w:r>
                            <w:r>
                              <w:rPr>
                                <w:rFonts w:eastAsia="Times New Roman"/>
                                <w:b/>
                                <w:sz w:val="36"/>
                              </w:rPr>
                              <w:t>……….</w:t>
                            </w:r>
                          </w:p>
                          <w:p w14:paraId="7931F519" w14:textId="77777777" w:rsidR="00A4244B" w:rsidRPr="004F17A6" w:rsidRDefault="00A4244B" w:rsidP="00555C19">
                            <w:pPr>
                              <w:spacing w:before="240" w:line="258" w:lineRule="auto"/>
                              <w:textDirection w:val="btLr"/>
                              <w:rPr>
                                <w:lang w:val="vi-VN"/>
                              </w:rPr>
                            </w:pPr>
                          </w:p>
                          <w:p w14:paraId="0C94B041" w14:textId="77777777" w:rsidR="00A4244B" w:rsidRPr="004F17A6" w:rsidRDefault="00A4244B" w:rsidP="00555C19">
                            <w:pPr>
                              <w:spacing w:before="360" w:line="258" w:lineRule="auto"/>
                              <w:textDirection w:val="btLr"/>
                              <w:rPr>
                                <w:lang w:val="vi-VN"/>
                              </w:rPr>
                            </w:pPr>
                          </w:p>
                          <w:p w14:paraId="3F3A5DF1" w14:textId="77777777" w:rsidR="00A4244B" w:rsidRPr="00E15EE9" w:rsidRDefault="00A4244B" w:rsidP="00555C19">
                            <w:pPr>
                              <w:spacing w:before="240" w:line="258" w:lineRule="auto"/>
                              <w:textDirection w:val="btLr"/>
                              <w:rPr>
                                <w:sz w:val="44"/>
                              </w:rPr>
                            </w:pPr>
                          </w:p>
                          <w:p w14:paraId="3D32C676" w14:textId="77777777" w:rsidR="00A4244B" w:rsidRPr="004F17A6" w:rsidRDefault="00A4244B" w:rsidP="00555C19">
                            <w:pPr>
                              <w:spacing w:before="240" w:line="258" w:lineRule="auto"/>
                              <w:textDirection w:val="btLr"/>
                            </w:pPr>
                            <w:r w:rsidRPr="004F17A6">
                              <w:rPr>
                                <w:rFonts w:eastAsia="Times New Roman"/>
                                <w:b/>
                                <w:sz w:val="36"/>
                              </w:rPr>
                              <w:t>Hà Nội</w:t>
                            </w:r>
                            <w:r>
                              <w:rPr>
                                <w:rFonts w:eastAsia="Times New Roman"/>
                                <w:b/>
                                <w:sz w:val="36"/>
                              </w:rPr>
                              <w:t xml:space="preserve"> -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F1BA54" id="Rectangle 308" o:spid="_x0000_s1048" style="position:absolute;left:0;text-align:left;margin-left:0;margin-top:39pt;width:477.3pt;height:647.15pt;z-index:251800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" strokeweight="6.25pt">
                <v:stroke startarrowwidth="narrow" startarrowlength="short" endarrowwidth="narrow" endarrowlength="short" linestyle="thickThin"/>
                <v:textbox inset="2.53958mm,1.2694mm,2.53958mm,1.2694mm">
                  <w:txbxContent>
                    <w:p w14:paraId="5348D0E5" w14:textId="77777777" w:rsidR="00A4244B" w:rsidRDefault="00A4244B" w:rsidP="00555C19">
                      <w:pPr>
                        <w:spacing w:before="240" w:line="258" w:lineRule="auto"/>
                        <w:textDirection w:val="btLr"/>
                        <w:rPr>
                          <w:rFonts w:ascii="Italic" w:eastAsia="Italic" w:hAnsi="Italic" w:cs="Italic"/>
                          <w:i/>
                          <w:sz w:val="24"/>
                        </w:rPr>
                      </w:pPr>
                      <w:r w:rsidRPr="004F17A6">
                        <w:rPr>
                          <w:rFonts w:eastAsia="Times New Roman"/>
                          <w:b/>
                          <w:sz w:val="32"/>
                        </w:rPr>
                        <w:t>BỘ CÔNG THƯƠNG</w:t>
                      </w:r>
                      <w:r w:rsidRPr="004F17A6">
                        <w:rPr>
                          <w:b/>
                          <w:sz w:val="32"/>
                        </w:rPr>
                        <w:br/>
                      </w:r>
                      <w:r w:rsidRPr="004F17A6">
                        <w:rPr>
                          <w:rFonts w:eastAsia="Times New Roman"/>
                          <w:b/>
                          <w:sz w:val="32"/>
                        </w:rPr>
                        <w:t>TRƯỜNG ĐẠI HỌC KINH TẾ - KỸ THUẬT CÔNG NGHIỆP</w:t>
                      </w:r>
                      <w:r w:rsidRPr="004F17A6">
                        <w:rPr>
                          <w:b/>
                          <w:sz w:val="32"/>
                        </w:rPr>
                        <w:br/>
                      </w:r>
                      <w:r w:rsidRPr="004F17A6">
                        <w:rPr>
                          <w:rFonts w:ascii="Italic" w:eastAsia="Italic" w:hAnsi="Italic" w:cs="Italic"/>
                          <w:i/>
                          <w:sz w:val="24"/>
                        </w:rPr>
                        <w:t>------</w:t>
                      </w:r>
                    </w:p>
                    <w:p w14:paraId="2B82C513" w14:textId="77777777" w:rsidR="00A4244B" w:rsidRPr="004F17A6" w:rsidRDefault="00A4244B" w:rsidP="00555C19">
                      <w:pPr>
                        <w:spacing w:before="240" w:line="258" w:lineRule="auto"/>
                        <w:textDirection w:val="btLr"/>
                      </w:pPr>
                    </w:p>
                    <w:p w14:paraId="52CF223F" w14:textId="77777777" w:rsidR="00A4244B" w:rsidRPr="004F17A6" w:rsidRDefault="00A4244B" w:rsidP="00555C19">
                      <w:pPr>
                        <w:spacing w:before="240" w:line="258" w:lineRule="auto"/>
                        <w:textDirection w:val="btLr"/>
                      </w:pPr>
                      <w:r>
                        <w:rPr>
                          <w:rFonts w:ascii="Italic" w:eastAsia="Italic" w:hAnsi="Italic" w:cs="Italic"/>
                          <w:i/>
                          <w:noProof/>
                          <w:sz w:val="24"/>
                          <w:szCs w:val="24"/>
                        </w:rPr>
                        <w:drawing>
                          <wp:inline distT="0" distB="0" distL="0" distR="0" wp14:anchorId="5FF46386" wp14:editId="3D9AF089">
                            <wp:extent cx="1318437" cy="1454607"/>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674" cy="1460385"/>
                                    </a:xfrm>
                                    <a:prstGeom prst="rect">
                                      <a:avLst/>
                                    </a:prstGeom>
                                    <a:noFill/>
                                    <a:ln>
                                      <a:noFill/>
                                    </a:ln>
                                  </pic:spPr>
                                </pic:pic>
                              </a:graphicData>
                            </a:graphic>
                          </wp:inline>
                        </w:drawing>
                      </w:r>
                    </w:p>
                    <w:p w14:paraId="6F61BB80" w14:textId="77777777" w:rsidR="00A4244B" w:rsidRPr="004F17A6" w:rsidRDefault="00A4244B" w:rsidP="00555C19">
                      <w:pPr>
                        <w:spacing w:before="240" w:line="258" w:lineRule="auto"/>
                        <w:textDirection w:val="btLr"/>
                        <w:rPr>
                          <w:rFonts w:eastAsia="Times New Roman"/>
                          <w:b/>
                          <w:sz w:val="48"/>
                        </w:rPr>
                      </w:pPr>
                    </w:p>
                    <w:p w14:paraId="13631DEE" w14:textId="77777777" w:rsidR="00A4244B" w:rsidRDefault="00A4244B" w:rsidP="00555C19">
                      <w:pPr>
                        <w:spacing w:before="240" w:line="258" w:lineRule="auto"/>
                        <w:textDirection w:val="btLr"/>
                        <w:rPr>
                          <w:rFonts w:eastAsia="Times New Roman"/>
                          <w:b/>
                          <w:sz w:val="48"/>
                        </w:rPr>
                      </w:pPr>
                      <w:r>
                        <w:rPr>
                          <w:rFonts w:eastAsia="Times New Roman"/>
                          <w:b/>
                          <w:sz w:val="48"/>
                        </w:rPr>
                        <w:t>BÁO CÁO</w:t>
                      </w:r>
                    </w:p>
                    <w:p w14:paraId="5C7FF3D3" w14:textId="77777777" w:rsidR="00A4244B" w:rsidRPr="004F17A6" w:rsidRDefault="00A4244B" w:rsidP="00555C19">
                      <w:pPr>
                        <w:spacing w:before="240" w:line="258" w:lineRule="auto"/>
                        <w:textDirection w:val="btLr"/>
                      </w:pPr>
                      <w:r w:rsidRPr="0095721C">
                        <w:rPr>
                          <w:rFonts w:eastAsia="Times New Roman"/>
                          <w:b/>
                          <w:sz w:val="36"/>
                        </w:rPr>
                        <w:t>ĐỀ XUẤT CHỦ TRƯƠNG</w:t>
                      </w:r>
                      <w:r>
                        <w:rPr>
                          <w:rFonts w:eastAsia="Times New Roman"/>
                          <w:b/>
                          <w:sz w:val="36"/>
                        </w:rPr>
                        <w:t xml:space="preserve"> </w:t>
                      </w:r>
                      <w:r w:rsidRPr="0095721C">
                        <w:rPr>
                          <w:rFonts w:eastAsia="Times New Roman"/>
                          <w:b/>
                          <w:sz w:val="36"/>
                        </w:rPr>
                        <w:t>MỞ NGÀNH ĐÀO TẠO</w:t>
                      </w:r>
                    </w:p>
                    <w:p w14:paraId="33B9C09E" w14:textId="77777777" w:rsidR="00A4244B" w:rsidRPr="0095721C" w:rsidRDefault="00A4244B" w:rsidP="00555C19">
                      <w:pPr>
                        <w:spacing w:before="240" w:line="258" w:lineRule="auto"/>
                        <w:textDirection w:val="btLr"/>
                        <w:rPr>
                          <w:sz w:val="12"/>
                        </w:rPr>
                      </w:pPr>
                      <w:r w:rsidRPr="0095721C">
                        <w:rPr>
                          <w:rFonts w:eastAsia="Times New Roman"/>
                          <w:b/>
                          <w:sz w:val="28"/>
                        </w:rPr>
                        <w:t>TRÌNH ĐỘ ĐÀO TẠO: ĐẠI HỌC</w:t>
                      </w:r>
                      <w:r>
                        <w:rPr>
                          <w:rFonts w:eastAsia="Times New Roman"/>
                          <w:b/>
                          <w:sz w:val="28"/>
                        </w:rPr>
                        <w:t>/THẠC SĨ</w:t>
                      </w:r>
                    </w:p>
                    <w:p w14:paraId="781F3481" w14:textId="77777777" w:rsidR="00A4244B" w:rsidRDefault="00A4244B" w:rsidP="00555C19">
                      <w:pPr>
                        <w:spacing w:before="240" w:line="258" w:lineRule="auto"/>
                        <w:textDirection w:val="btLr"/>
                        <w:rPr>
                          <w:b/>
                          <w:sz w:val="32"/>
                        </w:rPr>
                      </w:pPr>
                    </w:p>
                    <w:p w14:paraId="602E2129" w14:textId="77777777" w:rsidR="00A4244B" w:rsidRPr="004F17A6" w:rsidRDefault="00A4244B" w:rsidP="00555C19">
                      <w:pPr>
                        <w:spacing w:before="240" w:line="258" w:lineRule="auto"/>
                        <w:textDirection w:val="btLr"/>
                        <w:rPr>
                          <w:sz w:val="32"/>
                          <w:szCs w:val="32"/>
                          <w:lang w:val="vi-VN"/>
                        </w:rPr>
                      </w:pPr>
                      <w:r w:rsidRPr="004F17A6">
                        <w:rPr>
                          <w:b/>
                          <w:sz w:val="32"/>
                        </w:rPr>
                        <w:br/>
                      </w:r>
                      <w:r w:rsidRPr="004F17A6">
                        <w:rPr>
                          <w:rFonts w:eastAsia="Times New Roman"/>
                          <w:b/>
                          <w:sz w:val="32"/>
                          <w:szCs w:val="32"/>
                        </w:rPr>
                        <w:t xml:space="preserve">Ngành: </w:t>
                      </w:r>
                      <w:r>
                        <w:rPr>
                          <w:rFonts w:eastAsia="Times New Roman"/>
                          <w:b/>
                          <w:sz w:val="32"/>
                          <w:szCs w:val="32"/>
                        </w:rPr>
                        <w:t>………..</w:t>
                      </w:r>
                      <w:r w:rsidRPr="004F17A6">
                        <w:rPr>
                          <w:sz w:val="32"/>
                          <w:szCs w:val="32"/>
                          <w:lang w:val="vi-VN"/>
                        </w:rPr>
                        <w:t xml:space="preserve">   </w:t>
                      </w:r>
                    </w:p>
                    <w:p w14:paraId="64BB1C1A" w14:textId="77777777" w:rsidR="00A4244B" w:rsidRPr="004F17A6" w:rsidRDefault="00A4244B" w:rsidP="00555C19">
                      <w:pPr>
                        <w:spacing w:before="240" w:line="258" w:lineRule="auto"/>
                        <w:textDirection w:val="btLr"/>
                        <w:rPr>
                          <w:rFonts w:eastAsia="Times New Roman"/>
                          <w:b/>
                          <w:sz w:val="36"/>
                          <w:lang w:val="vi-VN"/>
                        </w:rPr>
                      </w:pPr>
                      <w:r w:rsidRPr="004F17A6">
                        <w:rPr>
                          <w:rFonts w:eastAsia="Times New Roman"/>
                          <w:b/>
                          <w:sz w:val="36"/>
                        </w:rPr>
                        <w:t xml:space="preserve">Mã số: </w:t>
                      </w:r>
                      <w:r>
                        <w:rPr>
                          <w:rFonts w:eastAsia="Times New Roman"/>
                          <w:b/>
                          <w:sz w:val="36"/>
                        </w:rPr>
                        <w:t>……….</w:t>
                      </w:r>
                    </w:p>
                    <w:p w14:paraId="7931F519" w14:textId="77777777" w:rsidR="00A4244B" w:rsidRPr="004F17A6" w:rsidRDefault="00A4244B" w:rsidP="00555C19">
                      <w:pPr>
                        <w:spacing w:before="240" w:line="258" w:lineRule="auto"/>
                        <w:textDirection w:val="btLr"/>
                        <w:rPr>
                          <w:lang w:val="vi-VN"/>
                        </w:rPr>
                      </w:pPr>
                    </w:p>
                    <w:p w14:paraId="0C94B041" w14:textId="77777777" w:rsidR="00A4244B" w:rsidRPr="004F17A6" w:rsidRDefault="00A4244B" w:rsidP="00555C19">
                      <w:pPr>
                        <w:spacing w:before="360" w:line="258" w:lineRule="auto"/>
                        <w:textDirection w:val="btLr"/>
                        <w:rPr>
                          <w:lang w:val="vi-VN"/>
                        </w:rPr>
                      </w:pPr>
                    </w:p>
                    <w:p w14:paraId="3F3A5DF1" w14:textId="77777777" w:rsidR="00A4244B" w:rsidRPr="00E15EE9" w:rsidRDefault="00A4244B" w:rsidP="00555C19">
                      <w:pPr>
                        <w:spacing w:before="240" w:line="258" w:lineRule="auto"/>
                        <w:textDirection w:val="btLr"/>
                        <w:rPr>
                          <w:sz w:val="44"/>
                        </w:rPr>
                      </w:pPr>
                    </w:p>
                    <w:p w14:paraId="3D32C676" w14:textId="77777777" w:rsidR="00A4244B" w:rsidRPr="004F17A6" w:rsidRDefault="00A4244B" w:rsidP="00555C19">
                      <w:pPr>
                        <w:spacing w:before="240" w:line="258" w:lineRule="auto"/>
                        <w:textDirection w:val="btLr"/>
                      </w:pPr>
                      <w:r w:rsidRPr="004F17A6">
                        <w:rPr>
                          <w:rFonts w:eastAsia="Times New Roman"/>
                          <w:b/>
                          <w:sz w:val="36"/>
                        </w:rPr>
                        <w:t>Hà Nội</w:t>
                      </w:r>
                      <w:r>
                        <w:rPr>
                          <w:rFonts w:eastAsia="Times New Roman"/>
                          <w:b/>
                          <w:sz w:val="36"/>
                        </w:rPr>
                        <w:t xml:space="preserve"> - …..</w:t>
                      </w:r>
                    </w:p>
                  </w:txbxContent>
                </v:textbox>
                <w10:wrap type="square" anchorx="margin"/>
              </v:rect>
            </w:pict>
          </mc:Fallback>
        </mc:AlternateContent>
      </w:r>
      <w:r w:rsidR="00555C19" w:rsidRPr="000D1248">
        <w:rPr>
          <w:rFonts w:eastAsia="Calibri"/>
        </w:rPr>
        <w:br w:type="page"/>
      </w:r>
      <w:r w:rsidR="00555C19" w:rsidRPr="000D1248">
        <w:rPr>
          <w:rFonts w:eastAsia="Times New Roman"/>
          <w:b/>
        </w:rPr>
        <w:lastRenderedPageBreak/>
        <w:t>MỤC LỤC</w:t>
      </w:r>
    </w:p>
    <w:p w14:paraId="140C01DC" w14:textId="77777777" w:rsidR="00555C19" w:rsidRPr="000D1248" w:rsidRDefault="00555C19" w:rsidP="00555C19">
      <w:pPr>
        <w:tabs>
          <w:tab w:val="left" w:pos="7307"/>
        </w:tabs>
        <w:rPr>
          <w:rFonts w:eastAsia="Times New Roman"/>
          <w:b/>
        </w:rPr>
      </w:pPr>
    </w:p>
    <w:p w14:paraId="2BB020FA" w14:textId="77777777" w:rsidR="00555C19" w:rsidRPr="000D1248" w:rsidRDefault="00555C19" w:rsidP="00555C19">
      <w:pPr>
        <w:tabs>
          <w:tab w:val="left" w:pos="7307"/>
        </w:tabs>
        <w:rPr>
          <w:rFonts w:eastAsia="Times New Roman"/>
          <w:b/>
        </w:rPr>
      </w:pPr>
    </w:p>
    <w:sdt>
      <w:sdtPr>
        <w:rPr>
          <w:rFonts w:ascii="Times New Roman" w:hAnsi="Times New Roman" w:cs="Times New Roman"/>
          <w:b/>
          <w:bCs/>
          <w:sz w:val="26"/>
          <w:szCs w:val="26"/>
        </w:rPr>
        <w:id w:val="934399003"/>
        <w:docPartObj>
          <w:docPartGallery w:val="Table of Contents"/>
          <w:docPartUnique/>
        </w:docPartObj>
      </w:sdtPr>
      <w:sdtEndPr>
        <w:rPr>
          <w:rFonts w:cstheme="minorBidi"/>
          <w:b w:val="0"/>
          <w:bCs w:val="0"/>
          <w:noProof/>
          <w:szCs w:val="22"/>
        </w:rPr>
      </w:sdtEndPr>
      <w:sdtContent>
        <w:p w14:paraId="1EEDD84F" w14:textId="46C4777B" w:rsidR="00555C19" w:rsidRPr="000D1248" w:rsidRDefault="00555C19">
          <w:pPr>
            <w:pStyle w:val="TOC1"/>
            <w:tabs>
              <w:tab w:val="right" w:leader="dot" w:pos="9912"/>
            </w:tabs>
            <w:rPr>
              <w:rFonts w:ascii="Times New Roman" w:eastAsiaTheme="minorEastAsia" w:hAnsi="Times New Roman" w:cs="Times New Roman"/>
              <w:noProof/>
              <w:sz w:val="26"/>
              <w:szCs w:val="26"/>
            </w:rPr>
          </w:pPr>
          <w:r w:rsidRPr="000D1248">
            <w:rPr>
              <w:rFonts w:ascii="Times New Roman" w:hAnsi="Times New Roman" w:cs="Times New Roman"/>
              <w:sz w:val="26"/>
              <w:szCs w:val="26"/>
            </w:rPr>
            <w:fldChar w:fldCharType="begin"/>
          </w:r>
          <w:r w:rsidRPr="000D1248">
            <w:rPr>
              <w:rFonts w:ascii="Times New Roman" w:hAnsi="Times New Roman" w:cs="Times New Roman"/>
              <w:sz w:val="26"/>
              <w:szCs w:val="26"/>
            </w:rPr>
            <w:instrText xml:space="preserve"> TOC \o "1-3" \h \z \u </w:instrText>
          </w:r>
          <w:r w:rsidRPr="000D1248">
            <w:rPr>
              <w:rFonts w:ascii="Times New Roman" w:hAnsi="Times New Roman" w:cs="Times New Roman"/>
              <w:sz w:val="26"/>
              <w:szCs w:val="26"/>
            </w:rPr>
            <w:fldChar w:fldCharType="separate"/>
          </w:r>
          <w:hyperlink w:anchor="_Toc132127626" w:history="1">
            <w:r w:rsidRPr="000D1248">
              <w:rPr>
                <w:rStyle w:val="Hyperlink"/>
                <w:rFonts w:ascii="Times New Roman" w:hAnsi="Times New Roman" w:cs="Times New Roman"/>
                <w:noProof/>
                <w:color w:val="auto"/>
                <w:sz w:val="26"/>
                <w:szCs w:val="26"/>
              </w:rPr>
              <w:t>1. Sự cần thiết đề xuất chủ trương mở ngành đào tạo:</w:t>
            </w:r>
            <w:r w:rsidRPr="000D1248">
              <w:rPr>
                <w:rFonts w:ascii="Times New Roman" w:hAnsi="Times New Roman" w:cs="Times New Roman"/>
                <w:noProof/>
                <w:webHidden/>
                <w:sz w:val="26"/>
                <w:szCs w:val="26"/>
              </w:rPr>
              <w:tab/>
            </w:r>
            <w:r w:rsidRPr="000D1248">
              <w:rPr>
                <w:rFonts w:ascii="Times New Roman" w:hAnsi="Times New Roman" w:cs="Times New Roman"/>
                <w:noProof/>
                <w:webHidden/>
                <w:sz w:val="26"/>
                <w:szCs w:val="26"/>
              </w:rPr>
              <w:fldChar w:fldCharType="begin"/>
            </w:r>
            <w:r w:rsidRPr="000D1248">
              <w:rPr>
                <w:rFonts w:ascii="Times New Roman" w:hAnsi="Times New Roman" w:cs="Times New Roman"/>
                <w:noProof/>
                <w:webHidden/>
                <w:sz w:val="26"/>
                <w:szCs w:val="26"/>
              </w:rPr>
              <w:instrText xml:space="preserve"> PAGEREF _Toc132127626 \h </w:instrText>
            </w:r>
            <w:r w:rsidRPr="000D1248">
              <w:rPr>
                <w:rFonts w:ascii="Times New Roman" w:hAnsi="Times New Roman" w:cs="Times New Roman"/>
                <w:noProof/>
                <w:webHidden/>
                <w:sz w:val="26"/>
                <w:szCs w:val="26"/>
              </w:rPr>
            </w:r>
            <w:r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32</w:t>
            </w:r>
            <w:r w:rsidRPr="000D1248">
              <w:rPr>
                <w:rFonts w:ascii="Times New Roman" w:hAnsi="Times New Roman" w:cs="Times New Roman"/>
                <w:noProof/>
                <w:webHidden/>
                <w:sz w:val="26"/>
                <w:szCs w:val="26"/>
              </w:rPr>
              <w:fldChar w:fldCharType="end"/>
            </w:r>
          </w:hyperlink>
        </w:p>
        <w:p w14:paraId="25901F19" w14:textId="38BE41E7" w:rsidR="00555C19" w:rsidRPr="000D1248" w:rsidRDefault="008A2CA0">
          <w:pPr>
            <w:pStyle w:val="TOC2"/>
            <w:tabs>
              <w:tab w:val="right" w:leader="dot" w:pos="9912"/>
            </w:tabs>
            <w:rPr>
              <w:rFonts w:ascii="Times New Roman" w:eastAsiaTheme="minorEastAsia" w:hAnsi="Times New Roman" w:cs="Times New Roman"/>
              <w:noProof/>
              <w:sz w:val="26"/>
              <w:szCs w:val="26"/>
            </w:rPr>
          </w:pPr>
          <w:hyperlink w:anchor="_Toc132127627" w:history="1">
            <w:r w:rsidR="00555C19" w:rsidRPr="000D1248">
              <w:rPr>
                <w:rStyle w:val="Hyperlink"/>
                <w:rFonts w:ascii="Times New Roman" w:hAnsi="Times New Roman" w:cs="Times New Roman"/>
                <w:noProof/>
                <w:color w:val="auto"/>
                <w:sz w:val="26"/>
                <w:szCs w:val="26"/>
              </w:rPr>
              <w:t>1.1. Sự phù hợp với chiến lược phát triển nguồn nhân lực và nhu cầu nguồn nhân lực của ngành, địa phương, vùng, quốc gia</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_Toc132127627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32</w:t>
            </w:r>
            <w:r w:rsidR="00555C19" w:rsidRPr="000D1248">
              <w:rPr>
                <w:rFonts w:ascii="Times New Roman" w:hAnsi="Times New Roman" w:cs="Times New Roman"/>
                <w:noProof/>
                <w:webHidden/>
                <w:sz w:val="26"/>
                <w:szCs w:val="26"/>
              </w:rPr>
              <w:fldChar w:fldCharType="end"/>
            </w:r>
          </w:hyperlink>
        </w:p>
        <w:p w14:paraId="2505D81A" w14:textId="082876E5" w:rsidR="00555C19" w:rsidRPr="000D1248" w:rsidRDefault="008A2CA0">
          <w:pPr>
            <w:pStyle w:val="TOC2"/>
            <w:tabs>
              <w:tab w:val="right" w:leader="dot" w:pos="9912"/>
            </w:tabs>
            <w:rPr>
              <w:rFonts w:ascii="Times New Roman" w:eastAsiaTheme="minorEastAsia" w:hAnsi="Times New Roman" w:cs="Times New Roman"/>
              <w:noProof/>
              <w:sz w:val="26"/>
              <w:szCs w:val="26"/>
            </w:rPr>
          </w:pPr>
          <w:hyperlink w:anchor="_Toc132127628" w:history="1">
            <w:r w:rsidR="00555C19" w:rsidRPr="000D1248">
              <w:rPr>
                <w:rStyle w:val="Hyperlink"/>
                <w:rFonts w:ascii="Times New Roman" w:hAnsi="Times New Roman" w:cs="Times New Roman"/>
                <w:noProof/>
                <w:color w:val="auto"/>
                <w:sz w:val="26"/>
                <w:szCs w:val="26"/>
              </w:rPr>
              <w:t>1.2. Phù hợp với sứ mạng và mục tiêu chiến lược phát triển của Nhà trường.</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_Toc132127628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32</w:t>
            </w:r>
            <w:r w:rsidR="00555C19" w:rsidRPr="000D1248">
              <w:rPr>
                <w:rFonts w:ascii="Times New Roman" w:hAnsi="Times New Roman" w:cs="Times New Roman"/>
                <w:noProof/>
                <w:webHidden/>
                <w:sz w:val="26"/>
                <w:szCs w:val="26"/>
              </w:rPr>
              <w:fldChar w:fldCharType="end"/>
            </w:r>
          </w:hyperlink>
        </w:p>
        <w:p w14:paraId="6C402500" w14:textId="480E7C46" w:rsidR="00555C19" w:rsidRPr="000D1248" w:rsidRDefault="008A2CA0">
          <w:pPr>
            <w:pStyle w:val="TOC2"/>
            <w:tabs>
              <w:tab w:val="right" w:leader="dot" w:pos="9912"/>
            </w:tabs>
            <w:rPr>
              <w:rFonts w:ascii="Times New Roman" w:eastAsiaTheme="minorEastAsia" w:hAnsi="Times New Roman" w:cs="Times New Roman"/>
              <w:noProof/>
              <w:sz w:val="26"/>
              <w:szCs w:val="26"/>
            </w:rPr>
          </w:pPr>
          <w:hyperlink w:anchor="_Toc132127629" w:history="1">
            <w:r w:rsidR="00555C19" w:rsidRPr="000D1248">
              <w:rPr>
                <w:rStyle w:val="Hyperlink"/>
                <w:rFonts w:ascii="Times New Roman" w:hAnsi="Times New Roman" w:cs="Times New Roman"/>
                <w:noProof/>
                <w:color w:val="auto"/>
                <w:sz w:val="26"/>
                <w:szCs w:val="26"/>
              </w:rPr>
              <w:t>1.3. Phân tích, thuyết minh về nhu cầu đào tạo, nhu cầu sử dụng nguồn nhân lực trình độ Đại học/Thạc sĩ ngành ….</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_Toc132127629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32</w:t>
            </w:r>
            <w:r w:rsidR="00555C19" w:rsidRPr="000D1248">
              <w:rPr>
                <w:rFonts w:ascii="Times New Roman" w:hAnsi="Times New Roman" w:cs="Times New Roman"/>
                <w:noProof/>
                <w:webHidden/>
                <w:sz w:val="26"/>
                <w:szCs w:val="26"/>
              </w:rPr>
              <w:fldChar w:fldCharType="end"/>
            </w:r>
          </w:hyperlink>
        </w:p>
        <w:p w14:paraId="73D85CBE" w14:textId="32F6D946" w:rsidR="00555C19" w:rsidRPr="000D1248" w:rsidRDefault="008A2CA0">
          <w:pPr>
            <w:pStyle w:val="TOC3"/>
            <w:tabs>
              <w:tab w:val="right" w:leader="dot" w:pos="9912"/>
            </w:tabs>
            <w:rPr>
              <w:rFonts w:ascii="Times New Roman" w:eastAsiaTheme="minorEastAsia" w:hAnsi="Times New Roman" w:cs="Times New Roman"/>
              <w:noProof/>
              <w:sz w:val="26"/>
              <w:szCs w:val="26"/>
            </w:rPr>
          </w:pPr>
          <w:hyperlink w:anchor="_Toc132127630" w:history="1">
            <w:r w:rsidR="00555C19" w:rsidRPr="000D1248">
              <w:rPr>
                <w:rStyle w:val="Hyperlink"/>
                <w:rFonts w:ascii="Times New Roman" w:hAnsi="Times New Roman" w:cs="Times New Roman"/>
                <w:i/>
                <w:iCs/>
                <w:noProof/>
                <w:color w:val="auto"/>
                <w:sz w:val="26"/>
                <w:szCs w:val="26"/>
              </w:rPr>
              <w:t>1.3.1. Kết quả khảo sát trong các doanh nghiệp</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_Toc132127630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32</w:t>
            </w:r>
            <w:r w:rsidR="00555C19" w:rsidRPr="000D1248">
              <w:rPr>
                <w:rFonts w:ascii="Times New Roman" w:hAnsi="Times New Roman" w:cs="Times New Roman"/>
                <w:noProof/>
                <w:webHidden/>
                <w:sz w:val="26"/>
                <w:szCs w:val="26"/>
              </w:rPr>
              <w:fldChar w:fldCharType="end"/>
            </w:r>
          </w:hyperlink>
        </w:p>
        <w:p w14:paraId="4E6AED05" w14:textId="104DBE17" w:rsidR="00555C19" w:rsidRPr="000D1248" w:rsidRDefault="008A2CA0">
          <w:pPr>
            <w:pStyle w:val="TOC3"/>
            <w:tabs>
              <w:tab w:val="right" w:leader="dot" w:pos="9912"/>
            </w:tabs>
            <w:rPr>
              <w:rFonts w:ascii="Times New Roman" w:eastAsiaTheme="minorEastAsia" w:hAnsi="Times New Roman" w:cs="Times New Roman"/>
              <w:noProof/>
              <w:sz w:val="26"/>
              <w:szCs w:val="26"/>
            </w:rPr>
          </w:pPr>
          <w:hyperlink w:anchor="_Toc132127631" w:history="1">
            <w:r w:rsidR="00555C19" w:rsidRPr="000D1248">
              <w:rPr>
                <w:rStyle w:val="Hyperlink"/>
                <w:rFonts w:ascii="Times New Roman" w:hAnsi="Times New Roman" w:cs="Times New Roman"/>
                <w:i/>
                <w:iCs/>
                <w:noProof/>
                <w:color w:val="auto"/>
                <w:sz w:val="26"/>
                <w:szCs w:val="26"/>
              </w:rPr>
              <w:t>1.3.2. Kết quả khảo sát đối với các tổ chức xã hội nghề nghiệp</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_Toc132127631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32</w:t>
            </w:r>
            <w:r w:rsidR="00555C19" w:rsidRPr="000D1248">
              <w:rPr>
                <w:rFonts w:ascii="Times New Roman" w:hAnsi="Times New Roman" w:cs="Times New Roman"/>
                <w:noProof/>
                <w:webHidden/>
                <w:sz w:val="26"/>
                <w:szCs w:val="26"/>
              </w:rPr>
              <w:fldChar w:fldCharType="end"/>
            </w:r>
          </w:hyperlink>
        </w:p>
        <w:p w14:paraId="7713A65D" w14:textId="4A179935" w:rsidR="00555C19" w:rsidRPr="000D1248" w:rsidRDefault="008A2CA0">
          <w:pPr>
            <w:pStyle w:val="TOC3"/>
            <w:tabs>
              <w:tab w:val="right" w:leader="dot" w:pos="9912"/>
            </w:tabs>
            <w:rPr>
              <w:rFonts w:ascii="Times New Roman" w:eastAsiaTheme="minorEastAsia" w:hAnsi="Times New Roman" w:cs="Times New Roman"/>
              <w:noProof/>
              <w:sz w:val="26"/>
              <w:szCs w:val="26"/>
            </w:rPr>
          </w:pPr>
          <w:hyperlink w:anchor="_Toc132127632" w:history="1">
            <w:r w:rsidR="00555C19" w:rsidRPr="000D1248">
              <w:rPr>
                <w:rStyle w:val="Hyperlink"/>
                <w:rFonts w:ascii="Times New Roman" w:hAnsi="Times New Roman" w:cs="Times New Roman"/>
                <w:i/>
                <w:iCs/>
                <w:noProof/>
                <w:color w:val="auto"/>
                <w:sz w:val="26"/>
                <w:szCs w:val="26"/>
              </w:rPr>
              <w:t>1.3.3. Kết quả khảo sát đối với các chuyên gia</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_Toc132127632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32</w:t>
            </w:r>
            <w:r w:rsidR="00555C19" w:rsidRPr="000D1248">
              <w:rPr>
                <w:rFonts w:ascii="Times New Roman" w:hAnsi="Times New Roman" w:cs="Times New Roman"/>
                <w:noProof/>
                <w:webHidden/>
                <w:sz w:val="26"/>
                <w:szCs w:val="26"/>
              </w:rPr>
              <w:fldChar w:fldCharType="end"/>
            </w:r>
          </w:hyperlink>
        </w:p>
        <w:p w14:paraId="47E23DEA" w14:textId="45146339" w:rsidR="00555C19" w:rsidRPr="000D1248" w:rsidRDefault="008A2CA0">
          <w:pPr>
            <w:pStyle w:val="TOC3"/>
            <w:tabs>
              <w:tab w:val="right" w:leader="dot" w:pos="9912"/>
            </w:tabs>
            <w:rPr>
              <w:rFonts w:ascii="Times New Roman" w:eastAsiaTheme="minorEastAsia" w:hAnsi="Times New Roman" w:cs="Times New Roman"/>
              <w:noProof/>
              <w:sz w:val="26"/>
              <w:szCs w:val="26"/>
            </w:rPr>
          </w:pPr>
          <w:hyperlink w:anchor="_Toc132127633" w:history="1">
            <w:r w:rsidR="00555C19" w:rsidRPr="000D1248">
              <w:rPr>
                <w:rStyle w:val="Hyperlink"/>
                <w:rFonts w:ascii="Times New Roman" w:hAnsi="Times New Roman" w:cs="Times New Roman"/>
                <w:i/>
                <w:iCs/>
                <w:noProof/>
                <w:color w:val="auto"/>
                <w:sz w:val="26"/>
                <w:szCs w:val="26"/>
              </w:rPr>
              <w:t>1.3.4.  Kết quả khảo sát đối với giảng viên</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_Toc132127633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32</w:t>
            </w:r>
            <w:r w:rsidR="00555C19" w:rsidRPr="000D1248">
              <w:rPr>
                <w:rFonts w:ascii="Times New Roman" w:hAnsi="Times New Roman" w:cs="Times New Roman"/>
                <w:noProof/>
                <w:webHidden/>
                <w:sz w:val="26"/>
                <w:szCs w:val="26"/>
              </w:rPr>
              <w:fldChar w:fldCharType="end"/>
            </w:r>
          </w:hyperlink>
        </w:p>
        <w:p w14:paraId="4D6E04DC" w14:textId="439EB523" w:rsidR="00555C19" w:rsidRPr="000D1248" w:rsidRDefault="008A2CA0">
          <w:pPr>
            <w:pStyle w:val="TOC3"/>
            <w:tabs>
              <w:tab w:val="right" w:leader="dot" w:pos="9912"/>
            </w:tabs>
            <w:rPr>
              <w:rFonts w:ascii="Times New Roman" w:eastAsiaTheme="minorEastAsia" w:hAnsi="Times New Roman" w:cs="Times New Roman"/>
              <w:noProof/>
              <w:sz w:val="26"/>
              <w:szCs w:val="26"/>
            </w:rPr>
          </w:pPr>
          <w:hyperlink w:anchor="_Toc132127634" w:history="1">
            <w:r w:rsidR="00555C19" w:rsidRPr="000D1248">
              <w:rPr>
                <w:rStyle w:val="Hyperlink"/>
                <w:rFonts w:ascii="Times New Roman" w:hAnsi="Times New Roman" w:cs="Times New Roman"/>
                <w:i/>
                <w:iCs/>
                <w:noProof/>
                <w:color w:val="auto"/>
                <w:sz w:val="26"/>
                <w:szCs w:val="26"/>
              </w:rPr>
              <w:t>1.3.5. Kết quả khảo sát đối với cựu sinh viên</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_Toc132127634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32</w:t>
            </w:r>
            <w:r w:rsidR="00555C19" w:rsidRPr="000D1248">
              <w:rPr>
                <w:rFonts w:ascii="Times New Roman" w:hAnsi="Times New Roman" w:cs="Times New Roman"/>
                <w:noProof/>
                <w:webHidden/>
                <w:sz w:val="26"/>
                <w:szCs w:val="26"/>
              </w:rPr>
              <w:fldChar w:fldCharType="end"/>
            </w:r>
          </w:hyperlink>
        </w:p>
        <w:p w14:paraId="10BD575F" w14:textId="6FFD5D2F" w:rsidR="00555C19" w:rsidRPr="000D1248" w:rsidRDefault="008A2CA0">
          <w:pPr>
            <w:pStyle w:val="TOC1"/>
            <w:tabs>
              <w:tab w:val="right" w:leader="dot" w:pos="9912"/>
            </w:tabs>
            <w:rPr>
              <w:rFonts w:ascii="Times New Roman" w:eastAsiaTheme="minorEastAsia" w:hAnsi="Times New Roman" w:cs="Times New Roman"/>
              <w:noProof/>
              <w:sz w:val="26"/>
              <w:szCs w:val="26"/>
            </w:rPr>
          </w:pPr>
          <w:hyperlink w:anchor="_Toc132127635" w:history="1">
            <w:r w:rsidR="00555C19" w:rsidRPr="000D1248">
              <w:rPr>
                <w:rStyle w:val="Hyperlink"/>
                <w:rFonts w:ascii="Times New Roman" w:hAnsi="Times New Roman" w:cs="Times New Roman"/>
                <w:noProof/>
                <w:color w:val="auto"/>
                <w:sz w:val="26"/>
                <w:szCs w:val="26"/>
              </w:rPr>
              <w:t>2. Về năng lực của cơ sở đào tạo</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_Toc132127635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32</w:t>
            </w:r>
            <w:r w:rsidR="00555C19" w:rsidRPr="000D1248">
              <w:rPr>
                <w:rFonts w:ascii="Times New Roman" w:hAnsi="Times New Roman" w:cs="Times New Roman"/>
                <w:noProof/>
                <w:webHidden/>
                <w:sz w:val="26"/>
                <w:szCs w:val="26"/>
              </w:rPr>
              <w:fldChar w:fldCharType="end"/>
            </w:r>
          </w:hyperlink>
        </w:p>
        <w:p w14:paraId="4ACD9D1F" w14:textId="487EC637" w:rsidR="00555C19" w:rsidRPr="000D1248" w:rsidRDefault="008A2CA0">
          <w:pPr>
            <w:pStyle w:val="TOC2"/>
            <w:tabs>
              <w:tab w:val="right" w:leader="dot" w:pos="9912"/>
            </w:tabs>
            <w:rPr>
              <w:rFonts w:ascii="Times New Roman" w:eastAsiaTheme="minorEastAsia" w:hAnsi="Times New Roman" w:cs="Times New Roman"/>
              <w:noProof/>
              <w:sz w:val="26"/>
              <w:szCs w:val="26"/>
            </w:rPr>
          </w:pPr>
          <w:hyperlink w:anchor="_Toc132127636" w:history="1">
            <w:r w:rsidR="00555C19" w:rsidRPr="000D1248">
              <w:rPr>
                <w:rStyle w:val="Hyperlink"/>
                <w:rFonts w:ascii="Times New Roman" w:hAnsi="Times New Roman" w:cs="Times New Roman"/>
                <w:noProof/>
                <w:color w:val="auto"/>
                <w:sz w:val="26"/>
                <w:szCs w:val="26"/>
              </w:rPr>
              <w:t>2.1. Đội ngũ giảng viên, cán bộ khoa học cơ hữu</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_Toc132127636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33</w:t>
            </w:r>
            <w:r w:rsidR="00555C19" w:rsidRPr="000D1248">
              <w:rPr>
                <w:rFonts w:ascii="Times New Roman" w:hAnsi="Times New Roman" w:cs="Times New Roman"/>
                <w:noProof/>
                <w:webHidden/>
                <w:sz w:val="26"/>
                <w:szCs w:val="26"/>
              </w:rPr>
              <w:fldChar w:fldCharType="end"/>
            </w:r>
          </w:hyperlink>
        </w:p>
        <w:p w14:paraId="4D117E49" w14:textId="4F398F01" w:rsidR="00555C19" w:rsidRPr="000D1248" w:rsidRDefault="008A2CA0">
          <w:pPr>
            <w:pStyle w:val="TOC2"/>
            <w:tabs>
              <w:tab w:val="right" w:leader="dot" w:pos="9912"/>
            </w:tabs>
            <w:rPr>
              <w:rFonts w:ascii="Times New Roman" w:eastAsiaTheme="minorEastAsia" w:hAnsi="Times New Roman" w:cs="Times New Roman"/>
              <w:noProof/>
              <w:sz w:val="26"/>
              <w:szCs w:val="26"/>
            </w:rPr>
          </w:pPr>
          <w:hyperlink w:anchor="_Toc132127637" w:history="1">
            <w:r w:rsidR="00555C19" w:rsidRPr="000D1248">
              <w:rPr>
                <w:rStyle w:val="Hyperlink"/>
                <w:rFonts w:ascii="Times New Roman" w:hAnsi="Times New Roman" w:cs="Times New Roman"/>
                <w:noProof/>
                <w:color w:val="auto"/>
                <w:sz w:val="26"/>
                <w:szCs w:val="26"/>
              </w:rPr>
              <w:t>2.2. Cơ sở vật chất để mở ngành đào tạo</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_Toc132127637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33</w:t>
            </w:r>
            <w:r w:rsidR="00555C19" w:rsidRPr="000D1248">
              <w:rPr>
                <w:rFonts w:ascii="Times New Roman" w:hAnsi="Times New Roman" w:cs="Times New Roman"/>
                <w:noProof/>
                <w:webHidden/>
                <w:sz w:val="26"/>
                <w:szCs w:val="26"/>
              </w:rPr>
              <w:fldChar w:fldCharType="end"/>
            </w:r>
          </w:hyperlink>
        </w:p>
        <w:p w14:paraId="3326900F" w14:textId="443DD946" w:rsidR="00555C19" w:rsidRPr="000D1248" w:rsidRDefault="008A2CA0">
          <w:pPr>
            <w:pStyle w:val="TOC2"/>
            <w:tabs>
              <w:tab w:val="right" w:leader="dot" w:pos="9912"/>
            </w:tabs>
            <w:rPr>
              <w:rFonts w:ascii="Times New Roman" w:eastAsiaTheme="minorEastAsia" w:hAnsi="Times New Roman" w:cs="Times New Roman"/>
              <w:noProof/>
              <w:sz w:val="26"/>
              <w:szCs w:val="26"/>
            </w:rPr>
          </w:pPr>
          <w:hyperlink w:anchor="_Toc132127638" w:history="1">
            <w:r w:rsidR="00555C19" w:rsidRPr="000D1248">
              <w:rPr>
                <w:rStyle w:val="Hyperlink"/>
                <w:rFonts w:ascii="Times New Roman" w:eastAsia="Times New Roman" w:hAnsi="Times New Roman" w:cs="Times New Roman"/>
                <w:i/>
                <w:noProof/>
                <w:color w:val="auto"/>
                <w:sz w:val="26"/>
                <w:szCs w:val="26"/>
              </w:rPr>
              <w:t>2.2.3. Thư viện, giáo trình, sách, tài liệu học tập, tài liệu tham khảo liên quan ngành mở mới</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_Toc132127638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34</w:t>
            </w:r>
            <w:r w:rsidR="00555C19" w:rsidRPr="000D1248">
              <w:rPr>
                <w:rFonts w:ascii="Times New Roman" w:hAnsi="Times New Roman" w:cs="Times New Roman"/>
                <w:noProof/>
                <w:webHidden/>
                <w:sz w:val="26"/>
                <w:szCs w:val="26"/>
              </w:rPr>
              <w:fldChar w:fldCharType="end"/>
            </w:r>
          </w:hyperlink>
        </w:p>
        <w:p w14:paraId="69716B9C" w14:textId="0D76EDCB" w:rsidR="00555C19" w:rsidRPr="000D1248" w:rsidRDefault="008A2CA0">
          <w:pPr>
            <w:pStyle w:val="TOC2"/>
            <w:tabs>
              <w:tab w:val="right" w:leader="dot" w:pos="9912"/>
            </w:tabs>
            <w:rPr>
              <w:rFonts w:ascii="Times New Roman" w:eastAsiaTheme="minorEastAsia" w:hAnsi="Times New Roman" w:cs="Times New Roman"/>
              <w:noProof/>
              <w:sz w:val="26"/>
              <w:szCs w:val="26"/>
            </w:rPr>
          </w:pPr>
          <w:hyperlink w:anchor="_Toc132127639" w:history="1">
            <w:r w:rsidR="00555C19" w:rsidRPr="000D1248">
              <w:rPr>
                <w:rStyle w:val="Hyperlink"/>
                <w:rFonts w:ascii="Times New Roman" w:hAnsi="Times New Roman" w:cs="Times New Roman"/>
                <w:noProof/>
                <w:color w:val="auto"/>
                <w:sz w:val="26"/>
                <w:szCs w:val="26"/>
              </w:rPr>
              <w:t>2.3. Hoạt động nghiên cứu khoa học</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_Toc132127639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34</w:t>
            </w:r>
            <w:r w:rsidR="00555C19" w:rsidRPr="000D1248">
              <w:rPr>
                <w:rFonts w:ascii="Times New Roman" w:hAnsi="Times New Roman" w:cs="Times New Roman"/>
                <w:noProof/>
                <w:webHidden/>
                <w:sz w:val="26"/>
                <w:szCs w:val="26"/>
              </w:rPr>
              <w:fldChar w:fldCharType="end"/>
            </w:r>
          </w:hyperlink>
        </w:p>
        <w:p w14:paraId="3F3A298C" w14:textId="159E12C2" w:rsidR="00555C19" w:rsidRPr="000D1248" w:rsidRDefault="008A2CA0">
          <w:pPr>
            <w:pStyle w:val="TOC2"/>
            <w:tabs>
              <w:tab w:val="right" w:leader="dot" w:pos="9912"/>
            </w:tabs>
            <w:rPr>
              <w:rFonts w:ascii="Times New Roman" w:eastAsiaTheme="minorEastAsia" w:hAnsi="Times New Roman" w:cs="Times New Roman"/>
              <w:noProof/>
              <w:sz w:val="26"/>
              <w:szCs w:val="26"/>
            </w:rPr>
          </w:pPr>
          <w:hyperlink w:anchor="_Toc132127640" w:history="1">
            <w:r w:rsidR="00555C19" w:rsidRPr="000D1248">
              <w:rPr>
                <w:rStyle w:val="Hyperlink"/>
                <w:rFonts w:ascii="Times New Roman" w:hAnsi="Times New Roman" w:cs="Times New Roman"/>
                <w:noProof/>
                <w:color w:val="auto"/>
                <w:sz w:val="26"/>
                <w:szCs w:val="26"/>
              </w:rPr>
              <w:t>2.4. Hợp tác doanh nghiệp và hợp tác quốc tế</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_Toc132127640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34</w:t>
            </w:r>
            <w:r w:rsidR="00555C19" w:rsidRPr="000D1248">
              <w:rPr>
                <w:rFonts w:ascii="Times New Roman" w:hAnsi="Times New Roman" w:cs="Times New Roman"/>
                <w:noProof/>
                <w:webHidden/>
                <w:sz w:val="26"/>
                <w:szCs w:val="26"/>
              </w:rPr>
              <w:fldChar w:fldCharType="end"/>
            </w:r>
          </w:hyperlink>
        </w:p>
        <w:p w14:paraId="3558AC96" w14:textId="4758516F" w:rsidR="00555C19" w:rsidRPr="000D1248" w:rsidRDefault="008A2CA0">
          <w:pPr>
            <w:pStyle w:val="TOC1"/>
            <w:tabs>
              <w:tab w:val="right" w:leader="dot" w:pos="9912"/>
            </w:tabs>
            <w:rPr>
              <w:rFonts w:ascii="Times New Roman" w:eastAsiaTheme="minorEastAsia" w:hAnsi="Times New Roman" w:cs="Times New Roman"/>
              <w:noProof/>
              <w:sz w:val="26"/>
              <w:szCs w:val="26"/>
            </w:rPr>
          </w:pPr>
          <w:hyperlink w:anchor="_Toc132127641" w:history="1">
            <w:r w:rsidR="00555C19" w:rsidRPr="000D1248">
              <w:rPr>
                <w:rStyle w:val="Hyperlink"/>
                <w:rFonts w:ascii="Times New Roman" w:hAnsi="Times New Roman" w:cs="Times New Roman"/>
                <w:noProof/>
                <w:color w:val="auto"/>
                <w:sz w:val="26"/>
                <w:szCs w:val="26"/>
              </w:rPr>
              <w:t>3. Mục tiêu phát triển ngành đào tạo đề xuất mở</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_Toc132127641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34</w:t>
            </w:r>
            <w:r w:rsidR="00555C19" w:rsidRPr="000D1248">
              <w:rPr>
                <w:rFonts w:ascii="Times New Roman" w:hAnsi="Times New Roman" w:cs="Times New Roman"/>
                <w:noProof/>
                <w:webHidden/>
                <w:sz w:val="26"/>
                <w:szCs w:val="26"/>
              </w:rPr>
              <w:fldChar w:fldCharType="end"/>
            </w:r>
          </w:hyperlink>
        </w:p>
        <w:p w14:paraId="25E1D055" w14:textId="7AFCD172" w:rsidR="00555C19" w:rsidRPr="000D1248" w:rsidRDefault="008A2CA0">
          <w:pPr>
            <w:pStyle w:val="TOC1"/>
            <w:tabs>
              <w:tab w:val="right" w:leader="dot" w:pos="9912"/>
            </w:tabs>
            <w:rPr>
              <w:rFonts w:ascii="Times New Roman" w:eastAsiaTheme="minorEastAsia" w:hAnsi="Times New Roman" w:cs="Times New Roman"/>
              <w:noProof/>
              <w:sz w:val="26"/>
              <w:szCs w:val="26"/>
            </w:rPr>
          </w:pPr>
          <w:hyperlink w:anchor="_Toc132127642" w:history="1">
            <w:r w:rsidR="00555C19" w:rsidRPr="000D1248">
              <w:rPr>
                <w:rStyle w:val="Hyperlink"/>
                <w:rFonts w:ascii="Times New Roman" w:hAnsi="Times New Roman" w:cs="Times New Roman"/>
                <w:noProof/>
                <w:color w:val="auto"/>
                <w:sz w:val="26"/>
                <w:szCs w:val="26"/>
              </w:rPr>
              <w:t>4. Giải pháp và lộ trình thực hiện</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_Toc132127642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34</w:t>
            </w:r>
            <w:r w:rsidR="00555C19" w:rsidRPr="000D1248">
              <w:rPr>
                <w:rFonts w:ascii="Times New Roman" w:hAnsi="Times New Roman" w:cs="Times New Roman"/>
                <w:noProof/>
                <w:webHidden/>
                <w:sz w:val="26"/>
                <w:szCs w:val="26"/>
              </w:rPr>
              <w:fldChar w:fldCharType="end"/>
            </w:r>
          </w:hyperlink>
        </w:p>
        <w:p w14:paraId="63021E8D" w14:textId="114B012B" w:rsidR="00555C19" w:rsidRPr="000D1248" w:rsidRDefault="008A2CA0">
          <w:pPr>
            <w:pStyle w:val="TOC1"/>
            <w:tabs>
              <w:tab w:val="right" w:leader="dot" w:pos="9912"/>
            </w:tabs>
            <w:rPr>
              <w:rFonts w:ascii="Times New Roman" w:eastAsiaTheme="minorEastAsia" w:hAnsi="Times New Roman" w:cs="Times New Roman"/>
              <w:noProof/>
              <w:sz w:val="26"/>
              <w:szCs w:val="26"/>
            </w:rPr>
          </w:pPr>
          <w:hyperlink w:anchor="_Toc132127643" w:history="1">
            <w:r w:rsidR="00555C19" w:rsidRPr="000D1248">
              <w:rPr>
                <w:rStyle w:val="Hyperlink"/>
                <w:rFonts w:ascii="Times New Roman" w:hAnsi="Times New Roman" w:cs="Times New Roman"/>
                <w:noProof/>
                <w:color w:val="auto"/>
                <w:sz w:val="26"/>
                <w:szCs w:val="26"/>
              </w:rPr>
              <w:t>5.  Phương án, giải pháp đề phòng, ngăn ngừa, xử lý rủi ro trong mở ngành đào tạo</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_Toc132127643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35</w:t>
            </w:r>
            <w:r w:rsidR="00555C19" w:rsidRPr="000D1248">
              <w:rPr>
                <w:rFonts w:ascii="Times New Roman" w:hAnsi="Times New Roman" w:cs="Times New Roman"/>
                <w:noProof/>
                <w:webHidden/>
                <w:sz w:val="26"/>
                <w:szCs w:val="26"/>
              </w:rPr>
              <w:fldChar w:fldCharType="end"/>
            </w:r>
          </w:hyperlink>
        </w:p>
        <w:p w14:paraId="635AE09C" w14:textId="7A29B601" w:rsidR="00555C19" w:rsidRPr="000D1248" w:rsidRDefault="008A2CA0">
          <w:pPr>
            <w:pStyle w:val="TOC2"/>
            <w:tabs>
              <w:tab w:val="right" w:leader="dot" w:pos="9912"/>
            </w:tabs>
            <w:rPr>
              <w:rFonts w:ascii="Times New Roman" w:eastAsiaTheme="minorEastAsia" w:hAnsi="Times New Roman" w:cs="Times New Roman"/>
              <w:noProof/>
              <w:sz w:val="26"/>
              <w:szCs w:val="26"/>
            </w:rPr>
          </w:pPr>
          <w:hyperlink w:anchor="_Toc132127644" w:history="1">
            <w:r w:rsidR="00555C19" w:rsidRPr="000D1248">
              <w:rPr>
                <w:rStyle w:val="Hyperlink"/>
                <w:rFonts w:ascii="Times New Roman" w:hAnsi="Times New Roman" w:cs="Times New Roman"/>
                <w:noProof/>
                <w:color w:val="auto"/>
                <w:sz w:val="26"/>
                <w:szCs w:val="26"/>
              </w:rPr>
              <w:t>5.1. Rủi ro trong mở ngành đào tạo</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_Toc132127644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35</w:t>
            </w:r>
            <w:r w:rsidR="00555C19" w:rsidRPr="000D1248">
              <w:rPr>
                <w:rFonts w:ascii="Times New Roman" w:hAnsi="Times New Roman" w:cs="Times New Roman"/>
                <w:noProof/>
                <w:webHidden/>
                <w:sz w:val="26"/>
                <w:szCs w:val="26"/>
              </w:rPr>
              <w:fldChar w:fldCharType="end"/>
            </w:r>
          </w:hyperlink>
        </w:p>
        <w:p w14:paraId="3067B543" w14:textId="5ED70C99" w:rsidR="00555C19" w:rsidRPr="000D1248" w:rsidRDefault="008A2CA0">
          <w:pPr>
            <w:pStyle w:val="TOC2"/>
            <w:tabs>
              <w:tab w:val="right" w:leader="dot" w:pos="9912"/>
            </w:tabs>
            <w:rPr>
              <w:rFonts w:ascii="Times New Roman" w:eastAsiaTheme="minorEastAsia" w:hAnsi="Times New Roman" w:cs="Times New Roman"/>
              <w:noProof/>
              <w:sz w:val="26"/>
              <w:szCs w:val="26"/>
            </w:rPr>
          </w:pPr>
          <w:hyperlink w:anchor="_Toc132127645" w:history="1">
            <w:r w:rsidR="00555C19" w:rsidRPr="000D1248">
              <w:rPr>
                <w:rStyle w:val="Hyperlink"/>
                <w:rFonts w:ascii="Times New Roman" w:hAnsi="Times New Roman" w:cs="Times New Roman"/>
                <w:noProof/>
                <w:color w:val="auto"/>
                <w:sz w:val="26"/>
                <w:szCs w:val="26"/>
              </w:rPr>
              <w:t>5.2. Phương án, giải pháp đề phòng, ngăn ngừa, xử lý rủi ro</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_Toc132127645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35</w:t>
            </w:r>
            <w:r w:rsidR="00555C19" w:rsidRPr="000D1248">
              <w:rPr>
                <w:rFonts w:ascii="Times New Roman" w:hAnsi="Times New Roman" w:cs="Times New Roman"/>
                <w:noProof/>
                <w:webHidden/>
                <w:sz w:val="26"/>
                <w:szCs w:val="26"/>
              </w:rPr>
              <w:fldChar w:fldCharType="end"/>
            </w:r>
          </w:hyperlink>
        </w:p>
        <w:p w14:paraId="15A19718" w14:textId="7540D911" w:rsidR="00555C19" w:rsidRPr="000D1248" w:rsidRDefault="008A2CA0">
          <w:pPr>
            <w:pStyle w:val="TOC1"/>
            <w:tabs>
              <w:tab w:val="right" w:leader="dot" w:pos="9912"/>
            </w:tabs>
            <w:rPr>
              <w:rFonts w:eastAsiaTheme="minorEastAsia"/>
              <w:noProof/>
            </w:rPr>
          </w:pPr>
          <w:hyperlink w:anchor="_Toc132127646" w:history="1">
            <w:r w:rsidR="00555C19" w:rsidRPr="000D1248">
              <w:rPr>
                <w:rStyle w:val="Hyperlink"/>
                <w:rFonts w:ascii="Times New Roman" w:hAnsi="Times New Roman" w:cs="Times New Roman"/>
                <w:noProof/>
                <w:color w:val="auto"/>
                <w:sz w:val="26"/>
                <w:szCs w:val="26"/>
              </w:rPr>
              <w:t>6. Đề nghị và cam kết thực hiện</w:t>
            </w:r>
            <w:r w:rsidR="00555C19" w:rsidRPr="000D1248">
              <w:rPr>
                <w:rFonts w:ascii="Times New Roman" w:hAnsi="Times New Roman" w:cs="Times New Roman"/>
                <w:noProof/>
                <w:webHidden/>
                <w:sz w:val="26"/>
                <w:szCs w:val="26"/>
              </w:rPr>
              <w:tab/>
            </w:r>
            <w:r w:rsidR="00555C19" w:rsidRPr="000D1248">
              <w:rPr>
                <w:rFonts w:ascii="Times New Roman" w:hAnsi="Times New Roman" w:cs="Times New Roman"/>
                <w:noProof/>
                <w:webHidden/>
                <w:sz w:val="26"/>
                <w:szCs w:val="26"/>
              </w:rPr>
              <w:fldChar w:fldCharType="begin"/>
            </w:r>
            <w:r w:rsidR="00555C19" w:rsidRPr="000D1248">
              <w:rPr>
                <w:rFonts w:ascii="Times New Roman" w:hAnsi="Times New Roman" w:cs="Times New Roman"/>
                <w:noProof/>
                <w:webHidden/>
                <w:sz w:val="26"/>
                <w:szCs w:val="26"/>
              </w:rPr>
              <w:instrText xml:space="preserve"> PAGEREF _Toc132127646 \h </w:instrText>
            </w:r>
            <w:r w:rsidR="00555C19" w:rsidRPr="000D1248">
              <w:rPr>
                <w:rFonts w:ascii="Times New Roman" w:hAnsi="Times New Roman" w:cs="Times New Roman"/>
                <w:noProof/>
                <w:webHidden/>
                <w:sz w:val="26"/>
                <w:szCs w:val="26"/>
              </w:rPr>
            </w:r>
            <w:r w:rsidR="00555C19" w:rsidRPr="000D1248">
              <w:rPr>
                <w:rFonts w:ascii="Times New Roman" w:hAnsi="Times New Roman" w:cs="Times New Roman"/>
                <w:noProof/>
                <w:webHidden/>
                <w:sz w:val="26"/>
                <w:szCs w:val="26"/>
              </w:rPr>
              <w:fldChar w:fldCharType="separate"/>
            </w:r>
            <w:r w:rsidR="003256BF" w:rsidRPr="000D1248">
              <w:rPr>
                <w:rFonts w:ascii="Times New Roman" w:hAnsi="Times New Roman" w:cs="Times New Roman"/>
                <w:noProof/>
                <w:webHidden/>
                <w:sz w:val="26"/>
                <w:szCs w:val="26"/>
              </w:rPr>
              <w:t>35</w:t>
            </w:r>
            <w:r w:rsidR="00555C19" w:rsidRPr="000D1248">
              <w:rPr>
                <w:rFonts w:ascii="Times New Roman" w:hAnsi="Times New Roman" w:cs="Times New Roman"/>
                <w:noProof/>
                <w:webHidden/>
                <w:sz w:val="26"/>
                <w:szCs w:val="26"/>
              </w:rPr>
              <w:fldChar w:fldCharType="end"/>
            </w:r>
          </w:hyperlink>
        </w:p>
        <w:p w14:paraId="732E3FB1" w14:textId="77777777" w:rsidR="00555C19" w:rsidRPr="000D1248" w:rsidRDefault="00555C19" w:rsidP="00555C19">
          <w:pPr>
            <w:spacing w:after="0" w:line="240" w:lineRule="auto"/>
          </w:pPr>
          <w:r w:rsidRPr="000D1248">
            <w:rPr>
              <w:noProof/>
            </w:rPr>
            <w:fldChar w:fldCharType="end"/>
          </w:r>
        </w:p>
      </w:sdtContent>
    </w:sdt>
    <w:p w14:paraId="504E708C" w14:textId="77777777" w:rsidR="00555C19" w:rsidRPr="000D1248" w:rsidRDefault="00555C19" w:rsidP="00555C19">
      <w:r w:rsidRPr="000D1248">
        <w:br w:type="page"/>
      </w:r>
    </w:p>
    <w:tbl>
      <w:tblPr>
        <w:tblW w:w="10836" w:type="dxa"/>
        <w:jc w:val="center"/>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279"/>
        <w:gridCol w:w="5557"/>
      </w:tblGrid>
      <w:tr w:rsidR="00555C19" w:rsidRPr="000D1248" w14:paraId="0E8A22AF" w14:textId="77777777" w:rsidTr="00555C19">
        <w:trPr>
          <w:jc w:val="center"/>
        </w:trPr>
        <w:tc>
          <w:tcPr>
            <w:tcW w:w="5279" w:type="dxa"/>
          </w:tcPr>
          <w:p w14:paraId="016661C2" w14:textId="1C658995" w:rsidR="00555C19" w:rsidRPr="006E5F25" w:rsidRDefault="006E5F25" w:rsidP="006E5F25">
            <w:pPr>
              <w:spacing w:before="0" w:after="0" w:line="240" w:lineRule="auto"/>
              <w:rPr>
                <w:lang w:val="vi-VN"/>
              </w:rPr>
            </w:pPr>
            <w:r>
              <w:lastRenderedPageBreak/>
              <w:br w:type="column"/>
            </w:r>
            <w:r w:rsidR="00555C19" w:rsidRPr="006E5F25">
              <w:t>TRƯỜNG ĐẠI HỌC</w:t>
            </w:r>
          </w:p>
          <w:p w14:paraId="4FC0F012" w14:textId="6E9D9F07" w:rsidR="00555C19" w:rsidRPr="006E5F25" w:rsidRDefault="00555C19" w:rsidP="00555C19">
            <w:pPr>
              <w:spacing w:before="0" w:after="0" w:line="240" w:lineRule="auto"/>
            </w:pPr>
            <w:r w:rsidRPr="006E5F25">
              <w:t>KINH TẾ - KỸ THUẬT CÔNG NGHIỆP</w:t>
            </w:r>
          </w:p>
          <w:p w14:paraId="2FEACE19" w14:textId="42067F96" w:rsidR="006E5F25" w:rsidRPr="000D1248" w:rsidRDefault="006E5F25" w:rsidP="00555C19">
            <w:pPr>
              <w:spacing w:before="0" w:after="0" w:line="240" w:lineRule="auto"/>
              <w:rPr>
                <w:b/>
              </w:rPr>
            </w:pPr>
            <w:r>
              <w:rPr>
                <w:b/>
              </w:rPr>
              <w:t>KHOA: …………………….</w:t>
            </w:r>
          </w:p>
          <w:p w14:paraId="37C6BCE8" w14:textId="4303571B" w:rsidR="00555C19" w:rsidRPr="000D1248" w:rsidRDefault="00A4244B" w:rsidP="00555C19">
            <w:pPr>
              <w:spacing w:before="0" w:after="0" w:line="240" w:lineRule="auto"/>
            </w:pPr>
            <w:r>
              <w:rPr>
                <w:noProof/>
              </w:rPr>
              <mc:AlternateContent>
                <mc:Choice Requires="wps">
                  <w:drawing>
                    <wp:anchor distT="0" distB="0" distL="114300" distR="114300" simplePos="0" relativeHeight="251941888" behindDoc="0" locked="0" layoutInCell="1" allowOverlap="1" wp14:anchorId="2A14C7B1" wp14:editId="0F6C7932">
                      <wp:simplePos x="0" y="0"/>
                      <wp:positionH relativeFrom="column">
                        <wp:posOffset>741763</wp:posOffset>
                      </wp:positionH>
                      <wp:positionV relativeFrom="paragraph">
                        <wp:posOffset>55880</wp:posOffset>
                      </wp:positionV>
                      <wp:extent cx="1781092" cy="7951"/>
                      <wp:effectExtent l="0" t="0" r="29210" b="30480"/>
                      <wp:wrapNone/>
                      <wp:docPr id="3" name="Straight Connector 3"/>
                      <wp:cNvGraphicFramePr/>
                      <a:graphic xmlns:a="http://schemas.openxmlformats.org/drawingml/2006/main">
                        <a:graphicData uri="http://schemas.microsoft.com/office/word/2010/wordprocessingShape">
                          <wps:wsp>
                            <wps:cNvCnPr/>
                            <wps:spPr>
                              <a:xfrm flipV="1">
                                <a:off x="0" y="0"/>
                                <a:ext cx="1781092"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D75CE36" id="Straight Connector 3" o:spid="_x0000_s1026" style="position:absolute;flip:y;z-index:251941888;visibility:visible;mso-wrap-style:square;mso-wrap-distance-left:9pt;mso-wrap-distance-top:0;mso-wrap-distance-right:9pt;mso-wrap-distance-bottom:0;mso-position-horizontal:absolute;mso-position-horizontal-relative:text;mso-position-vertical:absolute;mso-position-vertical-relative:text" from="58.4pt,4.4pt" to="198.6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" strokecolor="black [3200]" strokeweight=".5pt">
                      <v:stroke joinstyle="miter"/>
                    </v:line>
                  </w:pict>
                </mc:Fallback>
              </mc:AlternateContent>
            </w:r>
          </w:p>
        </w:tc>
        <w:tc>
          <w:tcPr>
            <w:tcW w:w="5557" w:type="dxa"/>
          </w:tcPr>
          <w:p w14:paraId="5E49D178" w14:textId="77777777" w:rsidR="00555C19" w:rsidRPr="000D1248" w:rsidRDefault="00555C19" w:rsidP="00555C19">
            <w:pPr>
              <w:spacing w:before="0" w:after="0" w:line="240" w:lineRule="auto"/>
              <w:ind w:right="-108" w:firstLine="23"/>
              <w:jc w:val="both"/>
            </w:pPr>
            <w:r w:rsidRPr="000D1248">
              <w:rPr>
                <w:b/>
              </w:rPr>
              <w:t>CỘNG HÒA XÃ HỘI CHỦ NGHĨA VIỆT NAM</w:t>
            </w:r>
          </w:p>
          <w:p w14:paraId="50F5C37B" w14:textId="77777777" w:rsidR="00555C19" w:rsidRPr="000D1248" w:rsidRDefault="00555C19" w:rsidP="00555C19">
            <w:pPr>
              <w:spacing w:before="0" w:after="0" w:line="240" w:lineRule="auto"/>
              <w:ind w:right="-108"/>
            </w:pPr>
            <w:r w:rsidRPr="000D1248">
              <w:rPr>
                <w:b/>
                <w:lang w:val="vi-VN"/>
              </w:rPr>
              <w:t xml:space="preserve">               </w:t>
            </w:r>
            <w:r w:rsidRPr="000D1248">
              <w:rPr>
                <w:b/>
              </w:rPr>
              <w:t>Độc lập - Tự do - Hạnh phúc</w:t>
            </w:r>
          </w:p>
          <w:p w14:paraId="7F592C2F" w14:textId="1A517421" w:rsidR="00555C19" w:rsidRPr="000D1248" w:rsidRDefault="001640A7" w:rsidP="00555C19">
            <w:pPr>
              <w:tabs>
                <w:tab w:val="left" w:pos="319"/>
              </w:tabs>
              <w:spacing w:before="0" w:after="0" w:line="240" w:lineRule="auto"/>
              <w:ind w:right="75"/>
              <w:rPr>
                <w:i/>
              </w:rPr>
            </w:pPr>
            <w:r>
              <w:rPr>
                <w:i/>
                <w:noProof/>
              </w:rPr>
              <mc:AlternateContent>
                <mc:Choice Requires="wps">
                  <w:drawing>
                    <wp:anchor distT="0" distB="0" distL="114300" distR="114300" simplePos="0" relativeHeight="251942912" behindDoc="0" locked="0" layoutInCell="1" allowOverlap="1" wp14:anchorId="41E0DDFF" wp14:editId="09400EA9">
                      <wp:simplePos x="0" y="0"/>
                      <wp:positionH relativeFrom="column">
                        <wp:posOffset>1039412</wp:posOffset>
                      </wp:positionH>
                      <wp:positionV relativeFrom="paragraph">
                        <wp:posOffset>15792</wp:posOffset>
                      </wp:positionV>
                      <wp:extent cx="1987826" cy="0"/>
                      <wp:effectExtent l="0" t="0" r="31750" b="19050"/>
                      <wp:wrapNone/>
                      <wp:docPr id="24" name="Straight Connector 24"/>
                      <wp:cNvGraphicFramePr/>
                      <a:graphic xmlns:a="http://schemas.openxmlformats.org/drawingml/2006/main">
                        <a:graphicData uri="http://schemas.microsoft.com/office/word/2010/wordprocessingShape">
                          <wps:wsp>
                            <wps:cNvCnPr/>
                            <wps:spPr>
                              <a:xfrm>
                                <a:off x="0" y="0"/>
                                <a:ext cx="19878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53D523F" id="Straight Connector 24" o:spid="_x0000_s1026" style="position:absolute;z-index:251942912;visibility:visible;mso-wrap-style:square;mso-wrap-distance-left:9pt;mso-wrap-distance-top:0;mso-wrap-distance-right:9pt;mso-wrap-distance-bottom:0;mso-position-horizontal:absolute;mso-position-horizontal-relative:text;mso-position-vertical:absolute;mso-position-vertical-relative:text" from="81.85pt,1.25pt" to="238.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" strokecolor="black [3200]" strokeweight=".5pt">
                      <v:stroke joinstyle="miter"/>
                    </v:line>
                  </w:pict>
                </mc:Fallback>
              </mc:AlternateContent>
            </w:r>
          </w:p>
          <w:p w14:paraId="1B00F37F" w14:textId="77777777" w:rsidR="00555C19" w:rsidRPr="000D1248" w:rsidRDefault="00555C19" w:rsidP="00555C19">
            <w:pPr>
              <w:tabs>
                <w:tab w:val="left" w:pos="319"/>
              </w:tabs>
              <w:spacing w:before="0" w:after="0" w:line="240" w:lineRule="auto"/>
              <w:ind w:right="75"/>
              <w:jc w:val="right"/>
            </w:pPr>
            <w:r w:rsidRPr="000D1248">
              <w:rPr>
                <w:i/>
              </w:rPr>
              <w:t>Hà Nội, ngày  ….  tháng  …. năm …..</w:t>
            </w:r>
          </w:p>
        </w:tc>
      </w:tr>
    </w:tbl>
    <w:p w14:paraId="64615B5B" w14:textId="77777777" w:rsidR="00555C19" w:rsidRPr="000D1248" w:rsidRDefault="00555C19" w:rsidP="00555C19">
      <w:pPr>
        <w:rPr>
          <w:b/>
        </w:rPr>
      </w:pPr>
      <w:bookmarkStart w:id="22" w:name="_Toc104732800"/>
    </w:p>
    <w:p w14:paraId="05FA8C5A" w14:textId="77777777" w:rsidR="00555C19" w:rsidRPr="000D1248" w:rsidRDefault="00555C19" w:rsidP="00555C19">
      <w:pPr>
        <w:rPr>
          <w:b/>
        </w:rPr>
      </w:pPr>
      <w:bookmarkStart w:id="23" w:name="_Toc105103382"/>
      <w:bookmarkStart w:id="24" w:name="_Toc105103606"/>
      <w:r w:rsidRPr="000D1248">
        <w:rPr>
          <w:b/>
        </w:rPr>
        <w:t>BÁO CÁO</w:t>
      </w:r>
    </w:p>
    <w:p w14:paraId="77E70773" w14:textId="77777777" w:rsidR="00555C19" w:rsidRPr="000D1248" w:rsidRDefault="00555C19" w:rsidP="00555C19">
      <w:pPr>
        <w:rPr>
          <w:rFonts w:cs="Times New Roman"/>
          <w:b/>
        </w:rPr>
      </w:pPr>
      <w:r w:rsidRPr="000D1248">
        <w:rPr>
          <w:rFonts w:cs="Times New Roman"/>
          <w:b/>
        </w:rPr>
        <w:t>ĐỀ XUẤT CHỦ TRƯƠNG MỞ NGÀNH ĐÀO TẠO</w:t>
      </w:r>
      <w:bookmarkEnd w:id="22"/>
      <w:bookmarkEnd w:id="23"/>
      <w:bookmarkEnd w:id="24"/>
    </w:p>
    <w:p w14:paraId="7515ADCD" w14:textId="77777777" w:rsidR="00555C19" w:rsidRPr="000D1248" w:rsidRDefault="00555C19" w:rsidP="00B95AF6">
      <w:pPr>
        <w:jc w:val="left"/>
        <w:rPr>
          <w:rFonts w:eastAsia="Times New Roman" w:cs="Times New Roman"/>
          <w:lang w:val="vi-VN"/>
        </w:rPr>
      </w:pPr>
      <w:r w:rsidRPr="000D1248">
        <w:rPr>
          <w:rFonts w:eastAsia="Times New Roman" w:cs="Times New Roman"/>
          <w:b/>
        </w:rPr>
        <w:t>Tên ngành</w:t>
      </w:r>
      <w:r w:rsidRPr="000D1248">
        <w:rPr>
          <w:rFonts w:eastAsia="Times New Roman" w:cs="Times New Roman"/>
          <w:b/>
        </w:rPr>
        <w:tab/>
      </w:r>
      <w:r w:rsidRPr="000D1248">
        <w:rPr>
          <w:rFonts w:eastAsia="Times New Roman" w:cs="Times New Roman"/>
          <w:b/>
        </w:rPr>
        <w:tab/>
      </w:r>
      <w:r w:rsidRPr="000D1248">
        <w:rPr>
          <w:rFonts w:eastAsia="Times New Roman" w:cs="Times New Roman"/>
          <w:b/>
        </w:rPr>
        <w:tab/>
        <w:t xml:space="preserve">: </w:t>
      </w:r>
      <w:r w:rsidRPr="000D1248">
        <w:rPr>
          <w:rFonts w:eastAsia="Times New Roman" w:cs="Times New Roman"/>
          <w:b/>
        </w:rPr>
        <w:tab/>
      </w:r>
      <w:r w:rsidRPr="000D1248">
        <w:rPr>
          <w:rFonts w:eastAsia="Times New Roman" w:cs="Times New Roman"/>
        </w:rPr>
        <w:t>………………</w:t>
      </w:r>
    </w:p>
    <w:p w14:paraId="5BB98862" w14:textId="77777777" w:rsidR="00555C19" w:rsidRPr="000D1248" w:rsidRDefault="00555C19" w:rsidP="00B95AF6">
      <w:pPr>
        <w:jc w:val="left"/>
        <w:rPr>
          <w:rFonts w:eastAsia="Times New Roman" w:cs="Times New Roman"/>
        </w:rPr>
      </w:pPr>
      <w:r w:rsidRPr="000D1248">
        <w:rPr>
          <w:rFonts w:eastAsia="Times New Roman" w:cs="Times New Roman"/>
          <w:b/>
        </w:rPr>
        <w:t>Mã số</w:t>
      </w:r>
      <w:r w:rsidRPr="000D1248">
        <w:rPr>
          <w:rFonts w:eastAsia="Times New Roman" w:cs="Times New Roman"/>
          <w:b/>
        </w:rPr>
        <w:tab/>
      </w:r>
      <w:r w:rsidRPr="000D1248">
        <w:rPr>
          <w:rFonts w:eastAsia="Times New Roman" w:cs="Times New Roman"/>
          <w:b/>
        </w:rPr>
        <w:tab/>
      </w:r>
      <w:r w:rsidRPr="000D1248">
        <w:rPr>
          <w:rFonts w:eastAsia="Times New Roman" w:cs="Times New Roman"/>
          <w:b/>
        </w:rPr>
        <w:tab/>
      </w:r>
      <w:r w:rsidRPr="000D1248">
        <w:rPr>
          <w:rFonts w:eastAsia="Times New Roman" w:cs="Times New Roman"/>
          <w:b/>
        </w:rPr>
        <w:tab/>
        <w:t xml:space="preserve">: </w:t>
      </w:r>
      <w:r w:rsidRPr="000D1248">
        <w:rPr>
          <w:rFonts w:eastAsia="Times New Roman" w:cs="Times New Roman"/>
          <w:b/>
        </w:rPr>
        <w:tab/>
      </w:r>
      <w:r w:rsidRPr="000D1248">
        <w:rPr>
          <w:rFonts w:eastAsia="Times New Roman" w:cs="Times New Roman"/>
        </w:rPr>
        <w:t>………………</w:t>
      </w:r>
    </w:p>
    <w:p w14:paraId="77B1FBA1" w14:textId="77777777" w:rsidR="00555C19" w:rsidRPr="000D1248" w:rsidRDefault="00555C19" w:rsidP="00B95AF6">
      <w:pPr>
        <w:jc w:val="left"/>
        <w:rPr>
          <w:rFonts w:eastAsia="Times New Roman" w:cs="Times New Roman"/>
        </w:rPr>
      </w:pPr>
      <w:r w:rsidRPr="000D1248">
        <w:rPr>
          <w:rFonts w:eastAsia="Times New Roman" w:cs="Times New Roman"/>
          <w:b/>
        </w:rPr>
        <w:t>Trình độ đào tạo</w:t>
      </w:r>
      <w:r w:rsidRPr="000D1248">
        <w:rPr>
          <w:rFonts w:eastAsia="Times New Roman" w:cs="Times New Roman"/>
          <w:b/>
        </w:rPr>
        <w:tab/>
      </w:r>
      <w:r w:rsidRPr="000D1248">
        <w:rPr>
          <w:rFonts w:eastAsia="Times New Roman" w:cs="Times New Roman"/>
          <w:b/>
        </w:rPr>
        <w:tab/>
        <w:t xml:space="preserve">: </w:t>
      </w:r>
      <w:r w:rsidRPr="000D1248">
        <w:rPr>
          <w:rFonts w:eastAsia="Times New Roman" w:cs="Times New Roman"/>
          <w:b/>
        </w:rPr>
        <w:tab/>
      </w:r>
      <w:r w:rsidRPr="000D1248">
        <w:rPr>
          <w:rFonts w:eastAsia="Times New Roman" w:cs="Times New Roman"/>
        </w:rPr>
        <w:t>Đại học/ Thạc sĩ</w:t>
      </w:r>
    </w:p>
    <w:p w14:paraId="020F3C23" w14:textId="77777777" w:rsidR="00555C19" w:rsidRPr="000D1248" w:rsidRDefault="00555C19" w:rsidP="00555C19">
      <w:pPr>
        <w:rPr>
          <w:rFonts w:cs="Times New Roman"/>
        </w:rPr>
      </w:pPr>
    </w:p>
    <w:p w14:paraId="1D82CCE1" w14:textId="77777777" w:rsidR="00555C19" w:rsidRPr="000D1248" w:rsidRDefault="00555C19" w:rsidP="00555C19">
      <w:pPr>
        <w:pStyle w:val="Heading1"/>
        <w:rPr>
          <w:szCs w:val="26"/>
        </w:rPr>
      </w:pPr>
      <w:bookmarkStart w:id="25" w:name="_Toc132127626"/>
      <w:r w:rsidRPr="000D1248">
        <w:rPr>
          <w:szCs w:val="26"/>
        </w:rPr>
        <w:t>1. Sự cần thiết đề xuất chủ trương mở ngành đào tạo:</w:t>
      </w:r>
      <w:bookmarkEnd w:id="25"/>
    </w:p>
    <w:p w14:paraId="3DFA9621" w14:textId="77777777" w:rsidR="00555C19" w:rsidRPr="000D1248" w:rsidRDefault="00555C19" w:rsidP="00555C19">
      <w:pPr>
        <w:widowControl w:val="0"/>
        <w:tabs>
          <w:tab w:val="left" w:pos="918"/>
        </w:tabs>
        <w:jc w:val="both"/>
        <w:rPr>
          <w:rFonts w:cs="Times New Roman"/>
          <w:i/>
        </w:rPr>
      </w:pPr>
      <w:r w:rsidRPr="000D1248">
        <w:rPr>
          <w:rFonts w:cs="Times New Roman"/>
          <w:i/>
        </w:rPr>
        <w:t>( Về sự cần thiết đề xuất chủ trương mở ngành đào tạo: báo cáo phân tích, thuyết minh về nhu cầu đào tạo, nhu cầu sử dụng nhân lực phục vụ thị trường lao động hiện tại và hướng đến trong thời gian tới; phân tích và dự báo nhu cầu nhân lực về số lượng, trình độ, khảo sát yêu cầu về năng lực người học sau khi tốt nghiệp mà nhà tuyển dụng mong muốn và phạm vi thị trường nhân lực theo ngành đào tạo; phân tích xu hướng phát triển ngành đào tạo trên thế giới, sự phù hợp với sự phát triển ngành và trình độ đào tạo của cơ sở đào tạo, phù hợp với sứ mạng và mục tiêu chiến lược của Trường, chiến lược quy hoạch phát triển kinh tế - xã hội của ngành, địa phương, vùng và cả nước)</w:t>
      </w:r>
    </w:p>
    <w:p w14:paraId="515E37EB" w14:textId="77777777" w:rsidR="00555C19" w:rsidRPr="000D1248" w:rsidRDefault="00555C19" w:rsidP="00555C19">
      <w:pPr>
        <w:pStyle w:val="Heading2"/>
        <w:rPr>
          <w:rFonts w:ascii="Times New Roman" w:hAnsi="Times New Roman"/>
          <w:szCs w:val="26"/>
        </w:rPr>
      </w:pPr>
      <w:bookmarkStart w:id="26" w:name="_Toc105103387"/>
      <w:bookmarkStart w:id="27" w:name="_Toc132127627"/>
      <w:r w:rsidRPr="000D1248">
        <w:rPr>
          <w:rFonts w:ascii="Times New Roman" w:hAnsi="Times New Roman"/>
          <w:szCs w:val="26"/>
        </w:rPr>
        <w:t>1.1. Sự phù hợp với chiến lược phát triển nguồn nhân lực và nhu cầu nguồn nhân lực của ngành, địa phương, vùng, quốc gia</w:t>
      </w:r>
      <w:bookmarkEnd w:id="26"/>
      <w:bookmarkEnd w:id="27"/>
      <w:r w:rsidRPr="000D1248">
        <w:rPr>
          <w:rFonts w:ascii="Times New Roman" w:hAnsi="Times New Roman"/>
          <w:szCs w:val="26"/>
        </w:rPr>
        <w:t xml:space="preserve"> </w:t>
      </w:r>
    </w:p>
    <w:p w14:paraId="26941A99" w14:textId="30CADD90" w:rsidR="00555C19" w:rsidRPr="000D1248" w:rsidRDefault="00555C19" w:rsidP="00555C19">
      <w:pPr>
        <w:pStyle w:val="Heading2"/>
        <w:rPr>
          <w:rFonts w:ascii="Times New Roman" w:hAnsi="Times New Roman"/>
          <w:szCs w:val="26"/>
        </w:rPr>
      </w:pPr>
      <w:bookmarkStart w:id="28" w:name="_Toc105103388"/>
      <w:bookmarkStart w:id="29" w:name="_Toc132127628"/>
      <w:bookmarkStart w:id="30" w:name="_Hlk105062410"/>
      <w:r w:rsidRPr="000D1248">
        <w:rPr>
          <w:rFonts w:ascii="Times New Roman" w:hAnsi="Times New Roman"/>
          <w:szCs w:val="26"/>
        </w:rPr>
        <w:t>1.2. Phù hợp với sứ mạng và mục tiêu chiến lược phát triển của Nhà trường.</w:t>
      </w:r>
      <w:bookmarkEnd w:id="28"/>
      <w:bookmarkEnd w:id="29"/>
    </w:p>
    <w:p w14:paraId="1ACD2C76" w14:textId="77777777" w:rsidR="00555C19" w:rsidRPr="000D1248" w:rsidRDefault="00555C19" w:rsidP="00555C19">
      <w:pPr>
        <w:pStyle w:val="Heading2"/>
        <w:rPr>
          <w:rFonts w:ascii="Times New Roman" w:hAnsi="Times New Roman"/>
          <w:szCs w:val="26"/>
        </w:rPr>
      </w:pPr>
      <w:bookmarkStart w:id="31" w:name="_Toc105103389"/>
      <w:bookmarkStart w:id="32" w:name="_Toc132127629"/>
      <w:bookmarkEnd w:id="30"/>
      <w:r w:rsidRPr="000D1248">
        <w:rPr>
          <w:rFonts w:ascii="Times New Roman" w:hAnsi="Times New Roman"/>
          <w:szCs w:val="26"/>
        </w:rPr>
        <w:t xml:space="preserve">1.3. Phân tích, thuyết minh về nhu cầu đào tạo, nhu cầu sử dụng nguồn nhân lực trình độ Đại học/Thạc sĩ ngành </w:t>
      </w:r>
      <w:bookmarkEnd w:id="31"/>
      <w:r w:rsidRPr="000D1248">
        <w:rPr>
          <w:rFonts w:ascii="Times New Roman" w:hAnsi="Times New Roman"/>
          <w:szCs w:val="26"/>
        </w:rPr>
        <w:t>….</w:t>
      </w:r>
      <w:bookmarkEnd w:id="32"/>
    </w:p>
    <w:p w14:paraId="4C2F6C47" w14:textId="77777777" w:rsidR="00555C19" w:rsidRPr="000D1248" w:rsidRDefault="00555C19" w:rsidP="00555C19">
      <w:pPr>
        <w:pStyle w:val="Heading3"/>
        <w:spacing w:before="60" w:after="60"/>
        <w:jc w:val="both"/>
        <w:rPr>
          <w:bCs w:val="0"/>
          <w:i/>
          <w:iCs/>
          <w:szCs w:val="26"/>
          <w:u w:val="none"/>
        </w:rPr>
      </w:pPr>
      <w:bookmarkStart w:id="33" w:name="_Toc105103390"/>
      <w:bookmarkStart w:id="34" w:name="_Toc132127630"/>
      <w:r w:rsidRPr="000D1248">
        <w:rPr>
          <w:bCs w:val="0"/>
          <w:i/>
          <w:iCs/>
          <w:szCs w:val="26"/>
          <w:u w:val="none"/>
        </w:rPr>
        <w:t>1.3.1. Kết quả khảo sát trong các doanh nghiệp</w:t>
      </w:r>
      <w:bookmarkEnd w:id="33"/>
      <w:bookmarkEnd w:id="34"/>
    </w:p>
    <w:p w14:paraId="5259CF96" w14:textId="77777777" w:rsidR="00555C19" w:rsidRPr="000D1248" w:rsidRDefault="00555C19" w:rsidP="00555C19">
      <w:pPr>
        <w:pStyle w:val="Heading3"/>
        <w:jc w:val="both"/>
        <w:rPr>
          <w:bCs w:val="0"/>
          <w:i/>
          <w:iCs/>
          <w:szCs w:val="26"/>
          <w:u w:val="none"/>
        </w:rPr>
      </w:pPr>
      <w:bookmarkStart w:id="35" w:name="_Toc105103391"/>
      <w:bookmarkStart w:id="36" w:name="_Toc132127631"/>
      <w:r w:rsidRPr="000D1248">
        <w:rPr>
          <w:bCs w:val="0"/>
          <w:i/>
          <w:iCs/>
          <w:szCs w:val="26"/>
          <w:u w:val="none"/>
        </w:rPr>
        <w:t>1.3.2. Kết quả khảo sát đối với các tổ chức xã hội nghề nghiệp</w:t>
      </w:r>
      <w:bookmarkEnd w:id="35"/>
      <w:bookmarkEnd w:id="36"/>
    </w:p>
    <w:p w14:paraId="5A7D87A1" w14:textId="77777777" w:rsidR="00555C19" w:rsidRPr="000D1248" w:rsidRDefault="00555C19" w:rsidP="00555C19">
      <w:pPr>
        <w:pStyle w:val="Heading3"/>
        <w:jc w:val="both"/>
        <w:rPr>
          <w:bCs w:val="0"/>
          <w:i/>
          <w:iCs/>
          <w:szCs w:val="26"/>
          <w:u w:val="none"/>
        </w:rPr>
      </w:pPr>
      <w:bookmarkStart w:id="37" w:name="_Toc105103392"/>
      <w:bookmarkStart w:id="38" w:name="_Toc132127632"/>
      <w:r w:rsidRPr="000D1248">
        <w:rPr>
          <w:bCs w:val="0"/>
          <w:i/>
          <w:iCs/>
          <w:szCs w:val="26"/>
          <w:u w:val="none"/>
        </w:rPr>
        <w:t>1.3.3. Kết quả khảo sát đối với các chuyên gia</w:t>
      </w:r>
      <w:bookmarkEnd w:id="37"/>
      <w:bookmarkEnd w:id="38"/>
    </w:p>
    <w:p w14:paraId="1CC91909" w14:textId="77777777" w:rsidR="00555C19" w:rsidRPr="000D1248" w:rsidRDefault="00555C19" w:rsidP="00555C19">
      <w:pPr>
        <w:pStyle w:val="Heading3"/>
        <w:jc w:val="both"/>
        <w:rPr>
          <w:bCs w:val="0"/>
          <w:i/>
          <w:iCs/>
          <w:szCs w:val="26"/>
          <w:u w:val="none"/>
        </w:rPr>
      </w:pPr>
      <w:bookmarkStart w:id="39" w:name="_Toc105103393"/>
      <w:bookmarkStart w:id="40" w:name="_Toc132127633"/>
      <w:r w:rsidRPr="000D1248">
        <w:rPr>
          <w:bCs w:val="0"/>
          <w:i/>
          <w:iCs/>
          <w:szCs w:val="26"/>
          <w:u w:val="none"/>
        </w:rPr>
        <w:t>1.3.4.  Kết quả khảo sát đối với giảng viên</w:t>
      </w:r>
      <w:bookmarkEnd w:id="39"/>
      <w:bookmarkEnd w:id="40"/>
    </w:p>
    <w:p w14:paraId="69D2372C" w14:textId="77777777" w:rsidR="00555C19" w:rsidRDefault="00555C19" w:rsidP="00555C19">
      <w:pPr>
        <w:pStyle w:val="Heading3"/>
        <w:jc w:val="both"/>
        <w:rPr>
          <w:bCs w:val="0"/>
          <w:i/>
          <w:iCs/>
          <w:szCs w:val="26"/>
          <w:u w:val="none"/>
        </w:rPr>
      </w:pPr>
      <w:bookmarkStart w:id="41" w:name="_Toc105103394"/>
      <w:bookmarkStart w:id="42" w:name="_Toc132127634"/>
      <w:r w:rsidRPr="000D1248">
        <w:rPr>
          <w:bCs w:val="0"/>
          <w:i/>
          <w:iCs/>
          <w:szCs w:val="26"/>
          <w:u w:val="none"/>
        </w:rPr>
        <w:t>1.3.5. Kết quả khảo sát đối với cựu sinh viên</w:t>
      </w:r>
      <w:bookmarkEnd w:id="41"/>
      <w:bookmarkEnd w:id="42"/>
    </w:p>
    <w:p w14:paraId="25AEA287" w14:textId="5B0A1A4F" w:rsidR="00D73169" w:rsidRPr="00BE5FB1" w:rsidRDefault="00D73169" w:rsidP="00BE5FB1">
      <w:pPr>
        <w:jc w:val="left"/>
        <w:rPr>
          <w:bCs/>
        </w:rPr>
      </w:pPr>
      <w:r>
        <w:rPr>
          <w:lang w:val="en-GB"/>
        </w:rPr>
        <w:t xml:space="preserve">Kết luận về </w:t>
      </w:r>
      <w:r w:rsidRPr="000D1248">
        <w:rPr>
          <w:rFonts w:cs="Times New Roman"/>
          <w:i/>
        </w:rPr>
        <w:t xml:space="preserve">nhu cầu đào tạo, nhu cầu sử dụng nhân lực phục vụ thị trường lao động hiện tại và </w:t>
      </w:r>
      <w:r>
        <w:rPr>
          <w:rFonts w:cs="Times New Roman"/>
          <w:i/>
        </w:rPr>
        <w:t>trong tương lai</w:t>
      </w:r>
      <w:r w:rsidRPr="000D1248">
        <w:rPr>
          <w:rFonts w:cs="Times New Roman"/>
          <w:i/>
        </w:rPr>
        <w:t xml:space="preserve">; dự báo nhu cầu nhân lực về số lượng, trình độ, năng lực người học sau khi tốt nghiệp mà nhà tuyển dụng </w:t>
      </w:r>
      <w:r>
        <w:rPr>
          <w:rFonts w:cs="Times New Roman"/>
          <w:i/>
        </w:rPr>
        <w:t xml:space="preserve">và </w:t>
      </w:r>
      <w:r w:rsidRPr="000D1248">
        <w:rPr>
          <w:rFonts w:cs="Times New Roman"/>
          <w:i/>
        </w:rPr>
        <w:t xml:space="preserve">mong muốn và phạm vi thị trường </w:t>
      </w:r>
      <w:r w:rsidR="006E74F4">
        <w:rPr>
          <w:rFonts w:cs="Times New Roman"/>
          <w:i/>
        </w:rPr>
        <w:t xml:space="preserve">cần nguồn cung </w:t>
      </w:r>
      <w:r w:rsidRPr="000D1248">
        <w:rPr>
          <w:rFonts w:cs="Times New Roman"/>
          <w:i/>
        </w:rPr>
        <w:t xml:space="preserve">nhân lực </w:t>
      </w:r>
      <w:r w:rsidR="006E74F4">
        <w:rPr>
          <w:rFonts w:cs="Times New Roman"/>
          <w:i/>
        </w:rPr>
        <w:t>của</w:t>
      </w:r>
      <w:r w:rsidRPr="000D1248">
        <w:rPr>
          <w:rFonts w:cs="Times New Roman"/>
          <w:i/>
        </w:rPr>
        <w:t xml:space="preserve"> ngành </w:t>
      </w:r>
      <w:r w:rsidR="006E74F4">
        <w:rPr>
          <w:rFonts w:cs="Times New Roman"/>
          <w:i/>
        </w:rPr>
        <w:t>dự kiến mở</w:t>
      </w:r>
    </w:p>
    <w:p w14:paraId="409B8912" w14:textId="77777777" w:rsidR="00555C19" w:rsidRPr="000D1248" w:rsidRDefault="00555C19" w:rsidP="00555C19">
      <w:pPr>
        <w:pStyle w:val="Heading1"/>
        <w:rPr>
          <w:szCs w:val="26"/>
        </w:rPr>
      </w:pPr>
      <w:bookmarkStart w:id="43" w:name="_Toc132127635"/>
      <w:bookmarkStart w:id="44" w:name="_Toc105103398"/>
      <w:r w:rsidRPr="000D1248">
        <w:rPr>
          <w:szCs w:val="26"/>
        </w:rPr>
        <w:t>2. Về năng lực của cơ sở đào tạo</w:t>
      </w:r>
      <w:bookmarkEnd w:id="43"/>
    </w:p>
    <w:p w14:paraId="29E65B92" w14:textId="22FC3343" w:rsidR="00555C19" w:rsidRPr="000D1248" w:rsidRDefault="00555C19" w:rsidP="00555C19">
      <w:pPr>
        <w:widowControl w:val="0"/>
        <w:tabs>
          <w:tab w:val="left" w:pos="927"/>
        </w:tabs>
        <w:jc w:val="both"/>
        <w:rPr>
          <w:rFonts w:cs="Times New Roman"/>
          <w:i/>
        </w:rPr>
      </w:pPr>
      <w:r w:rsidRPr="000D1248">
        <w:rPr>
          <w:rFonts w:cs="Times New Roman"/>
          <w:i/>
        </w:rPr>
        <w:t xml:space="preserve">(Phân tích, thuyết minh về năng lực hiện có của </w:t>
      </w:r>
      <w:r w:rsidR="00BE5FB1" w:rsidRPr="000D1248">
        <w:rPr>
          <w:rFonts w:cs="Times New Roman"/>
          <w:i/>
        </w:rPr>
        <w:t>Trường đối</w:t>
      </w:r>
      <w:r w:rsidRPr="000D1248">
        <w:rPr>
          <w:rFonts w:cs="Times New Roman"/>
          <w:i/>
        </w:rPr>
        <w:t xml:space="preserve"> với ngành và trình độ đào tạo đề xuất mở, bao gồm đội ngũ giảng viên, cơ sở vật chất, công nghệ học liệu, chương trình đào tạo, </w:t>
      </w:r>
      <w:r w:rsidRPr="000D1248">
        <w:rPr>
          <w:rFonts w:cs="Times New Roman"/>
          <w:i/>
        </w:rPr>
        <w:lastRenderedPageBreak/>
        <w:t>nghiên cứu khoa học, hợp tác doanh nghiệp và hợp tác quốc tế)</w:t>
      </w:r>
    </w:p>
    <w:p w14:paraId="77865029" w14:textId="77777777" w:rsidR="00555C19" w:rsidRPr="000D1248" w:rsidRDefault="00555C19" w:rsidP="00555C19">
      <w:pPr>
        <w:pStyle w:val="Heading2"/>
        <w:rPr>
          <w:rFonts w:ascii="Times New Roman" w:hAnsi="Times New Roman"/>
          <w:szCs w:val="26"/>
        </w:rPr>
      </w:pPr>
      <w:bookmarkStart w:id="45" w:name="_Toc132127636"/>
      <w:r w:rsidRPr="000D1248">
        <w:rPr>
          <w:rFonts w:ascii="Times New Roman" w:hAnsi="Times New Roman"/>
          <w:szCs w:val="26"/>
        </w:rPr>
        <w:t>2.1. Đội ngũ giảng viên, cán bộ khoa học cơ hữu</w:t>
      </w:r>
      <w:bookmarkEnd w:id="44"/>
      <w:bookmarkEnd w:id="45"/>
    </w:p>
    <w:p w14:paraId="76BE3611" w14:textId="77777777" w:rsidR="00555C19" w:rsidRPr="000D1248" w:rsidRDefault="00555C19" w:rsidP="00B95AF6">
      <w:pPr>
        <w:jc w:val="both"/>
        <w:rPr>
          <w:rFonts w:eastAsia="Times New Roman" w:cs="Times New Roman"/>
          <w:i/>
        </w:rPr>
      </w:pPr>
      <w:r w:rsidRPr="000D1248">
        <w:rPr>
          <w:rFonts w:eastAsia="Times New Roman" w:cs="Times New Roman"/>
          <w:i/>
        </w:rPr>
        <w:t>2.1.1 Danh sách giảng</w:t>
      </w:r>
      <w:r w:rsidRPr="000D1248">
        <w:rPr>
          <w:rFonts w:eastAsia="Times New Roman" w:cs="Times New Roman"/>
          <w:i/>
          <w:lang w:val="vi-VN"/>
        </w:rPr>
        <w:t xml:space="preserve"> viên cơ hữu có chuyên môn phù hợp chủ trì mở ngành và giảng dạy chương trình</w:t>
      </w:r>
    </w:p>
    <w:tbl>
      <w:tblPr>
        <w:tblW w:w="47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89"/>
        <w:gridCol w:w="3369"/>
        <w:gridCol w:w="827"/>
        <w:gridCol w:w="1103"/>
        <w:gridCol w:w="1237"/>
        <w:gridCol w:w="1103"/>
        <w:gridCol w:w="989"/>
      </w:tblGrid>
      <w:tr w:rsidR="00555C19" w:rsidRPr="000D1248" w14:paraId="155AEF95" w14:textId="77777777" w:rsidTr="00555C19">
        <w:trPr>
          <w:tblHeader/>
          <w:jc w:val="center"/>
        </w:trPr>
        <w:tc>
          <w:tcPr>
            <w:tcW w:w="369" w:type="pct"/>
            <w:shd w:val="clear" w:color="auto" w:fill="D9D9D9"/>
            <w:vAlign w:val="center"/>
          </w:tcPr>
          <w:p w14:paraId="7A2D3012" w14:textId="77777777" w:rsidR="00555C19" w:rsidRPr="000D1248" w:rsidRDefault="00555C19" w:rsidP="00555C19">
            <w:pPr>
              <w:spacing w:line="240" w:lineRule="atLeast"/>
              <w:ind w:firstLine="15"/>
              <w:rPr>
                <w:rFonts w:eastAsia="Times New Roman" w:cs="Times New Roman"/>
                <w:b/>
              </w:rPr>
            </w:pPr>
            <w:r w:rsidRPr="000D1248">
              <w:rPr>
                <w:rFonts w:eastAsia="Times New Roman" w:cs="Times New Roman"/>
                <w:b/>
              </w:rPr>
              <w:t>TT</w:t>
            </w:r>
          </w:p>
        </w:tc>
        <w:tc>
          <w:tcPr>
            <w:tcW w:w="1808" w:type="pct"/>
            <w:shd w:val="clear" w:color="auto" w:fill="D9D9D9"/>
            <w:vAlign w:val="center"/>
          </w:tcPr>
          <w:p w14:paraId="329A1328" w14:textId="77777777" w:rsidR="00555C19" w:rsidRPr="000D1248" w:rsidRDefault="00555C19" w:rsidP="00555C19">
            <w:pPr>
              <w:spacing w:line="240" w:lineRule="atLeast"/>
              <w:ind w:firstLine="15"/>
              <w:rPr>
                <w:rFonts w:eastAsia="Times New Roman" w:cs="Times New Roman"/>
                <w:b/>
              </w:rPr>
            </w:pPr>
            <w:r w:rsidRPr="000D1248">
              <w:rPr>
                <w:rFonts w:eastAsia="Times New Roman" w:cs="Times New Roman"/>
                <w:b/>
              </w:rPr>
              <w:t>Họ và tên</w:t>
            </w:r>
          </w:p>
        </w:tc>
        <w:tc>
          <w:tcPr>
            <w:tcW w:w="444" w:type="pct"/>
            <w:shd w:val="clear" w:color="auto" w:fill="D9D9D9"/>
            <w:vAlign w:val="center"/>
          </w:tcPr>
          <w:p w14:paraId="5BDDBFAB" w14:textId="77777777" w:rsidR="00555C19" w:rsidRPr="000D1248" w:rsidRDefault="00555C19" w:rsidP="00555C19">
            <w:pPr>
              <w:spacing w:line="240" w:lineRule="atLeast"/>
              <w:ind w:firstLine="15"/>
              <w:rPr>
                <w:rFonts w:eastAsia="Times New Roman" w:cs="Times New Roman"/>
                <w:b/>
              </w:rPr>
            </w:pPr>
            <w:r w:rsidRPr="000D1248">
              <w:rPr>
                <w:rFonts w:eastAsia="Times New Roman" w:cs="Times New Roman"/>
                <w:b/>
              </w:rPr>
              <w:t>Năm sinh</w:t>
            </w:r>
          </w:p>
        </w:tc>
        <w:tc>
          <w:tcPr>
            <w:tcW w:w="592" w:type="pct"/>
            <w:shd w:val="clear" w:color="auto" w:fill="D9D9D9"/>
            <w:vAlign w:val="center"/>
          </w:tcPr>
          <w:p w14:paraId="650EF0AA" w14:textId="77777777" w:rsidR="00555C19" w:rsidRPr="000D1248" w:rsidRDefault="00555C19" w:rsidP="00555C19">
            <w:pPr>
              <w:spacing w:line="240" w:lineRule="atLeast"/>
              <w:ind w:firstLine="15"/>
              <w:rPr>
                <w:rFonts w:eastAsia="Times New Roman" w:cs="Times New Roman"/>
                <w:b/>
              </w:rPr>
            </w:pPr>
            <w:r w:rsidRPr="000D1248">
              <w:rPr>
                <w:rFonts w:eastAsia="Times New Roman" w:cs="Times New Roman"/>
                <w:b/>
              </w:rPr>
              <w:t>Chức vụ</w:t>
            </w:r>
          </w:p>
        </w:tc>
        <w:tc>
          <w:tcPr>
            <w:tcW w:w="664" w:type="pct"/>
            <w:shd w:val="clear" w:color="auto" w:fill="D9D9D9"/>
            <w:vAlign w:val="center"/>
          </w:tcPr>
          <w:p w14:paraId="09339908" w14:textId="6B727AD1" w:rsidR="00555C19" w:rsidRPr="000D1248" w:rsidRDefault="00A2674E" w:rsidP="00555C19">
            <w:pPr>
              <w:spacing w:line="240" w:lineRule="atLeast"/>
              <w:ind w:firstLine="15"/>
              <w:rPr>
                <w:rFonts w:eastAsia="Times New Roman" w:cs="Times New Roman"/>
                <w:b/>
              </w:rPr>
            </w:pPr>
            <w:r>
              <w:rPr>
                <w:rFonts w:eastAsia="Times New Roman" w:cs="Times New Roman"/>
                <w:b/>
              </w:rPr>
              <w:t>Chức danh</w:t>
            </w:r>
            <w:r w:rsidR="00555C19" w:rsidRPr="000D1248">
              <w:rPr>
                <w:rFonts w:eastAsia="Times New Roman" w:cs="Times New Roman"/>
                <w:b/>
              </w:rPr>
              <w:t>, học vị, năm phong</w:t>
            </w:r>
          </w:p>
        </w:tc>
        <w:tc>
          <w:tcPr>
            <w:tcW w:w="592" w:type="pct"/>
            <w:shd w:val="clear" w:color="auto" w:fill="D9D9D9"/>
            <w:vAlign w:val="center"/>
          </w:tcPr>
          <w:p w14:paraId="1B827145" w14:textId="77777777" w:rsidR="00555C19" w:rsidRPr="000D1248" w:rsidRDefault="00555C19" w:rsidP="00555C19">
            <w:pPr>
              <w:spacing w:line="240" w:lineRule="atLeast"/>
              <w:ind w:firstLine="15"/>
              <w:rPr>
                <w:rFonts w:eastAsia="Times New Roman" w:cs="Times New Roman"/>
                <w:b/>
              </w:rPr>
            </w:pPr>
            <w:r w:rsidRPr="000D1248">
              <w:rPr>
                <w:rFonts w:eastAsia="Times New Roman" w:cs="Times New Roman"/>
                <w:b/>
              </w:rPr>
              <w:t>Ngành, chuyên ngành</w:t>
            </w:r>
          </w:p>
        </w:tc>
        <w:tc>
          <w:tcPr>
            <w:tcW w:w="531" w:type="pct"/>
            <w:shd w:val="clear" w:color="auto" w:fill="D9D9D9"/>
            <w:vAlign w:val="center"/>
          </w:tcPr>
          <w:p w14:paraId="764021BB" w14:textId="77777777" w:rsidR="00555C19" w:rsidRPr="000D1248" w:rsidRDefault="00555C19" w:rsidP="00555C19">
            <w:pPr>
              <w:spacing w:line="240" w:lineRule="atLeast"/>
              <w:ind w:firstLine="15"/>
              <w:rPr>
                <w:rFonts w:eastAsia="Times New Roman" w:cs="Times New Roman"/>
                <w:b/>
              </w:rPr>
            </w:pPr>
            <w:r w:rsidRPr="000D1248">
              <w:rPr>
                <w:rFonts w:eastAsia="Times New Roman" w:cs="Times New Roman"/>
                <w:b/>
              </w:rPr>
              <w:t>Ghi chú</w:t>
            </w:r>
          </w:p>
        </w:tc>
      </w:tr>
      <w:tr w:rsidR="00555C19" w:rsidRPr="000D1248" w14:paraId="3A81560D" w14:textId="77777777" w:rsidTr="00555C19">
        <w:trPr>
          <w:jc w:val="center"/>
        </w:trPr>
        <w:tc>
          <w:tcPr>
            <w:tcW w:w="369" w:type="pct"/>
            <w:vAlign w:val="center"/>
          </w:tcPr>
          <w:p w14:paraId="5CA5E94A" w14:textId="77777777" w:rsidR="00555C19" w:rsidRPr="000D1248" w:rsidRDefault="00555C19" w:rsidP="00555C19">
            <w:pPr>
              <w:spacing w:line="240" w:lineRule="atLeast"/>
              <w:ind w:firstLine="15"/>
              <w:rPr>
                <w:rFonts w:eastAsia="Times New Roman" w:cs="Times New Roman"/>
              </w:rPr>
            </w:pPr>
            <w:r w:rsidRPr="000D1248">
              <w:rPr>
                <w:rFonts w:eastAsia="Times New Roman" w:cs="Times New Roman"/>
              </w:rPr>
              <w:t>1</w:t>
            </w:r>
          </w:p>
        </w:tc>
        <w:tc>
          <w:tcPr>
            <w:tcW w:w="1808" w:type="pct"/>
            <w:vAlign w:val="center"/>
          </w:tcPr>
          <w:p w14:paraId="63F3A4A1" w14:textId="77777777" w:rsidR="00555C19" w:rsidRPr="000D1248" w:rsidRDefault="00555C19" w:rsidP="00555C19">
            <w:pPr>
              <w:spacing w:line="240" w:lineRule="atLeast"/>
              <w:rPr>
                <w:rFonts w:eastAsia="Times New Roman" w:cs="Times New Roman"/>
                <w:lang w:val="vi-VN"/>
              </w:rPr>
            </w:pPr>
          </w:p>
        </w:tc>
        <w:tc>
          <w:tcPr>
            <w:tcW w:w="444" w:type="pct"/>
            <w:vAlign w:val="center"/>
          </w:tcPr>
          <w:p w14:paraId="14FFB225" w14:textId="77777777" w:rsidR="00555C19" w:rsidRPr="000D1248" w:rsidRDefault="00555C19" w:rsidP="00555C19">
            <w:pPr>
              <w:spacing w:line="240" w:lineRule="atLeast"/>
              <w:ind w:firstLine="15"/>
              <w:rPr>
                <w:rFonts w:eastAsia="Times New Roman" w:cs="Times New Roman"/>
              </w:rPr>
            </w:pPr>
          </w:p>
        </w:tc>
        <w:tc>
          <w:tcPr>
            <w:tcW w:w="592" w:type="pct"/>
            <w:vAlign w:val="center"/>
          </w:tcPr>
          <w:p w14:paraId="3062005F" w14:textId="77777777" w:rsidR="00555C19" w:rsidRPr="000D1248" w:rsidRDefault="00555C19" w:rsidP="00555C19">
            <w:pPr>
              <w:spacing w:line="240" w:lineRule="atLeast"/>
              <w:ind w:firstLine="15"/>
              <w:rPr>
                <w:rFonts w:eastAsia="Times New Roman" w:cs="Times New Roman"/>
              </w:rPr>
            </w:pPr>
          </w:p>
        </w:tc>
        <w:tc>
          <w:tcPr>
            <w:tcW w:w="664" w:type="pct"/>
            <w:vAlign w:val="center"/>
          </w:tcPr>
          <w:p w14:paraId="3AB50891" w14:textId="77777777" w:rsidR="00555C19" w:rsidRPr="000D1248" w:rsidRDefault="00555C19" w:rsidP="00555C19">
            <w:pPr>
              <w:spacing w:line="240" w:lineRule="atLeast"/>
              <w:ind w:firstLine="15"/>
              <w:rPr>
                <w:rFonts w:eastAsia="Times New Roman" w:cs="Times New Roman"/>
              </w:rPr>
            </w:pPr>
          </w:p>
        </w:tc>
        <w:tc>
          <w:tcPr>
            <w:tcW w:w="592" w:type="pct"/>
            <w:vAlign w:val="center"/>
          </w:tcPr>
          <w:p w14:paraId="4E16642A" w14:textId="77777777" w:rsidR="00555C19" w:rsidRPr="000D1248" w:rsidRDefault="00555C19" w:rsidP="00555C19">
            <w:pPr>
              <w:spacing w:line="240" w:lineRule="atLeast"/>
              <w:ind w:firstLine="15"/>
              <w:rPr>
                <w:rFonts w:eastAsia="Times New Roman" w:cs="Times New Roman"/>
                <w:lang w:val="vi-VN"/>
              </w:rPr>
            </w:pPr>
          </w:p>
        </w:tc>
        <w:tc>
          <w:tcPr>
            <w:tcW w:w="531" w:type="pct"/>
            <w:vAlign w:val="center"/>
          </w:tcPr>
          <w:p w14:paraId="4C0D6FA8" w14:textId="77777777" w:rsidR="00555C19" w:rsidRPr="000D1248" w:rsidRDefault="00555C19" w:rsidP="00555C19">
            <w:pPr>
              <w:spacing w:line="240" w:lineRule="atLeast"/>
              <w:ind w:firstLine="15"/>
              <w:rPr>
                <w:rFonts w:eastAsia="Times New Roman" w:cs="Times New Roman"/>
              </w:rPr>
            </w:pPr>
          </w:p>
        </w:tc>
      </w:tr>
      <w:tr w:rsidR="00555C19" w:rsidRPr="000D1248" w14:paraId="423DA9FB" w14:textId="77777777" w:rsidTr="00555C19">
        <w:trPr>
          <w:jc w:val="center"/>
        </w:trPr>
        <w:tc>
          <w:tcPr>
            <w:tcW w:w="369" w:type="pct"/>
            <w:vAlign w:val="center"/>
          </w:tcPr>
          <w:p w14:paraId="0ECEF848" w14:textId="77777777" w:rsidR="00555C19" w:rsidRPr="000D1248" w:rsidRDefault="00555C19" w:rsidP="00555C19">
            <w:pPr>
              <w:spacing w:line="240" w:lineRule="atLeast"/>
              <w:ind w:firstLine="15"/>
              <w:rPr>
                <w:rFonts w:eastAsia="Times New Roman" w:cs="Times New Roman"/>
              </w:rPr>
            </w:pPr>
            <w:r w:rsidRPr="000D1248">
              <w:rPr>
                <w:rFonts w:eastAsia="Times New Roman" w:cs="Times New Roman"/>
              </w:rPr>
              <w:t>2</w:t>
            </w:r>
          </w:p>
        </w:tc>
        <w:tc>
          <w:tcPr>
            <w:tcW w:w="1808" w:type="pct"/>
            <w:vAlign w:val="center"/>
          </w:tcPr>
          <w:p w14:paraId="3517A78A" w14:textId="77777777" w:rsidR="00555C19" w:rsidRPr="000D1248" w:rsidRDefault="00555C19" w:rsidP="00555C19">
            <w:pPr>
              <w:spacing w:line="240" w:lineRule="atLeast"/>
              <w:rPr>
                <w:rFonts w:eastAsia="Times New Roman" w:cs="Times New Roman"/>
                <w:lang w:val="vi-VN"/>
              </w:rPr>
            </w:pPr>
          </w:p>
        </w:tc>
        <w:tc>
          <w:tcPr>
            <w:tcW w:w="444" w:type="pct"/>
            <w:vAlign w:val="center"/>
          </w:tcPr>
          <w:p w14:paraId="67833A9D" w14:textId="77777777" w:rsidR="00555C19" w:rsidRPr="000D1248" w:rsidRDefault="00555C19" w:rsidP="00555C19">
            <w:pPr>
              <w:spacing w:line="240" w:lineRule="atLeast"/>
              <w:ind w:firstLine="15"/>
              <w:rPr>
                <w:rFonts w:eastAsia="Times New Roman" w:cs="Times New Roman"/>
              </w:rPr>
            </w:pPr>
          </w:p>
        </w:tc>
        <w:tc>
          <w:tcPr>
            <w:tcW w:w="592" w:type="pct"/>
            <w:vAlign w:val="center"/>
          </w:tcPr>
          <w:p w14:paraId="306C7EF0" w14:textId="77777777" w:rsidR="00555C19" w:rsidRPr="000D1248" w:rsidRDefault="00555C19" w:rsidP="00555C19">
            <w:pPr>
              <w:spacing w:line="240" w:lineRule="atLeast"/>
              <w:ind w:firstLine="15"/>
              <w:rPr>
                <w:rFonts w:eastAsia="Times New Roman" w:cs="Times New Roman"/>
                <w:lang w:val="vi-VN"/>
              </w:rPr>
            </w:pPr>
          </w:p>
        </w:tc>
        <w:tc>
          <w:tcPr>
            <w:tcW w:w="664" w:type="pct"/>
            <w:vAlign w:val="center"/>
          </w:tcPr>
          <w:p w14:paraId="4D4E983A" w14:textId="77777777" w:rsidR="00555C19" w:rsidRPr="000D1248" w:rsidRDefault="00555C19" w:rsidP="00555C19">
            <w:pPr>
              <w:spacing w:line="240" w:lineRule="atLeast"/>
              <w:ind w:firstLine="15"/>
              <w:rPr>
                <w:rFonts w:eastAsia="Times New Roman" w:cs="Times New Roman"/>
              </w:rPr>
            </w:pPr>
          </w:p>
        </w:tc>
        <w:tc>
          <w:tcPr>
            <w:tcW w:w="592" w:type="pct"/>
            <w:vAlign w:val="center"/>
          </w:tcPr>
          <w:p w14:paraId="5B32B725" w14:textId="77777777" w:rsidR="00555C19" w:rsidRPr="000D1248" w:rsidRDefault="00555C19" w:rsidP="00555C19">
            <w:pPr>
              <w:spacing w:line="240" w:lineRule="atLeast"/>
              <w:ind w:firstLine="15"/>
              <w:rPr>
                <w:rFonts w:eastAsia="Times New Roman" w:cs="Times New Roman"/>
                <w:lang w:val="vi-VN"/>
              </w:rPr>
            </w:pPr>
          </w:p>
        </w:tc>
        <w:tc>
          <w:tcPr>
            <w:tcW w:w="531" w:type="pct"/>
            <w:vAlign w:val="center"/>
          </w:tcPr>
          <w:p w14:paraId="43A8EA9F" w14:textId="77777777" w:rsidR="00555C19" w:rsidRPr="000D1248" w:rsidRDefault="00555C19" w:rsidP="00555C19">
            <w:pPr>
              <w:spacing w:line="240" w:lineRule="atLeast"/>
              <w:ind w:firstLine="15"/>
              <w:rPr>
                <w:rFonts w:eastAsia="Times New Roman" w:cs="Times New Roman"/>
              </w:rPr>
            </w:pPr>
          </w:p>
        </w:tc>
      </w:tr>
      <w:tr w:rsidR="00555C19" w:rsidRPr="000D1248" w14:paraId="3252D171" w14:textId="77777777" w:rsidTr="00555C19">
        <w:trPr>
          <w:jc w:val="center"/>
        </w:trPr>
        <w:tc>
          <w:tcPr>
            <w:tcW w:w="369" w:type="pct"/>
            <w:vAlign w:val="center"/>
          </w:tcPr>
          <w:p w14:paraId="52AEE251" w14:textId="77777777" w:rsidR="00555C19" w:rsidRPr="000D1248" w:rsidRDefault="00555C19" w:rsidP="00555C19">
            <w:pPr>
              <w:spacing w:line="240" w:lineRule="atLeast"/>
              <w:ind w:firstLine="15"/>
              <w:rPr>
                <w:rFonts w:eastAsia="Times New Roman" w:cs="Times New Roman"/>
              </w:rPr>
            </w:pPr>
            <w:r w:rsidRPr="000D1248">
              <w:rPr>
                <w:rFonts w:eastAsia="Times New Roman" w:cs="Times New Roman"/>
              </w:rPr>
              <w:t>3</w:t>
            </w:r>
          </w:p>
        </w:tc>
        <w:tc>
          <w:tcPr>
            <w:tcW w:w="1808" w:type="pct"/>
          </w:tcPr>
          <w:p w14:paraId="1A2D18FE" w14:textId="77777777" w:rsidR="00555C19" w:rsidRPr="000D1248" w:rsidRDefault="00555C19" w:rsidP="00555C19">
            <w:pPr>
              <w:spacing w:line="240" w:lineRule="atLeast"/>
              <w:rPr>
                <w:rFonts w:eastAsia="Times New Roman" w:cs="Times New Roman"/>
                <w:lang w:val="vi-VN"/>
              </w:rPr>
            </w:pPr>
          </w:p>
        </w:tc>
        <w:tc>
          <w:tcPr>
            <w:tcW w:w="444" w:type="pct"/>
          </w:tcPr>
          <w:p w14:paraId="4F247A66" w14:textId="77777777" w:rsidR="00555C19" w:rsidRPr="000D1248" w:rsidRDefault="00555C19" w:rsidP="00555C19">
            <w:pPr>
              <w:spacing w:line="240" w:lineRule="atLeast"/>
              <w:ind w:firstLine="15"/>
              <w:rPr>
                <w:rFonts w:eastAsia="Times New Roman" w:cs="Times New Roman"/>
              </w:rPr>
            </w:pPr>
          </w:p>
        </w:tc>
        <w:tc>
          <w:tcPr>
            <w:tcW w:w="592" w:type="pct"/>
          </w:tcPr>
          <w:p w14:paraId="457888C0" w14:textId="77777777" w:rsidR="00555C19" w:rsidRPr="000D1248" w:rsidRDefault="00555C19" w:rsidP="00555C19">
            <w:pPr>
              <w:spacing w:line="240" w:lineRule="atLeast"/>
              <w:ind w:firstLine="15"/>
              <w:rPr>
                <w:rFonts w:eastAsia="Times New Roman" w:cs="Times New Roman"/>
              </w:rPr>
            </w:pPr>
          </w:p>
        </w:tc>
        <w:tc>
          <w:tcPr>
            <w:tcW w:w="664" w:type="pct"/>
          </w:tcPr>
          <w:p w14:paraId="3C230498" w14:textId="77777777" w:rsidR="00555C19" w:rsidRPr="000D1248" w:rsidRDefault="00555C19" w:rsidP="00555C19">
            <w:pPr>
              <w:spacing w:line="240" w:lineRule="atLeast"/>
              <w:ind w:firstLine="15"/>
              <w:rPr>
                <w:rFonts w:eastAsia="Times New Roman" w:cs="Times New Roman"/>
              </w:rPr>
            </w:pPr>
          </w:p>
        </w:tc>
        <w:tc>
          <w:tcPr>
            <w:tcW w:w="592" w:type="pct"/>
          </w:tcPr>
          <w:p w14:paraId="267402B4" w14:textId="77777777" w:rsidR="00555C19" w:rsidRPr="000D1248" w:rsidRDefault="00555C19" w:rsidP="00555C19">
            <w:pPr>
              <w:spacing w:line="240" w:lineRule="atLeast"/>
              <w:ind w:firstLine="15"/>
              <w:rPr>
                <w:rFonts w:eastAsia="Times New Roman" w:cs="Times New Roman"/>
              </w:rPr>
            </w:pPr>
          </w:p>
        </w:tc>
        <w:tc>
          <w:tcPr>
            <w:tcW w:w="531" w:type="pct"/>
            <w:vAlign w:val="center"/>
          </w:tcPr>
          <w:p w14:paraId="4B9871CE" w14:textId="77777777" w:rsidR="00555C19" w:rsidRPr="000D1248" w:rsidRDefault="00555C19" w:rsidP="00555C19">
            <w:pPr>
              <w:spacing w:line="240" w:lineRule="atLeast"/>
              <w:ind w:firstLine="15"/>
              <w:rPr>
                <w:rFonts w:eastAsia="Times New Roman" w:cs="Times New Roman"/>
              </w:rPr>
            </w:pPr>
          </w:p>
        </w:tc>
      </w:tr>
      <w:tr w:rsidR="00555C19" w:rsidRPr="000D1248" w14:paraId="0EA4B3BA" w14:textId="77777777" w:rsidTr="00555C19">
        <w:trPr>
          <w:jc w:val="center"/>
        </w:trPr>
        <w:tc>
          <w:tcPr>
            <w:tcW w:w="369" w:type="pct"/>
            <w:vAlign w:val="center"/>
          </w:tcPr>
          <w:p w14:paraId="2E399B37" w14:textId="77777777" w:rsidR="00555C19" w:rsidRPr="000D1248" w:rsidRDefault="00555C19" w:rsidP="00555C19">
            <w:pPr>
              <w:spacing w:line="240" w:lineRule="atLeast"/>
              <w:ind w:firstLine="15"/>
              <w:rPr>
                <w:rFonts w:eastAsia="Times New Roman" w:cs="Times New Roman"/>
              </w:rPr>
            </w:pPr>
            <w:r w:rsidRPr="000D1248">
              <w:rPr>
                <w:rFonts w:eastAsia="Times New Roman" w:cs="Times New Roman"/>
              </w:rPr>
              <w:t>…</w:t>
            </w:r>
          </w:p>
        </w:tc>
        <w:tc>
          <w:tcPr>
            <w:tcW w:w="1808" w:type="pct"/>
            <w:vAlign w:val="center"/>
          </w:tcPr>
          <w:p w14:paraId="73046B8A" w14:textId="77777777" w:rsidR="00555C19" w:rsidRPr="000D1248" w:rsidRDefault="00555C19" w:rsidP="00555C19">
            <w:pPr>
              <w:spacing w:line="240" w:lineRule="atLeast"/>
              <w:ind w:firstLine="15"/>
              <w:rPr>
                <w:rFonts w:eastAsia="Times New Roman" w:cs="Times New Roman"/>
                <w:lang w:val="vi-VN"/>
              </w:rPr>
            </w:pPr>
          </w:p>
        </w:tc>
        <w:tc>
          <w:tcPr>
            <w:tcW w:w="444" w:type="pct"/>
            <w:vAlign w:val="center"/>
          </w:tcPr>
          <w:p w14:paraId="0B9E6FD1" w14:textId="77777777" w:rsidR="00555C19" w:rsidRPr="000D1248" w:rsidRDefault="00555C19" w:rsidP="00555C19">
            <w:pPr>
              <w:spacing w:line="240" w:lineRule="atLeast"/>
              <w:ind w:firstLine="15"/>
              <w:rPr>
                <w:rFonts w:eastAsia="Times New Roman" w:cs="Times New Roman"/>
              </w:rPr>
            </w:pPr>
          </w:p>
        </w:tc>
        <w:tc>
          <w:tcPr>
            <w:tcW w:w="592" w:type="pct"/>
            <w:vAlign w:val="center"/>
          </w:tcPr>
          <w:p w14:paraId="583460F1" w14:textId="77777777" w:rsidR="00555C19" w:rsidRPr="000D1248" w:rsidRDefault="00555C19" w:rsidP="00555C19">
            <w:pPr>
              <w:spacing w:line="240" w:lineRule="atLeast"/>
              <w:ind w:firstLine="15"/>
              <w:rPr>
                <w:rFonts w:eastAsia="Times New Roman" w:cs="Times New Roman"/>
              </w:rPr>
            </w:pPr>
          </w:p>
        </w:tc>
        <w:tc>
          <w:tcPr>
            <w:tcW w:w="664" w:type="pct"/>
            <w:vAlign w:val="center"/>
          </w:tcPr>
          <w:p w14:paraId="6C77EA58" w14:textId="77777777" w:rsidR="00555C19" w:rsidRPr="000D1248" w:rsidRDefault="00555C19" w:rsidP="00555C19">
            <w:pPr>
              <w:spacing w:line="240" w:lineRule="atLeast"/>
              <w:ind w:firstLine="15"/>
              <w:rPr>
                <w:rFonts w:eastAsia="Times New Roman" w:cs="Times New Roman"/>
              </w:rPr>
            </w:pPr>
          </w:p>
        </w:tc>
        <w:tc>
          <w:tcPr>
            <w:tcW w:w="592" w:type="pct"/>
            <w:vAlign w:val="center"/>
          </w:tcPr>
          <w:p w14:paraId="4F662848" w14:textId="77777777" w:rsidR="00555C19" w:rsidRPr="000D1248" w:rsidRDefault="00555C19" w:rsidP="00555C19">
            <w:pPr>
              <w:spacing w:line="240" w:lineRule="atLeast"/>
              <w:ind w:firstLine="15"/>
              <w:rPr>
                <w:rFonts w:eastAsia="Times New Roman" w:cs="Times New Roman"/>
              </w:rPr>
            </w:pPr>
          </w:p>
        </w:tc>
        <w:tc>
          <w:tcPr>
            <w:tcW w:w="531" w:type="pct"/>
            <w:vAlign w:val="center"/>
          </w:tcPr>
          <w:p w14:paraId="1D2424CE" w14:textId="77777777" w:rsidR="00555C19" w:rsidRPr="000D1248" w:rsidRDefault="00555C19" w:rsidP="00555C19">
            <w:pPr>
              <w:spacing w:line="240" w:lineRule="atLeast"/>
              <w:ind w:firstLine="15"/>
              <w:rPr>
                <w:rFonts w:eastAsia="Times New Roman" w:cs="Times New Roman"/>
              </w:rPr>
            </w:pPr>
          </w:p>
        </w:tc>
      </w:tr>
    </w:tbl>
    <w:p w14:paraId="5F8FA595" w14:textId="77777777" w:rsidR="00555C19" w:rsidRPr="000D1248" w:rsidRDefault="00555C19" w:rsidP="00B95AF6">
      <w:pPr>
        <w:jc w:val="both"/>
        <w:rPr>
          <w:rFonts w:eastAsia="Times New Roman" w:cs="Times New Roman"/>
          <w:i/>
        </w:rPr>
      </w:pPr>
      <w:bookmarkStart w:id="46" w:name="_Toc105103403"/>
      <w:r w:rsidRPr="000D1248">
        <w:rPr>
          <w:rFonts w:eastAsia="Times New Roman" w:cs="Times New Roman"/>
          <w:i/>
        </w:rPr>
        <w:t>2.1.2 Danh sách giảng</w:t>
      </w:r>
      <w:r w:rsidRPr="000D1248">
        <w:rPr>
          <w:rFonts w:eastAsia="Times New Roman" w:cs="Times New Roman"/>
          <w:i/>
          <w:lang w:val="vi-VN"/>
        </w:rPr>
        <w:t xml:space="preserve"> viên </w:t>
      </w:r>
      <w:r w:rsidRPr="000D1248">
        <w:rPr>
          <w:rFonts w:eastAsia="Times New Roman" w:cs="Times New Roman"/>
          <w:i/>
        </w:rPr>
        <w:t>thỉnh giảng</w:t>
      </w:r>
    </w:p>
    <w:p w14:paraId="24D03C1E" w14:textId="77777777" w:rsidR="00555C19" w:rsidRPr="000D1248" w:rsidRDefault="00555C19" w:rsidP="00555C19">
      <w:pPr>
        <w:pStyle w:val="Heading2"/>
        <w:rPr>
          <w:rFonts w:ascii="Times New Roman" w:hAnsi="Times New Roman"/>
          <w:szCs w:val="26"/>
        </w:rPr>
      </w:pPr>
      <w:bookmarkStart w:id="47" w:name="_Toc132127637"/>
      <w:r w:rsidRPr="000D1248">
        <w:rPr>
          <w:rFonts w:ascii="Times New Roman" w:hAnsi="Times New Roman"/>
          <w:szCs w:val="26"/>
        </w:rPr>
        <w:t>2.2. Cơ sở vật chất để mở ngành đào tạo</w:t>
      </w:r>
      <w:bookmarkEnd w:id="46"/>
      <w:bookmarkEnd w:id="47"/>
    </w:p>
    <w:p w14:paraId="639F0F75" w14:textId="77777777" w:rsidR="00555C19" w:rsidRPr="000D1248" w:rsidRDefault="00555C19" w:rsidP="00B95AF6">
      <w:pPr>
        <w:jc w:val="both"/>
        <w:rPr>
          <w:rFonts w:eastAsia="Times New Roman" w:cs="Times New Roman"/>
          <w:i/>
        </w:rPr>
      </w:pPr>
      <w:bookmarkStart w:id="48" w:name="_Toc105103404"/>
      <w:r w:rsidRPr="000D1248">
        <w:rPr>
          <w:rFonts w:eastAsia="Times New Roman" w:cs="Times New Roman"/>
          <w:i/>
        </w:rPr>
        <w:t>2.2.1. Cơ sở vật chất, trang thiết bị phục vụ thực hiện chương trình đào tạo thuộc ngành đào tạo trình độ đại học</w:t>
      </w:r>
      <w:bookmarkEnd w:id="48"/>
      <w:r w:rsidRPr="000D1248">
        <w:rPr>
          <w:rFonts w:eastAsia="Times New Roman" w:cs="Times New Roman"/>
          <w:i/>
        </w:rPr>
        <w:t>/thạc sĩ</w:t>
      </w:r>
    </w:p>
    <w:tbl>
      <w:tblPr>
        <w:tblW w:w="485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56"/>
        <w:gridCol w:w="5162"/>
        <w:gridCol w:w="1343"/>
        <w:gridCol w:w="1296"/>
        <w:gridCol w:w="1175"/>
      </w:tblGrid>
      <w:tr w:rsidR="00555C19" w:rsidRPr="000D1248" w14:paraId="0070ADC1" w14:textId="77777777" w:rsidTr="00555C19">
        <w:trPr>
          <w:trHeight w:val="1084"/>
          <w:tblHeader/>
          <w:jc w:val="center"/>
        </w:trPr>
        <w:tc>
          <w:tcPr>
            <w:tcW w:w="331" w:type="pct"/>
            <w:shd w:val="clear" w:color="auto" w:fill="DAEEF3"/>
            <w:vAlign w:val="center"/>
          </w:tcPr>
          <w:p w14:paraId="6820DD0F" w14:textId="77777777" w:rsidR="00555C19" w:rsidRPr="000D1248" w:rsidRDefault="00555C19" w:rsidP="00555C19">
            <w:pPr>
              <w:widowControl w:val="0"/>
              <w:autoSpaceDE w:val="0"/>
              <w:autoSpaceDN w:val="0"/>
              <w:spacing w:line="240" w:lineRule="atLeast"/>
              <w:ind w:left="71" w:right="85" w:hanging="2"/>
              <w:rPr>
                <w:rFonts w:eastAsia="Times New Roman" w:cs="Times New Roman"/>
                <w:b/>
              </w:rPr>
            </w:pPr>
            <w:r w:rsidRPr="000D1248">
              <w:rPr>
                <w:rFonts w:eastAsia="Times New Roman" w:cs="Times New Roman"/>
                <w:b/>
              </w:rPr>
              <w:t>STT</w:t>
            </w:r>
          </w:p>
        </w:tc>
        <w:tc>
          <w:tcPr>
            <w:tcW w:w="2682" w:type="pct"/>
            <w:shd w:val="clear" w:color="auto" w:fill="DAEEF3"/>
            <w:vAlign w:val="center"/>
          </w:tcPr>
          <w:p w14:paraId="4FCD7552" w14:textId="77777777" w:rsidR="00555C19" w:rsidRPr="000D1248" w:rsidRDefault="00555C19" w:rsidP="00555C19">
            <w:pPr>
              <w:widowControl w:val="0"/>
              <w:autoSpaceDE w:val="0"/>
              <w:autoSpaceDN w:val="0"/>
              <w:spacing w:line="240" w:lineRule="atLeast"/>
              <w:ind w:left="71" w:right="2875" w:hanging="2"/>
              <w:rPr>
                <w:rFonts w:eastAsia="Times New Roman" w:cs="Times New Roman"/>
                <w:b/>
              </w:rPr>
            </w:pPr>
            <w:r w:rsidRPr="000D1248">
              <w:rPr>
                <w:rFonts w:eastAsia="Times New Roman" w:cs="Times New Roman"/>
                <w:b/>
              </w:rPr>
              <w:t>Hạng mục</w:t>
            </w:r>
          </w:p>
        </w:tc>
        <w:tc>
          <w:tcPr>
            <w:tcW w:w="700" w:type="pct"/>
            <w:shd w:val="clear" w:color="auto" w:fill="DAEEF3"/>
            <w:vAlign w:val="center"/>
          </w:tcPr>
          <w:p w14:paraId="181AA1B5" w14:textId="77777777" w:rsidR="00555C19" w:rsidRPr="000D1248" w:rsidRDefault="00555C19" w:rsidP="00555C19">
            <w:pPr>
              <w:widowControl w:val="0"/>
              <w:autoSpaceDE w:val="0"/>
              <w:autoSpaceDN w:val="0"/>
              <w:spacing w:line="240" w:lineRule="atLeast"/>
              <w:ind w:left="71" w:right="79" w:hanging="2"/>
              <w:rPr>
                <w:rFonts w:eastAsia="Times New Roman" w:cs="Times New Roman"/>
                <w:b/>
              </w:rPr>
            </w:pPr>
            <w:r w:rsidRPr="000D1248">
              <w:rPr>
                <w:rFonts w:eastAsia="Times New Roman" w:cs="Times New Roman"/>
                <w:b/>
              </w:rPr>
              <w:t>Số</w:t>
            </w:r>
          </w:p>
          <w:p w14:paraId="50BA6B34" w14:textId="77777777" w:rsidR="00555C19" w:rsidRPr="000D1248" w:rsidRDefault="00555C19" w:rsidP="00555C19">
            <w:pPr>
              <w:widowControl w:val="0"/>
              <w:autoSpaceDE w:val="0"/>
              <w:autoSpaceDN w:val="0"/>
              <w:spacing w:line="240" w:lineRule="atLeast"/>
              <w:ind w:left="71" w:right="81" w:hanging="2"/>
              <w:rPr>
                <w:rFonts w:eastAsia="Times New Roman" w:cs="Times New Roman"/>
                <w:b/>
              </w:rPr>
            </w:pPr>
            <w:r w:rsidRPr="000D1248">
              <w:rPr>
                <w:rFonts w:eastAsia="Times New Roman" w:cs="Times New Roman"/>
                <w:b/>
              </w:rPr>
              <w:t>lượng</w:t>
            </w:r>
          </w:p>
        </w:tc>
        <w:tc>
          <w:tcPr>
            <w:tcW w:w="675" w:type="pct"/>
            <w:shd w:val="clear" w:color="auto" w:fill="DAEEF3"/>
            <w:vAlign w:val="center"/>
          </w:tcPr>
          <w:p w14:paraId="1AAF8A8D" w14:textId="77777777" w:rsidR="00555C19" w:rsidRPr="000D1248" w:rsidRDefault="00555C19" w:rsidP="00555C19">
            <w:pPr>
              <w:widowControl w:val="0"/>
              <w:autoSpaceDE w:val="0"/>
              <w:autoSpaceDN w:val="0"/>
              <w:spacing w:line="240" w:lineRule="atLeast"/>
              <w:ind w:left="71" w:right="79" w:hanging="2"/>
              <w:rPr>
                <w:rFonts w:eastAsia="Times New Roman" w:cs="Times New Roman"/>
                <w:b/>
              </w:rPr>
            </w:pPr>
            <w:r w:rsidRPr="000D1248">
              <w:rPr>
                <w:rFonts w:eastAsia="Times New Roman" w:cs="Times New Roman"/>
                <w:b/>
              </w:rPr>
              <w:t>Diện tích sàn</w:t>
            </w:r>
            <w:r w:rsidRPr="000D1248">
              <w:rPr>
                <w:rFonts w:eastAsia="Times New Roman" w:cs="Times New Roman"/>
                <w:b/>
                <w:spacing w:val="1"/>
              </w:rPr>
              <w:t xml:space="preserve"> </w:t>
            </w:r>
            <w:r w:rsidRPr="000D1248">
              <w:rPr>
                <w:rFonts w:eastAsia="Times New Roman" w:cs="Times New Roman"/>
                <w:b/>
              </w:rPr>
              <w:t>xây</w:t>
            </w:r>
            <w:r w:rsidRPr="000D1248">
              <w:rPr>
                <w:rFonts w:eastAsia="Times New Roman" w:cs="Times New Roman"/>
                <w:b/>
                <w:spacing w:val="-7"/>
              </w:rPr>
              <w:t xml:space="preserve"> </w:t>
            </w:r>
            <w:r w:rsidRPr="000D1248">
              <w:rPr>
                <w:rFonts w:eastAsia="Times New Roman" w:cs="Times New Roman"/>
                <w:b/>
              </w:rPr>
              <w:t>dựng</w:t>
            </w:r>
            <w:r w:rsidRPr="000D1248">
              <w:rPr>
                <w:rFonts w:eastAsia="Times New Roman" w:cs="Times New Roman"/>
                <w:b/>
                <w:spacing w:val="-6"/>
              </w:rPr>
              <w:t xml:space="preserve"> </w:t>
            </w:r>
            <w:r w:rsidRPr="000D1248">
              <w:rPr>
                <w:rFonts w:eastAsia="Times New Roman" w:cs="Times New Roman"/>
                <w:b/>
              </w:rPr>
              <w:t>(m2)</w:t>
            </w:r>
          </w:p>
        </w:tc>
        <w:tc>
          <w:tcPr>
            <w:tcW w:w="613" w:type="pct"/>
            <w:shd w:val="clear" w:color="auto" w:fill="DAEEF3"/>
            <w:vAlign w:val="center"/>
          </w:tcPr>
          <w:p w14:paraId="5B6302D6" w14:textId="77777777" w:rsidR="00555C19" w:rsidRPr="000D1248" w:rsidRDefault="00555C19" w:rsidP="00555C19">
            <w:pPr>
              <w:widowControl w:val="0"/>
              <w:autoSpaceDE w:val="0"/>
              <w:autoSpaceDN w:val="0"/>
              <w:spacing w:line="240" w:lineRule="atLeast"/>
              <w:ind w:left="71" w:hanging="2"/>
              <w:rPr>
                <w:rFonts w:eastAsia="Times New Roman" w:cs="Times New Roman"/>
                <w:b/>
              </w:rPr>
            </w:pPr>
            <w:r w:rsidRPr="000D1248">
              <w:rPr>
                <w:rFonts w:eastAsia="Times New Roman" w:cs="Times New Roman"/>
                <w:b/>
              </w:rPr>
              <w:t>Ghi chú</w:t>
            </w:r>
          </w:p>
        </w:tc>
      </w:tr>
      <w:tr w:rsidR="00555C19" w:rsidRPr="000D1248" w14:paraId="638353DB" w14:textId="77777777" w:rsidTr="00555C19">
        <w:trPr>
          <w:trHeight w:val="657"/>
          <w:jc w:val="center"/>
        </w:trPr>
        <w:tc>
          <w:tcPr>
            <w:tcW w:w="331" w:type="pct"/>
            <w:vAlign w:val="center"/>
          </w:tcPr>
          <w:p w14:paraId="7DC668B3" w14:textId="77777777" w:rsidR="00555C19" w:rsidRPr="000D1248" w:rsidRDefault="00555C19" w:rsidP="00555C19">
            <w:pPr>
              <w:widowControl w:val="0"/>
              <w:autoSpaceDE w:val="0"/>
              <w:autoSpaceDN w:val="0"/>
              <w:spacing w:line="240" w:lineRule="atLeast"/>
              <w:ind w:left="71" w:hanging="2"/>
              <w:rPr>
                <w:rFonts w:eastAsia="Times New Roman" w:cs="Times New Roman"/>
              </w:rPr>
            </w:pPr>
            <w:r w:rsidRPr="000D1248">
              <w:rPr>
                <w:rFonts w:eastAsia="Times New Roman" w:cs="Times New Roman"/>
              </w:rPr>
              <w:t>1</w:t>
            </w:r>
          </w:p>
        </w:tc>
        <w:tc>
          <w:tcPr>
            <w:tcW w:w="2682" w:type="pct"/>
            <w:vAlign w:val="center"/>
          </w:tcPr>
          <w:p w14:paraId="3FABA5F2" w14:textId="77777777" w:rsidR="00555C19" w:rsidRPr="000D1248" w:rsidRDefault="00555C19" w:rsidP="00555C19">
            <w:pPr>
              <w:widowControl w:val="0"/>
              <w:autoSpaceDE w:val="0"/>
              <w:autoSpaceDN w:val="0"/>
              <w:spacing w:line="240" w:lineRule="atLeast"/>
              <w:ind w:left="71" w:hanging="2"/>
              <w:jc w:val="both"/>
              <w:rPr>
                <w:rFonts w:eastAsia="Times New Roman" w:cs="Times New Roman"/>
              </w:rPr>
            </w:pPr>
            <w:r w:rsidRPr="000D1248">
              <w:rPr>
                <w:rFonts w:eastAsia="Times New Roman" w:cs="Times New Roman"/>
              </w:rPr>
              <w:t>Hội</w:t>
            </w:r>
            <w:r w:rsidRPr="000D1248">
              <w:rPr>
                <w:rFonts w:eastAsia="Times New Roman" w:cs="Times New Roman"/>
                <w:spacing w:val="-3"/>
              </w:rPr>
              <w:t xml:space="preserve"> </w:t>
            </w:r>
            <w:r w:rsidRPr="000D1248">
              <w:rPr>
                <w:rFonts w:eastAsia="Times New Roman" w:cs="Times New Roman"/>
              </w:rPr>
              <w:t>trường,</w:t>
            </w:r>
            <w:r w:rsidRPr="000D1248">
              <w:rPr>
                <w:rFonts w:eastAsia="Times New Roman" w:cs="Times New Roman"/>
                <w:spacing w:val="-1"/>
              </w:rPr>
              <w:t xml:space="preserve"> </w:t>
            </w:r>
            <w:r w:rsidRPr="000D1248">
              <w:rPr>
                <w:rFonts w:eastAsia="Times New Roman" w:cs="Times New Roman"/>
              </w:rPr>
              <w:t>giảng</w:t>
            </w:r>
            <w:r w:rsidRPr="000D1248">
              <w:rPr>
                <w:rFonts w:eastAsia="Times New Roman" w:cs="Times New Roman"/>
                <w:spacing w:val="-1"/>
              </w:rPr>
              <w:t xml:space="preserve"> </w:t>
            </w:r>
            <w:r w:rsidRPr="000D1248">
              <w:rPr>
                <w:rFonts w:eastAsia="Times New Roman" w:cs="Times New Roman"/>
              </w:rPr>
              <w:t>đường,</w:t>
            </w:r>
            <w:r w:rsidRPr="000D1248">
              <w:rPr>
                <w:rFonts w:eastAsia="Times New Roman" w:cs="Times New Roman"/>
                <w:spacing w:val="-2"/>
              </w:rPr>
              <w:t xml:space="preserve"> </w:t>
            </w:r>
            <w:r w:rsidRPr="000D1248">
              <w:rPr>
                <w:rFonts w:eastAsia="Times New Roman" w:cs="Times New Roman"/>
              </w:rPr>
              <w:t>phòng</w:t>
            </w:r>
            <w:r w:rsidRPr="000D1248">
              <w:rPr>
                <w:rFonts w:eastAsia="Times New Roman" w:cs="Times New Roman"/>
                <w:spacing w:val="-1"/>
              </w:rPr>
              <w:t xml:space="preserve"> </w:t>
            </w:r>
            <w:r w:rsidRPr="000D1248">
              <w:rPr>
                <w:rFonts w:eastAsia="Times New Roman" w:cs="Times New Roman"/>
              </w:rPr>
              <w:t>học</w:t>
            </w:r>
            <w:r w:rsidRPr="000D1248">
              <w:rPr>
                <w:rFonts w:eastAsia="Times New Roman" w:cs="Times New Roman"/>
                <w:spacing w:val="-2"/>
              </w:rPr>
              <w:t xml:space="preserve"> </w:t>
            </w:r>
            <w:r w:rsidRPr="000D1248">
              <w:rPr>
                <w:rFonts w:eastAsia="Times New Roman" w:cs="Times New Roman"/>
              </w:rPr>
              <w:t>các</w:t>
            </w:r>
            <w:r w:rsidRPr="000D1248">
              <w:rPr>
                <w:rFonts w:eastAsia="Times New Roman" w:cs="Times New Roman"/>
                <w:spacing w:val="-3"/>
              </w:rPr>
              <w:t xml:space="preserve"> </w:t>
            </w:r>
            <w:r w:rsidRPr="000D1248">
              <w:rPr>
                <w:rFonts w:eastAsia="Times New Roman" w:cs="Times New Roman"/>
              </w:rPr>
              <w:t>loại,</w:t>
            </w:r>
            <w:r w:rsidRPr="000D1248">
              <w:rPr>
                <w:rFonts w:eastAsia="Times New Roman" w:cs="Times New Roman"/>
                <w:spacing w:val="-1"/>
              </w:rPr>
              <w:t xml:space="preserve"> </w:t>
            </w:r>
            <w:r w:rsidRPr="000D1248">
              <w:rPr>
                <w:rFonts w:eastAsia="Times New Roman" w:cs="Times New Roman"/>
              </w:rPr>
              <w:t>phòng</w:t>
            </w:r>
            <w:r w:rsidRPr="000D1248">
              <w:rPr>
                <w:rFonts w:eastAsia="Times New Roman" w:cs="Times New Roman"/>
                <w:spacing w:val="-1"/>
              </w:rPr>
              <w:t xml:space="preserve"> </w:t>
            </w:r>
            <w:r w:rsidRPr="000D1248">
              <w:rPr>
                <w:rFonts w:eastAsia="Times New Roman" w:cs="Times New Roman"/>
              </w:rPr>
              <w:t>đa</w:t>
            </w:r>
            <w:r w:rsidRPr="000D1248">
              <w:rPr>
                <w:rFonts w:eastAsia="Times New Roman" w:cs="Times New Roman"/>
                <w:spacing w:val="-3"/>
              </w:rPr>
              <w:t xml:space="preserve"> </w:t>
            </w:r>
            <w:r w:rsidRPr="000D1248">
              <w:rPr>
                <w:rFonts w:eastAsia="Times New Roman" w:cs="Times New Roman"/>
              </w:rPr>
              <w:t>năng,</w:t>
            </w:r>
            <w:r w:rsidRPr="000D1248">
              <w:rPr>
                <w:rFonts w:eastAsia="Times New Roman" w:cs="Times New Roman"/>
                <w:spacing w:val="-1"/>
              </w:rPr>
              <w:t xml:space="preserve"> </w:t>
            </w:r>
            <w:r w:rsidRPr="000D1248">
              <w:rPr>
                <w:rFonts w:eastAsia="Times New Roman" w:cs="Times New Roman"/>
              </w:rPr>
              <w:t>phòng</w:t>
            </w:r>
            <w:r w:rsidRPr="000D1248">
              <w:rPr>
                <w:rFonts w:eastAsia="Times New Roman" w:cs="Times New Roman"/>
                <w:spacing w:val="-57"/>
              </w:rPr>
              <w:t xml:space="preserve"> </w:t>
            </w:r>
            <w:r w:rsidRPr="000D1248">
              <w:rPr>
                <w:rFonts w:eastAsia="Times New Roman" w:cs="Times New Roman"/>
              </w:rPr>
              <w:t>làm</w:t>
            </w:r>
            <w:r w:rsidRPr="000D1248">
              <w:rPr>
                <w:rFonts w:eastAsia="Times New Roman" w:cs="Times New Roman"/>
                <w:spacing w:val="-1"/>
              </w:rPr>
              <w:t xml:space="preserve"> </w:t>
            </w:r>
            <w:r w:rsidRPr="000D1248">
              <w:rPr>
                <w:rFonts w:eastAsia="Times New Roman" w:cs="Times New Roman"/>
              </w:rPr>
              <w:t>việc</w:t>
            </w:r>
            <w:r w:rsidRPr="000D1248">
              <w:rPr>
                <w:rFonts w:eastAsia="Times New Roman" w:cs="Times New Roman"/>
                <w:spacing w:val="-2"/>
              </w:rPr>
              <w:t xml:space="preserve"> </w:t>
            </w:r>
            <w:r w:rsidRPr="000D1248">
              <w:rPr>
                <w:rFonts w:eastAsia="Times New Roman" w:cs="Times New Roman"/>
              </w:rPr>
              <w:t>của</w:t>
            </w:r>
            <w:r w:rsidRPr="000D1248">
              <w:rPr>
                <w:rFonts w:eastAsia="Times New Roman" w:cs="Times New Roman"/>
                <w:spacing w:val="-1"/>
              </w:rPr>
              <w:t xml:space="preserve"> </w:t>
            </w:r>
            <w:r w:rsidRPr="000D1248">
              <w:rPr>
                <w:rFonts w:eastAsia="Times New Roman" w:cs="Times New Roman"/>
              </w:rPr>
              <w:t>giáo sư, phó</w:t>
            </w:r>
            <w:r w:rsidRPr="000D1248">
              <w:rPr>
                <w:rFonts w:eastAsia="Times New Roman" w:cs="Times New Roman"/>
                <w:spacing w:val="1"/>
              </w:rPr>
              <w:t xml:space="preserve"> </w:t>
            </w:r>
            <w:r w:rsidRPr="000D1248">
              <w:rPr>
                <w:rFonts w:eastAsia="Times New Roman" w:cs="Times New Roman"/>
              </w:rPr>
              <w:t>giáo sư,</w:t>
            </w:r>
            <w:r w:rsidRPr="000D1248">
              <w:rPr>
                <w:rFonts w:eastAsia="Times New Roman" w:cs="Times New Roman"/>
                <w:spacing w:val="1"/>
              </w:rPr>
              <w:t xml:space="preserve"> </w:t>
            </w:r>
            <w:r w:rsidRPr="000D1248">
              <w:rPr>
                <w:rFonts w:eastAsia="Times New Roman" w:cs="Times New Roman"/>
              </w:rPr>
              <w:t>giảng viên cơ hữu</w:t>
            </w:r>
          </w:p>
        </w:tc>
        <w:tc>
          <w:tcPr>
            <w:tcW w:w="700" w:type="pct"/>
            <w:vAlign w:val="center"/>
          </w:tcPr>
          <w:p w14:paraId="370A1127"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75" w:type="pct"/>
            <w:vAlign w:val="center"/>
          </w:tcPr>
          <w:p w14:paraId="1840CFA6" w14:textId="77777777" w:rsidR="00555C19" w:rsidRPr="000D1248" w:rsidRDefault="00555C19" w:rsidP="00555C19">
            <w:pPr>
              <w:widowControl w:val="0"/>
              <w:autoSpaceDE w:val="0"/>
              <w:autoSpaceDN w:val="0"/>
              <w:spacing w:line="240" w:lineRule="atLeast"/>
              <w:ind w:left="71" w:hanging="2"/>
              <w:rPr>
                <w:rFonts w:eastAsia="Times New Roman" w:cs="Times New Roman"/>
                <w:lang w:val="vi-VN"/>
              </w:rPr>
            </w:pPr>
          </w:p>
        </w:tc>
        <w:tc>
          <w:tcPr>
            <w:tcW w:w="613" w:type="pct"/>
            <w:vAlign w:val="center"/>
          </w:tcPr>
          <w:p w14:paraId="096ADBEA"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r>
      <w:tr w:rsidR="00555C19" w:rsidRPr="000D1248" w14:paraId="2E4EB021" w14:textId="77777777" w:rsidTr="00555C19">
        <w:trPr>
          <w:trHeight w:val="330"/>
          <w:jc w:val="center"/>
        </w:trPr>
        <w:tc>
          <w:tcPr>
            <w:tcW w:w="331" w:type="pct"/>
            <w:vAlign w:val="center"/>
          </w:tcPr>
          <w:p w14:paraId="4034ED13" w14:textId="77777777" w:rsidR="00555C19" w:rsidRPr="000D1248" w:rsidRDefault="00555C19" w:rsidP="00555C19">
            <w:pPr>
              <w:widowControl w:val="0"/>
              <w:autoSpaceDE w:val="0"/>
              <w:autoSpaceDN w:val="0"/>
              <w:spacing w:line="240" w:lineRule="atLeast"/>
              <w:ind w:left="71" w:right="85" w:hanging="2"/>
              <w:rPr>
                <w:rFonts w:eastAsia="Times New Roman" w:cs="Times New Roman"/>
              </w:rPr>
            </w:pPr>
            <w:r w:rsidRPr="000D1248">
              <w:rPr>
                <w:rFonts w:eastAsia="Times New Roman" w:cs="Times New Roman"/>
              </w:rPr>
              <w:t>1.1</w:t>
            </w:r>
          </w:p>
        </w:tc>
        <w:tc>
          <w:tcPr>
            <w:tcW w:w="2682" w:type="pct"/>
            <w:vAlign w:val="center"/>
          </w:tcPr>
          <w:p w14:paraId="4977B6B0" w14:textId="77777777" w:rsidR="00555C19" w:rsidRPr="000D1248" w:rsidRDefault="00555C19" w:rsidP="00555C19">
            <w:pPr>
              <w:widowControl w:val="0"/>
              <w:autoSpaceDE w:val="0"/>
              <w:autoSpaceDN w:val="0"/>
              <w:spacing w:line="240" w:lineRule="atLeast"/>
              <w:ind w:left="71" w:hanging="2"/>
              <w:jc w:val="both"/>
              <w:rPr>
                <w:rFonts w:eastAsia="Times New Roman" w:cs="Times New Roman"/>
              </w:rPr>
            </w:pPr>
            <w:r w:rsidRPr="000D1248">
              <w:rPr>
                <w:rFonts w:eastAsia="Times New Roman" w:cs="Times New Roman"/>
              </w:rPr>
              <w:t>Hội</w:t>
            </w:r>
            <w:r w:rsidRPr="000D1248">
              <w:rPr>
                <w:rFonts w:eastAsia="Times New Roman" w:cs="Times New Roman"/>
                <w:spacing w:val="-2"/>
              </w:rPr>
              <w:t xml:space="preserve"> </w:t>
            </w:r>
            <w:r w:rsidRPr="000D1248">
              <w:rPr>
                <w:rFonts w:eastAsia="Times New Roman" w:cs="Times New Roman"/>
              </w:rPr>
              <w:t>trường,</w:t>
            </w:r>
            <w:r w:rsidRPr="000D1248">
              <w:rPr>
                <w:rFonts w:eastAsia="Times New Roman" w:cs="Times New Roman"/>
                <w:spacing w:val="-1"/>
              </w:rPr>
              <w:t xml:space="preserve"> </w:t>
            </w:r>
            <w:r w:rsidRPr="000D1248">
              <w:rPr>
                <w:rFonts w:eastAsia="Times New Roman" w:cs="Times New Roman"/>
              </w:rPr>
              <w:t>phòng học</w:t>
            </w:r>
            <w:r w:rsidRPr="000D1248">
              <w:rPr>
                <w:rFonts w:eastAsia="Times New Roman" w:cs="Times New Roman"/>
                <w:spacing w:val="-2"/>
              </w:rPr>
              <w:t xml:space="preserve"> </w:t>
            </w:r>
            <w:r w:rsidRPr="000D1248">
              <w:rPr>
                <w:rFonts w:eastAsia="Times New Roman" w:cs="Times New Roman"/>
              </w:rPr>
              <w:t>lớn trên</w:t>
            </w:r>
            <w:r w:rsidRPr="000D1248">
              <w:rPr>
                <w:rFonts w:eastAsia="Times New Roman" w:cs="Times New Roman"/>
                <w:spacing w:val="-1"/>
              </w:rPr>
              <w:t xml:space="preserve"> </w:t>
            </w:r>
            <w:r w:rsidRPr="000D1248">
              <w:rPr>
                <w:rFonts w:eastAsia="Times New Roman" w:cs="Times New Roman"/>
              </w:rPr>
              <w:t>200 chỗ</w:t>
            </w:r>
          </w:p>
        </w:tc>
        <w:tc>
          <w:tcPr>
            <w:tcW w:w="700" w:type="pct"/>
            <w:vAlign w:val="center"/>
          </w:tcPr>
          <w:p w14:paraId="10A84E0A"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75" w:type="pct"/>
            <w:vAlign w:val="center"/>
          </w:tcPr>
          <w:p w14:paraId="23C68FC7"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13" w:type="pct"/>
            <w:vAlign w:val="center"/>
          </w:tcPr>
          <w:p w14:paraId="13869D56"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r>
      <w:tr w:rsidR="00555C19" w:rsidRPr="000D1248" w14:paraId="789E830A" w14:textId="77777777" w:rsidTr="00555C19">
        <w:trPr>
          <w:trHeight w:val="330"/>
          <w:jc w:val="center"/>
        </w:trPr>
        <w:tc>
          <w:tcPr>
            <w:tcW w:w="331" w:type="pct"/>
            <w:vAlign w:val="center"/>
          </w:tcPr>
          <w:p w14:paraId="1BC7AB32" w14:textId="77777777" w:rsidR="00555C19" w:rsidRPr="000D1248" w:rsidRDefault="00555C19" w:rsidP="00555C19">
            <w:pPr>
              <w:widowControl w:val="0"/>
              <w:autoSpaceDE w:val="0"/>
              <w:autoSpaceDN w:val="0"/>
              <w:spacing w:line="240" w:lineRule="atLeast"/>
              <w:ind w:left="71" w:right="85" w:hanging="2"/>
              <w:rPr>
                <w:rFonts w:eastAsia="Times New Roman" w:cs="Times New Roman"/>
              </w:rPr>
            </w:pPr>
            <w:r w:rsidRPr="000D1248">
              <w:rPr>
                <w:rFonts w:eastAsia="Times New Roman" w:cs="Times New Roman"/>
              </w:rPr>
              <w:t>1.2</w:t>
            </w:r>
          </w:p>
        </w:tc>
        <w:tc>
          <w:tcPr>
            <w:tcW w:w="2682" w:type="pct"/>
            <w:vAlign w:val="center"/>
          </w:tcPr>
          <w:p w14:paraId="55FF6266" w14:textId="77777777" w:rsidR="00555C19" w:rsidRPr="000D1248" w:rsidRDefault="00555C19" w:rsidP="00555C19">
            <w:pPr>
              <w:widowControl w:val="0"/>
              <w:autoSpaceDE w:val="0"/>
              <w:autoSpaceDN w:val="0"/>
              <w:spacing w:line="240" w:lineRule="atLeast"/>
              <w:ind w:left="71" w:hanging="2"/>
              <w:jc w:val="both"/>
              <w:rPr>
                <w:rFonts w:eastAsia="Times New Roman" w:cs="Times New Roman"/>
              </w:rPr>
            </w:pPr>
            <w:r w:rsidRPr="000D1248">
              <w:rPr>
                <w:rFonts w:eastAsia="Times New Roman" w:cs="Times New Roman"/>
              </w:rPr>
              <w:t>Phòng học</w:t>
            </w:r>
            <w:r w:rsidRPr="000D1248">
              <w:rPr>
                <w:rFonts w:eastAsia="Times New Roman" w:cs="Times New Roman"/>
                <w:spacing w:val="-1"/>
              </w:rPr>
              <w:t xml:space="preserve"> </w:t>
            </w:r>
            <w:r w:rsidRPr="000D1248">
              <w:rPr>
                <w:rFonts w:eastAsia="Times New Roman" w:cs="Times New Roman"/>
              </w:rPr>
              <w:t>từ 100 -</w:t>
            </w:r>
            <w:r w:rsidRPr="000D1248">
              <w:rPr>
                <w:rFonts w:eastAsia="Times New Roman" w:cs="Times New Roman"/>
                <w:spacing w:val="-1"/>
              </w:rPr>
              <w:t xml:space="preserve"> </w:t>
            </w:r>
            <w:r w:rsidRPr="000D1248">
              <w:rPr>
                <w:rFonts w:eastAsia="Times New Roman" w:cs="Times New Roman"/>
              </w:rPr>
              <w:t>200 chỗ</w:t>
            </w:r>
          </w:p>
        </w:tc>
        <w:tc>
          <w:tcPr>
            <w:tcW w:w="700" w:type="pct"/>
            <w:vAlign w:val="center"/>
          </w:tcPr>
          <w:p w14:paraId="416EB69A"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75" w:type="pct"/>
            <w:vAlign w:val="center"/>
          </w:tcPr>
          <w:p w14:paraId="4F5FF9BA"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13" w:type="pct"/>
            <w:vAlign w:val="center"/>
          </w:tcPr>
          <w:p w14:paraId="2FFC2EDC"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r>
      <w:tr w:rsidR="00555C19" w:rsidRPr="000D1248" w14:paraId="6DBD9821" w14:textId="77777777" w:rsidTr="00555C19">
        <w:trPr>
          <w:trHeight w:val="340"/>
          <w:jc w:val="center"/>
        </w:trPr>
        <w:tc>
          <w:tcPr>
            <w:tcW w:w="331" w:type="pct"/>
            <w:vAlign w:val="center"/>
          </w:tcPr>
          <w:p w14:paraId="7415FDA8" w14:textId="77777777" w:rsidR="00555C19" w:rsidRPr="000D1248" w:rsidRDefault="00555C19" w:rsidP="00555C19">
            <w:pPr>
              <w:widowControl w:val="0"/>
              <w:autoSpaceDE w:val="0"/>
              <w:autoSpaceDN w:val="0"/>
              <w:spacing w:line="240" w:lineRule="atLeast"/>
              <w:ind w:left="71" w:right="85" w:hanging="2"/>
              <w:rPr>
                <w:rFonts w:eastAsia="Times New Roman" w:cs="Times New Roman"/>
              </w:rPr>
            </w:pPr>
            <w:r w:rsidRPr="000D1248">
              <w:rPr>
                <w:rFonts w:eastAsia="Times New Roman" w:cs="Times New Roman"/>
              </w:rPr>
              <w:t>1.3</w:t>
            </w:r>
          </w:p>
        </w:tc>
        <w:tc>
          <w:tcPr>
            <w:tcW w:w="2682" w:type="pct"/>
            <w:vAlign w:val="center"/>
          </w:tcPr>
          <w:p w14:paraId="0AB10CF2" w14:textId="77777777" w:rsidR="00555C19" w:rsidRPr="000D1248" w:rsidRDefault="00555C19" w:rsidP="00555C19">
            <w:pPr>
              <w:widowControl w:val="0"/>
              <w:autoSpaceDE w:val="0"/>
              <w:autoSpaceDN w:val="0"/>
              <w:spacing w:line="240" w:lineRule="atLeast"/>
              <w:ind w:left="71" w:hanging="2"/>
              <w:jc w:val="both"/>
              <w:rPr>
                <w:rFonts w:eastAsia="Times New Roman" w:cs="Times New Roman"/>
              </w:rPr>
            </w:pPr>
            <w:r w:rsidRPr="000D1248">
              <w:rPr>
                <w:rFonts w:eastAsia="Times New Roman" w:cs="Times New Roman"/>
              </w:rPr>
              <w:t>Phòng học</w:t>
            </w:r>
            <w:r w:rsidRPr="000D1248">
              <w:rPr>
                <w:rFonts w:eastAsia="Times New Roman" w:cs="Times New Roman"/>
                <w:spacing w:val="-1"/>
              </w:rPr>
              <w:t xml:space="preserve"> </w:t>
            </w:r>
            <w:r w:rsidRPr="000D1248">
              <w:rPr>
                <w:rFonts w:eastAsia="Times New Roman" w:cs="Times New Roman"/>
              </w:rPr>
              <w:t>từ 50 -</w:t>
            </w:r>
            <w:r w:rsidRPr="000D1248">
              <w:rPr>
                <w:rFonts w:eastAsia="Times New Roman" w:cs="Times New Roman"/>
                <w:spacing w:val="-1"/>
              </w:rPr>
              <w:t xml:space="preserve"> </w:t>
            </w:r>
            <w:r w:rsidRPr="000D1248">
              <w:rPr>
                <w:rFonts w:eastAsia="Times New Roman" w:cs="Times New Roman"/>
              </w:rPr>
              <w:t>100 chỗ</w:t>
            </w:r>
          </w:p>
        </w:tc>
        <w:tc>
          <w:tcPr>
            <w:tcW w:w="700" w:type="pct"/>
            <w:vAlign w:val="center"/>
          </w:tcPr>
          <w:p w14:paraId="454A5D94"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75" w:type="pct"/>
            <w:vAlign w:val="center"/>
          </w:tcPr>
          <w:p w14:paraId="50F4E369"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13" w:type="pct"/>
            <w:vAlign w:val="center"/>
          </w:tcPr>
          <w:p w14:paraId="5DC51B85"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r>
      <w:tr w:rsidR="00555C19" w:rsidRPr="000D1248" w14:paraId="1C9DE488" w14:textId="77777777" w:rsidTr="00555C19">
        <w:trPr>
          <w:trHeight w:val="340"/>
          <w:jc w:val="center"/>
        </w:trPr>
        <w:tc>
          <w:tcPr>
            <w:tcW w:w="331" w:type="pct"/>
            <w:vAlign w:val="center"/>
          </w:tcPr>
          <w:p w14:paraId="1D820986" w14:textId="77777777" w:rsidR="00555C19" w:rsidRPr="000D1248" w:rsidRDefault="00555C19" w:rsidP="00555C19">
            <w:pPr>
              <w:widowControl w:val="0"/>
              <w:autoSpaceDE w:val="0"/>
              <w:autoSpaceDN w:val="0"/>
              <w:spacing w:line="240" w:lineRule="atLeast"/>
              <w:ind w:left="71" w:right="85" w:hanging="2"/>
              <w:rPr>
                <w:rFonts w:eastAsia="Times New Roman" w:cs="Times New Roman"/>
              </w:rPr>
            </w:pPr>
            <w:r w:rsidRPr="000D1248">
              <w:rPr>
                <w:rFonts w:eastAsia="Times New Roman" w:cs="Times New Roman"/>
              </w:rPr>
              <w:t>1.4</w:t>
            </w:r>
          </w:p>
        </w:tc>
        <w:tc>
          <w:tcPr>
            <w:tcW w:w="2682" w:type="pct"/>
            <w:vAlign w:val="center"/>
          </w:tcPr>
          <w:p w14:paraId="20B423F0" w14:textId="77777777" w:rsidR="00555C19" w:rsidRPr="000D1248" w:rsidRDefault="00555C19" w:rsidP="00555C19">
            <w:pPr>
              <w:widowControl w:val="0"/>
              <w:autoSpaceDE w:val="0"/>
              <w:autoSpaceDN w:val="0"/>
              <w:spacing w:line="240" w:lineRule="atLeast"/>
              <w:ind w:left="71" w:hanging="2"/>
              <w:jc w:val="both"/>
              <w:rPr>
                <w:rFonts w:eastAsia="Times New Roman" w:cs="Times New Roman"/>
              </w:rPr>
            </w:pPr>
            <w:r w:rsidRPr="000D1248">
              <w:rPr>
                <w:rFonts w:eastAsia="Times New Roman" w:cs="Times New Roman"/>
              </w:rPr>
              <w:t>Số</w:t>
            </w:r>
            <w:r w:rsidRPr="000D1248">
              <w:rPr>
                <w:rFonts w:eastAsia="Times New Roman" w:cs="Times New Roman"/>
                <w:spacing w:val="-1"/>
              </w:rPr>
              <w:t xml:space="preserve"> </w:t>
            </w:r>
            <w:r w:rsidRPr="000D1248">
              <w:rPr>
                <w:rFonts w:eastAsia="Times New Roman" w:cs="Times New Roman"/>
              </w:rPr>
              <w:t>phòng học</w:t>
            </w:r>
            <w:r w:rsidRPr="000D1248">
              <w:rPr>
                <w:rFonts w:eastAsia="Times New Roman" w:cs="Times New Roman"/>
                <w:spacing w:val="-1"/>
              </w:rPr>
              <w:t xml:space="preserve"> </w:t>
            </w:r>
            <w:r w:rsidRPr="000D1248">
              <w:rPr>
                <w:rFonts w:eastAsia="Times New Roman" w:cs="Times New Roman"/>
              </w:rPr>
              <w:t>dưới 50 chỗ</w:t>
            </w:r>
          </w:p>
        </w:tc>
        <w:tc>
          <w:tcPr>
            <w:tcW w:w="700" w:type="pct"/>
            <w:vAlign w:val="center"/>
          </w:tcPr>
          <w:p w14:paraId="39D361E4"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75" w:type="pct"/>
            <w:vAlign w:val="center"/>
          </w:tcPr>
          <w:p w14:paraId="7D5F280A"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13" w:type="pct"/>
            <w:vAlign w:val="center"/>
          </w:tcPr>
          <w:p w14:paraId="468FFB06"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r>
      <w:tr w:rsidR="00555C19" w:rsidRPr="000D1248" w14:paraId="26FFAA51" w14:textId="77777777" w:rsidTr="00555C19">
        <w:trPr>
          <w:trHeight w:val="340"/>
          <w:jc w:val="center"/>
        </w:trPr>
        <w:tc>
          <w:tcPr>
            <w:tcW w:w="331" w:type="pct"/>
            <w:vAlign w:val="center"/>
          </w:tcPr>
          <w:p w14:paraId="7054F697" w14:textId="77777777" w:rsidR="00555C19" w:rsidRPr="000D1248" w:rsidRDefault="00555C19" w:rsidP="00555C19">
            <w:pPr>
              <w:widowControl w:val="0"/>
              <w:autoSpaceDE w:val="0"/>
              <w:autoSpaceDN w:val="0"/>
              <w:spacing w:line="240" w:lineRule="atLeast"/>
              <w:ind w:left="71" w:right="85" w:hanging="2"/>
              <w:rPr>
                <w:rFonts w:eastAsia="Times New Roman" w:cs="Times New Roman"/>
              </w:rPr>
            </w:pPr>
            <w:r w:rsidRPr="000D1248">
              <w:rPr>
                <w:rFonts w:eastAsia="Times New Roman" w:cs="Times New Roman"/>
              </w:rPr>
              <w:t>1.5</w:t>
            </w:r>
          </w:p>
        </w:tc>
        <w:tc>
          <w:tcPr>
            <w:tcW w:w="2682" w:type="pct"/>
            <w:vAlign w:val="center"/>
          </w:tcPr>
          <w:p w14:paraId="0685001C" w14:textId="77777777" w:rsidR="00555C19" w:rsidRPr="000D1248" w:rsidRDefault="00555C19" w:rsidP="00555C19">
            <w:pPr>
              <w:widowControl w:val="0"/>
              <w:autoSpaceDE w:val="0"/>
              <w:autoSpaceDN w:val="0"/>
              <w:spacing w:line="240" w:lineRule="atLeast"/>
              <w:ind w:left="71" w:hanging="2"/>
              <w:jc w:val="both"/>
              <w:rPr>
                <w:rFonts w:eastAsia="Times New Roman" w:cs="Times New Roman"/>
              </w:rPr>
            </w:pPr>
            <w:r w:rsidRPr="000D1248">
              <w:rPr>
                <w:rFonts w:eastAsia="Times New Roman" w:cs="Times New Roman"/>
              </w:rPr>
              <w:t>Số</w:t>
            </w:r>
            <w:r w:rsidRPr="000D1248">
              <w:rPr>
                <w:rFonts w:eastAsia="Times New Roman" w:cs="Times New Roman"/>
                <w:spacing w:val="-1"/>
              </w:rPr>
              <w:t xml:space="preserve"> </w:t>
            </w:r>
            <w:r w:rsidRPr="000D1248">
              <w:rPr>
                <w:rFonts w:eastAsia="Times New Roman" w:cs="Times New Roman"/>
              </w:rPr>
              <w:t>phòng học</w:t>
            </w:r>
            <w:r w:rsidRPr="000D1248">
              <w:rPr>
                <w:rFonts w:eastAsia="Times New Roman" w:cs="Times New Roman"/>
                <w:spacing w:val="-1"/>
              </w:rPr>
              <w:t xml:space="preserve"> </w:t>
            </w:r>
            <w:r w:rsidRPr="000D1248">
              <w:rPr>
                <w:rFonts w:eastAsia="Times New Roman" w:cs="Times New Roman"/>
              </w:rPr>
              <w:t>đa</w:t>
            </w:r>
            <w:r w:rsidRPr="000D1248">
              <w:rPr>
                <w:rFonts w:eastAsia="Times New Roman" w:cs="Times New Roman"/>
                <w:spacing w:val="-1"/>
              </w:rPr>
              <w:t xml:space="preserve"> </w:t>
            </w:r>
            <w:r w:rsidRPr="000D1248">
              <w:rPr>
                <w:rFonts w:eastAsia="Times New Roman" w:cs="Times New Roman"/>
              </w:rPr>
              <w:t>phương</w:t>
            </w:r>
            <w:r w:rsidRPr="000D1248">
              <w:rPr>
                <w:rFonts w:eastAsia="Times New Roman" w:cs="Times New Roman"/>
                <w:spacing w:val="1"/>
              </w:rPr>
              <w:t xml:space="preserve"> </w:t>
            </w:r>
            <w:r w:rsidRPr="000D1248">
              <w:rPr>
                <w:rFonts w:eastAsia="Times New Roman" w:cs="Times New Roman"/>
              </w:rPr>
              <w:t>tiện</w:t>
            </w:r>
          </w:p>
        </w:tc>
        <w:tc>
          <w:tcPr>
            <w:tcW w:w="700" w:type="pct"/>
            <w:vAlign w:val="center"/>
          </w:tcPr>
          <w:p w14:paraId="3761F263"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75" w:type="pct"/>
            <w:vAlign w:val="center"/>
          </w:tcPr>
          <w:p w14:paraId="439C8CFE"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13" w:type="pct"/>
            <w:vAlign w:val="center"/>
          </w:tcPr>
          <w:p w14:paraId="67D9BB9F"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r>
      <w:tr w:rsidR="00555C19" w:rsidRPr="000D1248" w14:paraId="39E38F4B" w14:textId="77777777" w:rsidTr="00555C19">
        <w:trPr>
          <w:trHeight w:val="340"/>
          <w:jc w:val="center"/>
        </w:trPr>
        <w:tc>
          <w:tcPr>
            <w:tcW w:w="331" w:type="pct"/>
            <w:vAlign w:val="center"/>
          </w:tcPr>
          <w:p w14:paraId="393599F4" w14:textId="77777777" w:rsidR="00555C19" w:rsidRPr="000D1248" w:rsidRDefault="00555C19" w:rsidP="00555C19">
            <w:pPr>
              <w:widowControl w:val="0"/>
              <w:autoSpaceDE w:val="0"/>
              <w:autoSpaceDN w:val="0"/>
              <w:spacing w:line="240" w:lineRule="atLeast"/>
              <w:ind w:left="71" w:right="85" w:hanging="2"/>
              <w:rPr>
                <w:rFonts w:eastAsia="Times New Roman" w:cs="Times New Roman"/>
              </w:rPr>
            </w:pPr>
            <w:r w:rsidRPr="000D1248">
              <w:rPr>
                <w:rFonts w:eastAsia="Times New Roman" w:cs="Times New Roman"/>
              </w:rPr>
              <w:t>1.6</w:t>
            </w:r>
          </w:p>
        </w:tc>
        <w:tc>
          <w:tcPr>
            <w:tcW w:w="2682" w:type="pct"/>
            <w:vAlign w:val="center"/>
          </w:tcPr>
          <w:p w14:paraId="585FE5C7" w14:textId="77777777" w:rsidR="00555C19" w:rsidRPr="000D1248" w:rsidRDefault="00555C19" w:rsidP="00555C19">
            <w:pPr>
              <w:widowControl w:val="0"/>
              <w:autoSpaceDE w:val="0"/>
              <w:autoSpaceDN w:val="0"/>
              <w:spacing w:line="240" w:lineRule="atLeast"/>
              <w:ind w:left="71" w:hanging="2"/>
              <w:jc w:val="both"/>
              <w:rPr>
                <w:rFonts w:eastAsia="Times New Roman" w:cs="Times New Roman"/>
                <w:lang w:val="vi-VN"/>
              </w:rPr>
            </w:pPr>
            <w:r w:rsidRPr="000D1248">
              <w:rPr>
                <w:rFonts w:eastAsia="Times New Roman" w:cs="Times New Roman"/>
              </w:rPr>
              <w:t>Phòng</w:t>
            </w:r>
            <w:r w:rsidRPr="000D1248">
              <w:rPr>
                <w:rFonts w:eastAsia="Times New Roman" w:cs="Times New Roman"/>
                <w:lang w:val="vi-VN"/>
              </w:rPr>
              <w:t xml:space="preserve"> máy tính</w:t>
            </w:r>
          </w:p>
        </w:tc>
        <w:tc>
          <w:tcPr>
            <w:tcW w:w="700" w:type="pct"/>
            <w:vAlign w:val="center"/>
          </w:tcPr>
          <w:p w14:paraId="71FEEFB6"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75" w:type="pct"/>
            <w:vAlign w:val="center"/>
          </w:tcPr>
          <w:p w14:paraId="5C3F12F3"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13" w:type="pct"/>
            <w:vAlign w:val="center"/>
          </w:tcPr>
          <w:p w14:paraId="7AC6DB9A"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r>
      <w:tr w:rsidR="00555C19" w:rsidRPr="000D1248" w14:paraId="7AAC8AD7" w14:textId="77777777" w:rsidTr="00555C19">
        <w:trPr>
          <w:trHeight w:val="340"/>
          <w:jc w:val="center"/>
        </w:trPr>
        <w:tc>
          <w:tcPr>
            <w:tcW w:w="331" w:type="pct"/>
            <w:vAlign w:val="center"/>
          </w:tcPr>
          <w:p w14:paraId="69FCFCE5" w14:textId="77777777" w:rsidR="00555C19" w:rsidRPr="000D1248" w:rsidRDefault="00555C19" w:rsidP="00555C19">
            <w:pPr>
              <w:widowControl w:val="0"/>
              <w:autoSpaceDE w:val="0"/>
              <w:autoSpaceDN w:val="0"/>
              <w:spacing w:line="240" w:lineRule="atLeast"/>
              <w:ind w:left="71" w:right="85" w:hanging="2"/>
              <w:rPr>
                <w:rFonts w:eastAsia="Times New Roman" w:cs="Times New Roman"/>
              </w:rPr>
            </w:pPr>
            <w:r w:rsidRPr="000D1248">
              <w:rPr>
                <w:rFonts w:eastAsia="Times New Roman" w:cs="Times New Roman"/>
              </w:rPr>
              <w:t>2</w:t>
            </w:r>
          </w:p>
        </w:tc>
        <w:tc>
          <w:tcPr>
            <w:tcW w:w="2682" w:type="pct"/>
            <w:vAlign w:val="center"/>
          </w:tcPr>
          <w:p w14:paraId="297ED66D" w14:textId="77777777" w:rsidR="00555C19" w:rsidRPr="000D1248" w:rsidRDefault="00555C19" w:rsidP="00555C19">
            <w:pPr>
              <w:widowControl w:val="0"/>
              <w:autoSpaceDE w:val="0"/>
              <w:autoSpaceDN w:val="0"/>
              <w:spacing w:line="240" w:lineRule="atLeast"/>
              <w:ind w:left="71" w:hanging="2"/>
              <w:jc w:val="both"/>
              <w:rPr>
                <w:rFonts w:eastAsia="Times New Roman" w:cs="Times New Roman"/>
              </w:rPr>
            </w:pPr>
            <w:r w:rsidRPr="000D1248">
              <w:rPr>
                <w:rFonts w:eastAsia="Times New Roman" w:cs="Times New Roman"/>
              </w:rPr>
              <w:t>Thư</w:t>
            </w:r>
            <w:r w:rsidRPr="000D1248">
              <w:rPr>
                <w:rFonts w:eastAsia="Times New Roman" w:cs="Times New Roman"/>
                <w:spacing w:val="-1"/>
              </w:rPr>
              <w:t xml:space="preserve"> </w:t>
            </w:r>
            <w:r w:rsidRPr="000D1248">
              <w:rPr>
                <w:rFonts w:eastAsia="Times New Roman" w:cs="Times New Roman"/>
              </w:rPr>
              <w:t>viện, trung tâm học</w:t>
            </w:r>
            <w:r w:rsidRPr="000D1248">
              <w:rPr>
                <w:rFonts w:eastAsia="Times New Roman" w:cs="Times New Roman"/>
                <w:spacing w:val="-1"/>
              </w:rPr>
              <w:t xml:space="preserve"> </w:t>
            </w:r>
            <w:r w:rsidRPr="000D1248">
              <w:rPr>
                <w:rFonts w:eastAsia="Times New Roman" w:cs="Times New Roman"/>
              </w:rPr>
              <w:t>liệu</w:t>
            </w:r>
          </w:p>
        </w:tc>
        <w:tc>
          <w:tcPr>
            <w:tcW w:w="700" w:type="pct"/>
            <w:vAlign w:val="center"/>
          </w:tcPr>
          <w:p w14:paraId="01F4E965"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75" w:type="pct"/>
            <w:vAlign w:val="center"/>
          </w:tcPr>
          <w:p w14:paraId="2BAA7A58"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13" w:type="pct"/>
            <w:vAlign w:val="center"/>
          </w:tcPr>
          <w:p w14:paraId="462453B8"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r>
      <w:tr w:rsidR="00555C19" w:rsidRPr="000D1248" w14:paraId="5108F1FB" w14:textId="77777777" w:rsidTr="00555C19">
        <w:trPr>
          <w:trHeight w:val="340"/>
          <w:jc w:val="center"/>
        </w:trPr>
        <w:tc>
          <w:tcPr>
            <w:tcW w:w="331" w:type="pct"/>
            <w:vAlign w:val="center"/>
          </w:tcPr>
          <w:p w14:paraId="48574182" w14:textId="77777777" w:rsidR="00555C19" w:rsidRPr="000D1248" w:rsidRDefault="00555C19" w:rsidP="00555C19">
            <w:pPr>
              <w:widowControl w:val="0"/>
              <w:autoSpaceDE w:val="0"/>
              <w:autoSpaceDN w:val="0"/>
              <w:spacing w:line="240" w:lineRule="atLeast"/>
              <w:ind w:left="71" w:right="85" w:hanging="2"/>
              <w:rPr>
                <w:rFonts w:eastAsia="Times New Roman" w:cs="Times New Roman"/>
              </w:rPr>
            </w:pPr>
            <w:r w:rsidRPr="000D1248">
              <w:rPr>
                <w:rFonts w:eastAsia="Times New Roman" w:cs="Times New Roman"/>
              </w:rPr>
              <w:t>3</w:t>
            </w:r>
          </w:p>
        </w:tc>
        <w:tc>
          <w:tcPr>
            <w:tcW w:w="2682" w:type="pct"/>
            <w:vAlign w:val="center"/>
          </w:tcPr>
          <w:p w14:paraId="5678E52D" w14:textId="77777777" w:rsidR="00555C19" w:rsidRPr="000D1248" w:rsidRDefault="00555C19" w:rsidP="00555C19">
            <w:pPr>
              <w:widowControl w:val="0"/>
              <w:autoSpaceDE w:val="0"/>
              <w:autoSpaceDN w:val="0"/>
              <w:spacing w:line="240" w:lineRule="atLeast"/>
              <w:ind w:left="71" w:hanging="2"/>
              <w:jc w:val="both"/>
              <w:rPr>
                <w:rFonts w:eastAsia="Times New Roman" w:cs="Times New Roman"/>
              </w:rPr>
            </w:pPr>
            <w:r w:rsidRPr="000D1248">
              <w:rPr>
                <w:rFonts w:eastAsia="Times New Roman" w:cs="Times New Roman"/>
              </w:rPr>
              <w:t>Trung tâm nghiên cứu, phòng thí nghiệm, thực nghiệm, cơ sở thực hành, thực tập, luyện tập</w:t>
            </w:r>
          </w:p>
        </w:tc>
        <w:tc>
          <w:tcPr>
            <w:tcW w:w="700" w:type="pct"/>
            <w:vAlign w:val="center"/>
          </w:tcPr>
          <w:p w14:paraId="76FCDE17"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75" w:type="pct"/>
            <w:vAlign w:val="center"/>
          </w:tcPr>
          <w:p w14:paraId="5DE10407"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13" w:type="pct"/>
            <w:vAlign w:val="center"/>
          </w:tcPr>
          <w:p w14:paraId="1C645B22"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r>
      <w:tr w:rsidR="00555C19" w:rsidRPr="000D1248" w14:paraId="7B1F0F1F" w14:textId="77777777" w:rsidTr="00555C19">
        <w:trPr>
          <w:trHeight w:val="340"/>
          <w:jc w:val="center"/>
        </w:trPr>
        <w:tc>
          <w:tcPr>
            <w:tcW w:w="331" w:type="pct"/>
            <w:vAlign w:val="center"/>
          </w:tcPr>
          <w:p w14:paraId="5F3800B9" w14:textId="77777777" w:rsidR="00555C19" w:rsidRPr="000D1248" w:rsidRDefault="00555C19" w:rsidP="00555C19">
            <w:pPr>
              <w:widowControl w:val="0"/>
              <w:autoSpaceDE w:val="0"/>
              <w:autoSpaceDN w:val="0"/>
              <w:spacing w:line="240" w:lineRule="atLeast"/>
              <w:ind w:left="71" w:right="85" w:hanging="2"/>
              <w:rPr>
                <w:rFonts w:eastAsia="Times New Roman" w:cs="Times New Roman"/>
              </w:rPr>
            </w:pPr>
            <w:r w:rsidRPr="000D1248">
              <w:rPr>
                <w:rFonts w:eastAsia="Times New Roman" w:cs="Times New Roman"/>
              </w:rPr>
              <w:t>….</w:t>
            </w:r>
          </w:p>
        </w:tc>
        <w:tc>
          <w:tcPr>
            <w:tcW w:w="2682" w:type="pct"/>
            <w:vAlign w:val="center"/>
          </w:tcPr>
          <w:p w14:paraId="0280B18C" w14:textId="77777777" w:rsidR="00555C19" w:rsidRPr="000D1248" w:rsidRDefault="00555C19" w:rsidP="00555C19">
            <w:pPr>
              <w:widowControl w:val="0"/>
              <w:autoSpaceDE w:val="0"/>
              <w:autoSpaceDN w:val="0"/>
              <w:spacing w:line="240" w:lineRule="atLeast"/>
              <w:ind w:left="71" w:hanging="2"/>
              <w:jc w:val="both"/>
              <w:rPr>
                <w:rFonts w:eastAsia="Times New Roman" w:cs="Times New Roman"/>
              </w:rPr>
            </w:pPr>
            <w:r w:rsidRPr="000D1248">
              <w:rPr>
                <w:rFonts w:eastAsia="Times New Roman" w:cs="Times New Roman"/>
              </w:rPr>
              <w:t>………………………………………</w:t>
            </w:r>
          </w:p>
        </w:tc>
        <w:tc>
          <w:tcPr>
            <w:tcW w:w="700" w:type="pct"/>
            <w:vAlign w:val="center"/>
          </w:tcPr>
          <w:p w14:paraId="1E27F066"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75" w:type="pct"/>
            <w:vAlign w:val="center"/>
          </w:tcPr>
          <w:p w14:paraId="7D3E36CB"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c>
          <w:tcPr>
            <w:tcW w:w="613" w:type="pct"/>
            <w:vAlign w:val="center"/>
          </w:tcPr>
          <w:p w14:paraId="56C9145D" w14:textId="77777777" w:rsidR="00555C19" w:rsidRPr="000D1248" w:rsidRDefault="00555C19" w:rsidP="00555C19">
            <w:pPr>
              <w:widowControl w:val="0"/>
              <w:autoSpaceDE w:val="0"/>
              <w:autoSpaceDN w:val="0"/>
              <w:spacing w:line="240" w:lineRule="atLeast"/>
              <w:ind w:left="71" w:hanging="2"/>
              <w:rPr>
                <w:rFonts w:eastAsia="Times New Roman" w:cs="Times New Roman"/>
              </w:rPr>
            </w:pPr>
          </w:p>
        </w:tc>
      </w:tr>
    </w:tbl>
    <w:p w14:paraId="71940235" w14:textId="77777777" w:rsidR="00555C19" w:rsidRPr="000D1248" w:rsidRDefault="00555C19" w:rsidP="00B95AF6">
      <w:pPr>
        <w:jc w:val="left"/>
        <w:rPr>
          <w:rFonts w:eastAsia="Times New Roman" w:cs="Times New Roman"/>
          <w:i/>
        </w:rPr>
      </w:pPr>
      <w:bookmarkStart w:id="49" w:name="_Toc105103405"/>
      <w:r w:rsidRPr="000D1248">
        <w:rPr>
          <w:rFonts w:eastAsia="Times New Roman" w:cs="Times New Roman"/>
          <w:i/>
        </w:rPr>
        <w:t>2.2.2. Trung tâm nghiên cứu, phòng thí nghiệm, thực nghiệm, cơ sở thực hành, thực tập, luyện tập của ngành đào tạo</w:t>
      </w:r>
      <w:bookmarkEnd w:id="49"/>
    </w:p>
    <w:tbl>
      <w:tblPr>
        <w:tblpPr w:leftFromText="180" w:rightFromText="180" w:vertAnchor="text" w:tblpXSpec="center" w:tblpY="1"/>
        <w:tblOverlap w:val="never"/>
        <w:tblW w:w="511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70"/>
        <w:gridCol w:w="2888"/>
        <w:gridCol w:w="1857"/>
        <w:gridCol w:w="863"/>
        <w:gridCol w:w="1321"/>
        <w:gridCol w:w="1368"/>
        <w:gridCol w:w="1281"/>
      </w:tblGrid>
      <w:tr w:rsidR="00555C19" w:rsidRPr="000D1248" w14:paraId="26B956B5" w14:textId="77777777" w:rsidTr="00555C19">
        <w:trPr>
          <w:trHeight w:val="20"/>
          <w:tblHeader/>
        </w:trPr>
        <w:tc>
          <w:tcPr>
            <w:tcW w:w="3695" w:type="pct"/>
            <w:gridSpan w:val="5"/>
            <w:tcBorders>
              <w:top w:val="single" w:sz="4" w:space="0" w:color="000000"/>
              <w:left w:val="single" w:sz="4" w:space="0" w:color="000000"/>
              <w:bottom w:val="single" w:sz="4" w:space="0" w:color="000000"/>
              <w:right w:val="single" w:sz="4" w:space="0" w:color="000000"/>
            </w:tcBorders>
            <w:shd w:val="clear" w:color="auto" w:fill="DAEEF3"/>
            <w:vAlign w:val="center"/>
          </w:tcPr>
          <w:p w14:paraId="5625A576"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b/>
              </w:rPr>
            </w:pPr>
            <w:r w:rsidRPr="000D1248">
              <w:rPr>
                <w:rFonts w:eastAsia="Times New Roman" w:cs="Times New Roman"/>
                <w:b/>
              </w:rPr>
              <w:lastRenderedPageBreak/>
              <w:t>Danh mục hỗ trợ nghiên cứu, thí nghiệm, thực nghiệm, thực hành, thực tập, luyện tập</w:t>
            </w:r>
          </w:p>
        </w:tc>
        <w:tc>
          <w:tcPr>
            <w:tcW w:w="674" w:type="pct"/>
            <w:tcBorders>
              <w:top w:val="single" w:sz="4" w:space="0" w:color="000000"/>
              <w:left w:val="single" w:sz="4" w:space="0" w:color="000000"/>
              <w:right w:val="single" w:sz="4" w:space="0" w:color="000000"/>
            </w:tcBorders>
            <w:shd w:val="clear" w:color="auto" w:fill="DAEEF3"/>
            <w:vAlign w:val="center"/>
          </w:tcPr>
          <w:p w14:paraId="7D498398"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b/>
                <w:lang w:val="vi-VN"/>
              </w:rPr>
            </w:pPr>
            <w:r w:rsidRPr="000D1248">
              <w:rPr>
                <w:rFonts w:eastAsia="Times New Roman" w:cs="Times New Roman"/>
                <w:b/>
              </w:rPr>
              <w:t>Số</w:t>
            </w:r>
            <w:r w:rsidRPr="000D1248">
              <w:rPr>
                <w:rFonts w:eastAsia="Times New Roman" w:cs="Times New Roman"/>
                <w:b/>
                <w:lang w:val="vi-VN"/>
              </w:rPr>
              <w:t xml:space="preserve"> người học /máy, thiết bị</w:t>
            </w:r>
          </w:p>
        </w:tc>
        <w:tc>
          <w:tcPr>
            <w:tcW w:w="631" w:type="pct"/>
            <w:tcBorders>
              <w:top w:val="single" w:sz="4" w:space="0" w:color="000000"/>
              <w:left w:val="single" w:sz="4" w:space="0" w:color="000000"/>
              <w:right w:val="single" w:sz="4" w:space="0" w:color="000000"/>
            </w:tcBorders>
            <w:shd w:val="clear" w:color="auto" w:fill="DAEEF3"/>
            <w:vAlign w:val="center"/>
          </w:tcPr>
          <w:p w14:paraId="084A555C"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b/>
              </w:rPr>
            </w:pPr>
            <w:r w:rsidRPr="000D1248">
              <w:rPr>
                <w:rFonts w:cs="Times New Roman"/>
                <w:b/>
              </w:rPr>
              <w:t>Ghi chú</w:t>
            </w:r>
          </w:p>
        </w:tc>
      </w:tr>
      <w:tr w:rsidR="00555C19" w:rsidRPr="000D1248" w14:paraId="0BF8B57C" w14:textId="77777777" w:rsidTr="00555C19">
        <w:trPr>
          <w:trHeight w:val="20"/>
        </w:trPr>
        <w:tc>
          <w:tcPr>
            <w:tcW w:w="281" w:type="pct"/>
            <w:tcBorders>
              <w:top w:val="single" w:sz="4" w:space="0" w:color="000000"/>
              <w:left w:val="single" w:sz="4" w:space="0" w:color="000000"/>
              <w:bottom w:val="single" w:sz="4" w:space="0" w:color="000000"/>
              <w:right w:val="single" w:sz="4" w:space="0" w:color="000000"/>
            </w:tcBorders>
            <w:shd w:val="clear" w:color="auto" w:fill="DAEEF3"/>
          </w:tcPr>
          <w:p w14:paraId="2F401EA5"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b/>
                <w:bCs/>
              </w:rPr>
            </w:pPr>
            <w:r w:rsidRPr="000D1248">
              <w:rPr>
                <w:rFonts w:cs="Times New Roman"/>
                <w:b/>
                <w:bCs/>
              </w:rPr>
              <w:t>Số TT</w:t>
            </w:r>
          </w:p>
        </w:tc>
        <w:tc>
          <w:tcPr>
            <w:tcW w:w="1423" w:type="pct"/>
            <w:tcBorders>
              <w:top w:val="single" w:sz="4" w:space="0" w:color="000000"/>
              <w:left w:val="single" w:sz="4" w:space="0" w:color="000000"/>
              <w:bottom w:val="single" w:sz="4" w:space="0" w:color="000000"/>
              <w:right w:val="single" w:sz="4" w:space="0" w:color="000000"/>
            </w:tcBorders>
            <w:shd w:val="clear" w:color="auto" w:fill="DAEEF3"/>
          </w:tcPr>
          <w:p w14:paraId="49E45EF5"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b/>
                <w:bCs/>
              </w:rPr>
            </w:pPr>
            <w:r w:rsidRPr="000D1248">
              <w:rPr>
                <w:rFonts w:cs="Times New Roman"/>
                <w:b/>
                <w:bCs/>
              </w:rPr>
              <w:t>Tên gọi của máy, thiết bị, kí hiệu, mục đích sử dụng</w:t>
            </w:r>
          </w:p>
        </w:tc>
        <w:tc>
          <w:tcPr>
            <w:tcW w:w="915" w:type="pct"/>
            <w:tcBorders>
              <w:top w:val="single" w:sz="4" w:space="0" w:color="000000"/>
              <w:left w:val="single" w:sz="4" w:space="0" w:color="000000"/>
              <w:bottom w:val="single" w:sz="4" w:space="0" w:color="000000"/>
              <w:right w:val="single" w:sz="4" w:space="0" w:color="000000"/>
            </w:tcBorders>
            <w:shd w:val="clear" w:color="auto" w:fill="DAEEF3"/>
          </w:tcPr>
          <w:p w14:paraId="591BADA0" w14:textId="77777777" w:rsidR="00555C19" w:rsidRPr="000D1248" w:rsidRDefault="00555C19" w:rsidP="00555C19">
            <w:pPr>
              <w:pBdr>
                <w:top w:val="nil"/>
                <w:left w:val="nil"/>
                <w:bottom w:val="nil"/>
                <w:right w:val="nil"/>
                <w:between w:val="nil"/>
              </w:pBdr>
              <w:spacing w:line="240" w:lineRule="atLeast"/>
              <w:rPr>
                <w:rFonts w:eastAsia="Times New Roman" w:cs="Times New Roman"/>
                <w:b/>
                <w:bCs/>
              </w:rPr>
            </w:pPr>
            <w:r w:rsidRPr="000D1248">
              <w:rPr>
                <w:rFonts w:cs="Times New Roman"/>
                <w:b/>
                <w:bCs/>
              </w:rPr>
              <w:t>Nước xuất bản/Năm xuất bản</w:t>
            </w:r>
          </w:p>
        </w:tc>
        <w:tc>
          <w:tcPr>
            <w:tcW w:w="425" w:type="pct"/>
            <w:tcBorders>
              <w:top w:val="single" w:sz="4" w:space="0" w:color="000000"/>
              <w:left w:val="single" w:sz="4" w:space="0" w:color="000000"/>
              <w:bottom w:val="single" w:sz="4" w:space="0" w:color="000000"/>
              <w:right w:val="single" w:sz="4" w:space="0" w:color="000000"/>
            </w:tcBorders>
            <w:shd w:val="clear" w:color="auto" w:fill="DAEEF3"/>
          </w:tcPr>
          <w:p w14:paraId="15E0BE0D" w14:textId="77777777" w:rsidR="00555C19" w:rsidRPr="000D1248" w:rsidRDefault="00555C19" w:rsidP="00555C19">
            <w:pPr>
              <w:pBdr>
                <w:top w:val="nil"/>
                <w:left w:val="nil"/>
                <w:bottom w:val="nil"/>
                <w:right w:val="nil"/>
                <w:between w:val="nil"/>
              </w:pBdr>
              <w:spacing w:line="240" w:lineRule="atLeast"/>
              <w:rPr>
                <w:rFonts w:eastAsia="Times New Roman" w:cs="Times New Roman"/>
                <w:b/>
                <w:bCs/>
              </w:rPr>
            </w:pPr>
            <w:r w:rsidRPr="000D1248">
              <w:rPr>
                <w:rFonts w:cs="Times New Roman"/>
                <w:b/>
                <w:bCs/>
              </w:rPr>
              <w:t>Số lượng</w:t>
            </w:r>
          </w:p>
        </w:tc>
        <w:tc>
          <w:tcPr>
            <w:tcW w:w="651" w:type="pct"/>
            <w:tcBorders>
              <w:top w:val="single" w:sz="4" w:space="0" w:color="000000"/>
              <w:left w:val="single" w:sz="4" w:space="0" w:color="000000"/>
              <w:bottom w:val="single" w:sz="4" w:space="0" w:color="000000"/>
              <w:right w:val="single" w:sz="4" w:space="0" w:color="000000"/>
            </w:tcBorders>
            <w:shd w:val="clear" w:color="auto" w:fill="DAEEF3"/>
          </w:tcPr>
          <w:p w14:paraId="69E7B3EA"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b/>
                <w:bCs/>
                <w:lang w:val="vi-VN"/>
              </w:rPr>
            </w:pPr>
            <w:r w:rsidRPr="000D1248">
              <w:rPr>
                <w:rFonts w:cs="Times New Roman"/>
                <w:b/>
                <w:bCs/>
              </w:rPr>
              <w:t>Đơn</w:t>
            </w:r>
            <w:r w:rsidRPr="000D1248">
              <w:rPr>
                <w:rFonts w:cs="Times New Roman"/>
                <w:b/>
                <w:bCs/>
                <w:lang w:val="vi-VN"/>
              </w:rPr>
              <w:t xml:space="preserve"> vị</w:t>
            </w:r>
          </w:p>
        </w:tc>
        <w:tc>
          <w:tcPr>
            <w:tcW w:w="674" w:type="pct"/>
            <w:tcBorders>
              <w:left w:val="single" w:sz="4" w:space="0" w:color="000000"/>
              <w:bottom w:val="single" w:sz="4" w:space="0" w:color="000000"/>
              <w:right w:val="single" w:sz="4" w:space="0" w:color="000000"/>
            </w:tcBorders>
            <w:shd w:val="clear" w:color="auto" w:fill="DAEEF3"/>
            <w:vAlign w:val="center"/>
          </w:tcPr>
          <w:p w14:paraId="78EE04E0" w14:textId="77777777" w:rsidR="00555C19" w:rsidRPr="000D1248" w:rsidRDefault="00555C19" w:rsidP="00555C19">
            <w:pPr>
              <w:keepNext/>
              <w:pBdr>
                <w:top w:val="nil"/>
                <w:left w:val="nil"/>
                <w:bottom w:val="nil"/>
                <w:right w:val="nil"/>
                <w:between w:val="nil"/>
              </w:pBdr>
              <w:spacing w:line="240" w:lineRule="atLeast"/>
              <w:rPr>
                <w:rFonts w:cs="Times New Roman"/>
              </w:rPr>
            </w:pPr>
          </w:p>
        </w:tc>
        <w:tc>
          <w:tcPr>
            <w:tcW w:w="631" w:type="pct"/>
            <w:tcBorders>
              <w:left w:val="single" w:sz="4" w:space="0" w:color="000000"/>
              <w:bottom w:val="single" w:sz="4" w:space="0" w:color="000000"/>
              <w:right w:val="single" w:sz="4" w:space="0" w:color="000000"/>
            </w:tcBorders>
            <w:shd w:val="clear" w:color="auto" w:fill="DAEEF3"/>
            <w:vAlign w:val="center"/>
          </w:tcPr>
          <w:p w14:paraId="5E3E02A7"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b/>
              </w:rPr>
            </w:pPr>
          </w:p>
        </w:tc>
      </w:tr>
      <w:tr w:rsidR="00555C19" w:rsidRPr="000D1248" w14:paraId="4C239B2E" w14:textId="77777777" w:rsidTr="00555C19">
        <w:trPr>
          <w:trHeight w:val="20"/>
        </w:trPr>
        <w:tc>
          <w:tcPr>
            <w:tcW w:w="281" w:type="pct"/>
            <w:tcBorders>
              <w:top w:val="single" w:sz="4" w:space="0" w:color="000000"/>
              <w:left w:val="single" w:sz="4" w:space="0" w:color="000000"/>
              <w:bottom w:val="single" w:sz="4" w:space="0" w:color="000000"/>
              <w:right w:val="single" w:sz="4" w:space="0" w:color="000000"/>
            </w:tcBorders>
            <w:vAlign w:val="center"/>
          </w:tcPr>
          <w:p w14:paraId="5F571057"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r w:rsidRPr="000D1248">
              <w:rPr>
                <w:rFonts w:eastAsia="Times New Roman" w:cs="Times New Roman"/>
              </w:rPr>
              <w:t>1</w:t>
            </w:r>
          </w:p>
        </w:tc>
        <w:tc>
          <w:tcPr>
            <w:tcW w:w="1423" w:type="pct"/>
            <w:tcBorders>
              <w:top w:val="single" w:sz="4" w:space="0" w:color="000000"/>
              <w:left w:val="single" w:sz="4" w:space="0" w:color="000000"/>
              <w:bottom w:val="single" w:sz="4" w:space="0" w:color="000000"/>
              <w:right w:val="single" w:sz="4" w:space="0" w:color="000000"/>
            </w:tcBorders>
            <w:vAlign w:val="center"/>
          </w:tcPr>
          <w:p w14:paraId="2A1ABF96"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p>
        </w:tc>
        <w:tc>
          <w:tcPr>
            <w:tcW w:w="915" w:type="pct"/>
            <w:tcBorders>
              <w:top w:val="single" w:sz="4" w:space="0" w:color="000000"/>
              <w:left w:val="single" w:sz="4" w:space="0" w:color="000000"/>
              <w:bottom w:val="single" w:sz="4" w:space="0" w:color="000000"/>
              <w:right w:val="single" w:sz="4" w:space="0" w:color="000000"/>
            </w:tcBorders>
            <w:vAlign w:val="center"/>
          </w:tcPr>
          <w:p w14:paraId="5F349922"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p>
        </w:tc>
        <w:tc>
          <w:tcPr>
            <w:tcW w:w="425" w:type="pct"/>
            <w:tcBorders>
              <w:top w:val="single" w:sz="4" w:space="0" w:color="000000"/>
              <w:left w:val="single" w:sz="4" w:space="0" w:color="000000"/>
              <w:bottom w:val="single" w:sz="4" w:space="0" w:color="000000"/>
              <w:right w:val="single" w:sz="4" w:space="0" w:color="000000"/>
            </w:tcBorders>
            <w:vAlign w:val="center"/>
          </w:tcPr>
          <w:p w14:paraId="7FE39DAA"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p>
        </w:tc>
        <w:tc>
          <w:tcPr>
            <w:tcW w:w="651" w:type="pct"/>
            <w:tcBorders>
              <w:top w:val="single" w:sz="4" w:space="0" w:color="000000"/>
              <w:left w:val="single" w:sz="4" w:space="0" w:color="000000"/>
              <w:right w:val="single" w:sz="4" w:space="0" w:color="000000"/>
            </w:tcBorders>
            <w:vAlign w:val="center"/>
          </w:tcPr>
          <w:p w14:paraId="5A248DAC" w14:textId="77777777" w:rsidR="00555C19" w:rsidRPr="000D1248" w:rsidRDefault="00555C19" w:rsidP="00555C19">
            <w:pPr>
              <w:pBdr>
                <w:top w:val="nil"/>
                <w:left w:val="nil"/>
                <w:bottom w:val="nil"/>
                <w:right w:val="nil"/>
                <w:between w:val="nil"/>
              </w:pBdr>
              <w:spacing w:line="240" w:lineRule="atLeast"/>
              <w:rPr>
                <w:rFonts w:eastAsia="Times New Roman" w:cs="Times New Roman"/>
              </w:rPr>
            </w:pPr>
          </w:p>
        </w:tc>
        <w:tc>
          <w:tcPr>
            <w:tcW w:w="674" w:type="pct"/>
            <w:tcBorders>
              <w:top w:val="single" w:sz="4" w:space="0" w:color="000000"/>
              <w:left w:val="single" w:sz="4" w:space="0" w:color="000000"/>
              <w:right w:val="single" w:sz="4" w:space="0" w:color="000000"/>
            </w:tcBorders>
            <w:vAlign w:val="center"/>
          </w:tcPr>
          <w:p w14:paraId="475BF6B2" w14:textId="77777777" w:rsidR="00555C19" w:rsidRPr="000D1248" w:rsidRDefault="00555C19" w:rsidP="00555C19">
            <w:pPr>
              <w:pBdr>
                <w:top w:val="nil"/>
                <w:left w:val="nil"/>
                <w:bottom w:val="nil"/>
                <w:right w:val="nil"/>
                <w:between w:val="nil"/>
              </w:pBdr>
              <w:spacing w:line="240" w:lineRule="atLeast"/>
              <w:rPr>
                <w:rFonts w:eastAsia="Times New Roman" w:cs="Times New Roman"/>
              </w:rPr>
            </w:pPr>
          </w:p>
        </w:tc>
        <w:tc>
          <w:tcPr>
            <w:tcW w:w="631" w:type="pct"/>
            <w:tcBorders>
              <w:top w:val="single" w:sz="4" w:space="0" w:color="000000"/>
              <w:left w:val="single" w:sz="4" w:space="0" w:color="000000"/>
              <w:right w:val="single" w:sz="4" w:space="0" w:color="000000"/>
            </w:tcBorders>
            <w:vAlign w:val="center"/>
          </w:tcPr>
          <w:p w14:paraId="2E13E421" w14:textId="77777777" w:rsidR="00555C19" w:rsidRPr="000D1248" w:rsidRDefault="00555C19" w:rsidP="00555C19">
            <w:pPr>
              <w:pBdr>
                <w:top w:val="nil"/>
                <w:left w:val="nil"/>
                <w:bottom w:val="nil"/>
                <w:right w:val="nil"/>
                <w:between w:val="nil"/>
              </w:pBdr>
              <w:spacing w:line="240" w:lineRule="atLeast"/>
              <w:rPr>
                <w:rFonts w:eastAsia="Times New Roman" w:cs="Times New Roman"/>
              </w:rPr>
            </w:pPr>
          </w:p>
        </w:tc>
      </w:tr>
      <w:tr w:rsidR="00555C19" w:rsidRPr="000D1248" w14:paraId="35846129" w14:textId="77777777" w:rsidTr="00555C19">
        <w:trPr>
          <w:trHeight w:val="20"/>
        </w:trPr>
        <w:tc>
          <w:tcPr>
            <w:tcW w:w="281" w:type="pct"/>
            <w:tcBorders>
              <w:top w:val="single" w:sz="4" w:space="0" w:color="000000"/>
              <w:left w:val="single" w:sz="4" w:space="0" w:color="000000"/>
              <w:bottom w:val="single" w:sz="4" w:space="0" w:color="000000"/>
              <w:right w:val="single" w:sz="4" w:space="0" w:color="000000"/>
            </w:tcBorders>
            <w:vAlign w:val="center"/>
          </w:tcPr>
          <w:p w14:paraId="0D0521B6"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r w:rsidRPr="000D1248">
              <w:rPr>
                <w:rFonts w:eastAsia="Times New Roman" w:cs="Times New Roman"/>
              </w:rPr>
              <w:t>2</w:t>
            </w:r>
          </w:p>
        </w:tc>
        <w:tc>
          <w:tcPr>
            <w:tcW w:w="1423" w:type="pct"/>
            <w:tcBorders>
              <w:top w:val="single" w:sz="4" w:space="0" w:color="000000"/>
              <w:left w:val="single" w:sz="4" w:space="0" w:color="000000"/>
              <w:bottom w:val="single" w:sz="4" w:space="0" w:color="000000"/>
              <w:right w:val="single" w:sz="4" w:space="0" w:color="000000"/>
            </w:tcBorders>
            <w:vAlign w:val="center"/>
          </w:tcPr>
          <w:p w14:paraId="18EAE91C"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lang w:val="vi-VN"/>
              </w:rPr>
            </w:pPr>
          </w:p>
        </w:tc>
        <w:tc>
          <w:tcPr>
            <w:tcW w:w="915" w:type="pct"/>
            <w:tcBorders>
              <w:top w:val="single" w:sz="4" w:space="0" w:color="000000"/>
              <w:left w:val="single" w:sz="4" w:space="0" w:color="000000"/>
              <w:bottom w:val="single" w:sz="4" w:space="0" w:color="000000"/>
              <w:right w:val="single" w:sz="4" w:space="0" w:color="000000"/>
            </w:tcBorders>
            <w:vAlign w:val="center"/>
          </w:tcPr>
          <w:p w14:paraId="06FD8E2C"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p>
        </w:tc>
        <w:tc>
          <w:tcPr>
            <w:tcW w:w="425" w:type="pct"/>
            <w:tcBorders>
              <w:top w:val="single" w:sz="4" w:space="0" w:color="000000"/>
              <w:left w:val="single" w:sz="4" w:space="0" w:color="000000"/>
              <w:bottom w:val="single" w:sz="4" w:space="0" w:color="000000"/>
              <w:right w:val="single" w:sz="4" w:space="0" w:color="000000"/>
            </w:tcBorders>
            <w:vAlign w:val="center"/>
          </w:tcPr>
          <w:p w14:paraId="4843EDE6"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p>
        </w:tc>
        <w:tc>
          <w:tcPr>
            <w:tcW w:w="651" w:type="pct"/>
            <w:tcBorders>
              <w:top w:val="single" w:sz="4" w:space="0" w:color="000000"/>
              <w:left w:val="single" w:sz="4" w:space="0" w:color="000000"/>
              <w:right w:val="single" w:sz="4" w:space="0" w:color="000000"/>
            </w:tcBorders>
            <w:vAlign w:val="center"/>
          </w:tcPr>
          <w:p w14:paraId="710A6811" w14:textId="77777777" w:rsidR="00555C19" w:rsidRPr="000D1248" w:rsidRDefault="00555C19" w:rsidP="00555C19">
            <w:pPr>
              <w:pBdr>
                <w:top w:val="nil"/>
                <w:left w:val="nil"/>
                <w:bottom w:val="nil"/>
                <w:right w:val="nil"/>
                <w:between w:val="nil"/>
              </w:pBdr>
              <w:spacing w:line="240" w:lineRule="atLeast"/>
              <w:rPr>
                <w:rFonts w:eastAsia="Times New Roman" w:cs="Times New Roman"/>
              </w:rPr>
            </w:pPr>
          </w:p>
        </w:tc>
        <w:tc>
          <w:tcPr>
            <w:tcW w:w="674" w:type="pct"/>
            <w:tcBorders>
              <w:top w:val="single" w:sz="4" w:space="0" w:color="000000"/>
              <w:left w:val="single" w:sz="4" w:space="0" w:color="000000"/>
              <w:right w:val="single" w:sz="4" w:space="0" w:color="000000"/>
            </w:tcBorders>
            <w:vAlign w:val="center"/>
          </w:tcPr>
          <w:p w14:paraId="37475A60" w14:textId="77777777" w:rsidR="00555C19" w:rsidRPr="000D1248" w:rsidRDefault="00555C19" w:rsidP="00555C19">
            <w:pPr>
              <w:pBdr>
                <w:top w:val="nil"/>
                <w:left w:val="nil"/>
                <w:bottom w:val="nil"/>
                <w:right w:val="nil"/>
                <w:between w:val="nil"/>
              </w:pBdr>
              <w:spacing w:line="240" w:lineRule="atLeast"/>
              <w:rPr>
                <w:rFonts w:eastAsia="Times New Roman" w:cs="Times New Roman"/>
                <w:lang w:val="vi-VN"/>
              </w:rPr>
            </w:pPr>
          </w:p>
        </w:tc>
        <w:tc>
          <w:tcPr>
            <w:tcW w:w="631" w:type="pct"/>
            <w:tcBorders>
              <w:top w:val="single" w:sz="4" w:space="0" w:color="000000"/>
              <w:left w:val="single" w:sz="4" w:space="0" w:color="000000"/>
              <w:right w:val="single" w:sz="4" w:space="0" w:color="000000"/>
            </w:tcBorders>
            <w:vAlign w:val="center"/>
          </w:tcPr>
          <w:p w14:paraId="4762D4A4" w14:textId="77777777" w:rsidR="00555C19" w:rsidRPr="000D1248" w:rsidRDefault="00555C19" w:rsidP="00555C19">
            <w:pPr>
              <w:pBdr>
                <w:top w:val="nil"/>
                <w:left w:val="nil"/>
                <w:bottom w:val="nil"/>
                <w:right w:val="nil"/>
                <w:between w:val="nil"/>
              </w:pBdr>
              <w:spacing w:line="240" w:lineRule="atLeast"/>
              <w:rPr>
                <w:rFonts w:eastAsia="Times New Roman" w:cs="Times New Roman"/>
              </w:rPr>
            </w:pPr>
          </w:p>
        </w:tc>
      </w:tr>
      <w:tr w:rsidR="00555C19" w:rsidRPr="000D1248" w14:paraId="127C9697" w14:textId="77777777" w:rsidTr="00555C19">
        <w:trPr>
          <w:trHeight w:val="20"/>
        </w:trPr>
        <w:tc>
          <w:tcPr>
            <w:tcW w:w="281" w:type="pct"/>
            <w:tcBorders>
              <w:top w:val="single" w:sz="4" w:space="0" w:color="000000"/>
              <w:left w:val="single" w:sz="4" w:space="0" w:color="000000"/>
              <w:bottom w:val="single" w:sz="4" w:space="0" w:color="000000"/>
              <w:right w:val="single" w:sz="4" w:space="0" w:color="000000"/>
            </w:tcBorders>
            <w:vAlign w:val="center"/>
          </w:tcPr>
          <w:p w14:paraId="3290239C"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r w:rsidRPr="000D1248">
              <w:rPr>
                <w:rFonts w:eastAsia="Times New Roman" w:cs="Times New Roman"/>
              </w:rPr>
              <w:t>4</w:t>
            </w:r>
          </w:p>
        </w:tc>
        <w:tc>
          <w:tcPr>
            <w:tcW w:w="1423" w:type="pct"/>
            <w:tcBorders>
              <w:top w:val="single" w:sz="4" w:space="0" w:color="000000"/>
              <w:left w:val="single" w:sz="4" w:space="0" w:color="000000"/>
              <w:bottom w:val="single" w:sz="4" w:space="0" w:color="000000"/>
              <w:right w:val="single" w:sz="4" w:space="0" w:color="000000"/>
            </w:tcBorders>
            <w:vAlign w:val="center"/>
          </w:tcPr>
          <w:p w14:paraId="5EB2D69C"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r w:rsidRPr="000D1248">
              <w:rPr>
                <w:rFonts w:eastAsia="Times New Roman" w:cs="Times New Roman"/>
              </w:rPr>
              <w:t>……………………</w:t>
            </w:r>
          </w:p>
        </w:tc>
        <w:tc>
          <w:tcPr>
            <w:tcW w:w="915" w:type="pct"/>
            <w:tcBorders>
              <w:top w:val="single" w:sz="4" w:space="0" w:color="000000"/>
              <w:left w:val="single" w:sz="4" w:space="0" w:color="000000"/>
              <w:bottom w:val="single" w:sz="4" w:space="0" w:color="000000"/>
              <w:right w:val="single" w:sz="4" w:space="0" w:color="000000"/>
            </w:tcBorders>
            <w:vAlign w:val="center"/>
          </w:tcPr>
          <w:p w14:paraId="0DE00EB1"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p>
        </w:tc>
        <w:tc>
          <w:tcPr>
            <w:tcW w:w="425" w:type="pct"/>
            <w:tcBorders>
              <w:top w:val="single" w:sz="4" w:space="0" w:color="000000"/>
              <w:left w:val="single" w:sz="4" w:space="0" w:color="000000"/>
              <w:bottom w:val="single" w:sz="4" w:space="0" w:color="000000"/>
              <w:right w:val="single" w:sz="4" w:space="0" w:color="000000"/>
            </w:tcBorders>
            <w:vAlign w:val="center"/>
          </w:tcPr>
          <w:p w14:paraId="67A064FB" w14:textId="77777777" w:rsidR="00555C19" w:rsidRPr="000D1248" w:rsidRDefault="00555C19" w:rsidP="00555C19">
            <w:pPr>
              <w:keepNext/>
              <w:pBdr>
                <w:top w:val="nil"/>
                <w:left w:val="nil"/>
                <w:bottom w:val="nil"/>
                <w:right w:val="nil"/>
                <w:between w:val="nil"/>
              </w:pBdr>
              <w:spacing w:line="240" w:lineRule="atLeast"/>
              <w:rPr>
                <w:rFonts w:eastAsia="Times New Roman" w:cs="Times New Roman"/>
              </w:rPr>
            </w:pPr>
          </w:p>
        </w:tc>
        <w:tc>
          <w:tcPr>
            <w:tcW w:w="651" w:type="pct"/>
            <w:tcBorders>
              <w:left w:val="single" w:sz="4" w:space="0" w:color="000000"/>
              <w:right w:val="single" w:sz="4" w:space="0" w:color="000000"/>
            </w:tcBorders>
          </w:tcPr>
          <w:p w14:paraId="0F4ED25E" w14:textId="77777777" w:rsidR="00555C19" w:rsidRPr="000D1248" w:rsidRDefault="00555C19" w:rsidP="00555C19">
            <w:pPr>
              <w:pBdr>
                <w:top w:val="nil"/>
                <w:left w:val="nil"/>
                <w:bottom w:val="nil"/>
                <w:right w:val="nil"/>
                <w:between w:val="nil"/>
              </w:pBdr>
              <w:spacing w:line="240" w:lineRule="atLeast"/>
              <w:rPr>
                <w:rFonts w:eastAsia="Times New Roman" w:cs="Times New Roman"/>
              </w:rPr>
            </w:pPr>
          </w:p>
        </w:tc>
        <w:tc>
          <w:tcPr>
            <w:tcW w:w="674" w:type="pct"/>
            <w:tcBorders>
              <w:left w:val="single" w:sz="4" w:space="0" w:color="000000"/>
              <w:right w:val="single" w:sz="4" w:space="0" w:color="000000"/>
            </w:tcBorders>
            <w:vAlign w:val="center"/>
          </w:tcPr>
          <w:p w14:paraId="5DE92A2D" w14:textId="77777777" w:rsidR="00555C19" w:rsidRPr="000D1248" w:rsidRDefault="00555C19" w:rsidP="00555C19">
            <w:pPr>
              <w:pBdr>
                <w:top w:val="nil"/>
                <w:left w:val="nil"/>
                <w:bottom w:val="nil"/>
                <w:right w:val="nil"/>
                <w:between w:val="nil"/>
              </w:pBdr>
              <w:spacing w:line="240" w:lineRule="atLeast"/>
              <w:rPr>
                <w:rFonts w:eastAsia="Times New Roman" w:cs="Times New Roman"/>
                <w:lang w:val="vi-VN"/>
              </w:rPr>
            </w:pPr>
          </w:p>
        </w:tc>
        <w:tc>
          <w:tcPr>
            <w:tcW w:w="631" w:type="pct"/>
            <w:tcBorders>
              <w:left w:val="single" w:sz="4" w:space="0" w:color="000000"/>
              <w:right w:val="single" w:sz="4" w:space="0" w:color="000000"/>
            </w:tcBorders>
            <w:vAlign w:val="center"/>
          </w:tcPr>
          <w:p w14:paraId="5503EBDE" w14:textId="77777777" w:rsidR="00555C19" w:rsidRPr="000D1248" w:rsidRDefault="00555C19" w:rsidP="00555C19">
            <w:pPr>
              <w:pBdr>
                <w:top w:val="nil"/>
                <w:left w:val="nil"/>
                <w:bottom w:val="nil"/>
                <w:right w:val="nil"/>
                <w:between w:val="nil"/>
              </w:pBdr>
              <w:spacing w:line="240" w:lineRule="atLeast"/>
              <w:rPr>
                <w:rFonts w:eastAsia="Times New Roman" w:cs="Times New Roman"/>
              </w:rPr>
            </w:pPr>
          </w:p>
        </w:tc>
      </w:tr>
    </w:tbl>
    <w:p w14:paraId="50A9EAC2" w14:textId="77777777" w:rsidR="00555C19" w:rsidRPr="000D1248" w:rsidRDefault="00555C19" w:rsidP="00555C19">
      <w:pPr>
        <w:pStyle w:val="Heading2"/>
        <w:spacing w:before="60"/>
        <w:rPr>
          <w:rFonts w:ascii="Times New Roman" w:hAnsi="Times New Roman"/>
          <w:b w:val="0"/>
          <w:bCs w:val="0"/>
          <w:i w:val="0"/>
          <w:iCs w:val="0"/>
          <w:szCs w:val="26"/>
        </w:rPr>
      </w:pPr>
      <w:bookmarkStart w:id="50" w:name="_Toc105103406"/>
      <w:bookmarkStart w:id="51" w:name="_Toc132127638"/>
      <w:r w:rsidRPr="000D1248">
        <w:rPr>
          <w:rFonts w:ascii="Times New Roman" w:hAnsi="Times New Roman"/>
          <w:b w:val="0"/>
          <w:bCs w:val="0"/>
          <w:iCs w:val="0"/>
          <w:szCs w:val="26"/>
        </w:rPr>
        <w:t>2.2.3. Thư viện, giáo trình, sách, tài liệu học tập, tài liệu tham khảo</w:t>
      </w:r>
      <w:bookmarkEnd w:id="50"/>
      <w:r w:rsidRPr="000D1248">
        <w:rPr>
          <w:rFonts w:ascii="Times New Roman" w:hAnsi="Times New Roman"/>
          <w:b w:val="0"/>
          <w:bCs w:val="0"/>
          <w:iCs w:val="0"/>
          <w:szCs w:val="26"/>
        </w:rPr>
        <w:t xml:space="preserve"> liên quan ngành mở mới</w:t>
      </w:r>
      <w:bookmarkEnd w:id="51"/>
    </w:p>
    <w:p w14:paraId="219FEE65" w14:textId="77777777" w:rsidR="00555C19" w:rsidRPr="000D1248" w:rsidRDefault="00555C19" w:rsidP="00555C19">
      <w:pPr>
        <w:pBdr>
          <w:top w:val="nil"/>
          <w:left w:val="nil"/>
          <w:bottom w:val="nil"/>
          <w:right w:val="nil"/>
          <w:between w:val="nil"/>
        </w:pBdr>
        <w:tabs>
          <w:tab w:val="left" w:pos="284"/>
          <w:tab w:val="left" w:pos="851"/>
        </w:tabs>
        <w:jc w:val="both"/>
        <w:rPr>
          <w:rFonts w:eastAsia="Times New Roman" w:cs="Times New Roman"/>
          <w:i/>
        </w:rPr>
      </w:pPr>
      <w:r w:rsidRPr="000D1248">
        <w:rPr>
          <w:rFonts w:eastAsia="Times New Roman" w:cs="Times New Roman"/>
          <w:i/>
        </w:rPr>
        <w:t>a) Thư viện</w:t>
      </w:r>
    </w:p>
    <w:p w14:paraId="0F894AF9" w14:textId="1592C6A4" w:rsidR="00555C19" w:rsidRPr="000D1248" w:rsidRDefault="00555C19" w:rsidP="00555C19">
      <w:pPr>
        <w:pBdr>
          <w:top w:val="nil"/>
          <w:left w:val="nil"/>
          <w:bottom w:val="nil"/>
          <w:right w:val="nil"/>
          <w:between w:val="nil"/>
        </w:pBdr>
        <w:tabs>
          <w:tab w:val="left" w:pos="284"/>
          <w:tab w:val="left" w:pos="851"/>
        </w:tabs>
        <w:jc w:val="both"/>
        <w:rPr>
          <w:rFonts w:eastAsia="Times New Roman" w:cs="Times New Roman"/>
          <w:i/>
        </w:rPr>
      </w:pPr>
      <w:r w:rsidRPr="000D1248">
        <w:rPr>
          <w:rFonts w:eastAsia="Times New Roman" w:cs="Times New Roman"/>
          <w:i/>
        </w:rPr>
        <w:t>b) Sách, giáo trình, TLHT</w:t>
      </w:r>
      <w:r w:rsidR="009F0312" w:rsidRPr="000D1248">
        <w:rPr>
          <w:rFonts w:eastAsia="Times New Roman" w:cs="Times New Roman"/>
          <w:i/>
        </w:rPr>
        <w:t xml:space="preserve"> </w:t>
      </w:r>
      <w:r w:rsidR="009F0312" w:rsidRPr="000D1248">
        <w:rPr>
          <w:rStyle w:val="FootnoteReference"/>
          <w:rFonts w:eastAsia="Times New Roman" w:cs="Times New Roman"/>
          <w:i/>
        </w:rPr>
        <w:footnoteReference w:id="3"/>
      </w:r>
    </w:p>
    <w:p w14:paraId="210DE15D" w14:textId="77777777" w:rsidR="00555C19" w:rsidRPr="000D1248" w:rsidRDefault="00555C19" w:rsidP="00555C19">
      <w:pPr>
        <w:ind w:firstLine="720"/>
        <w:jc w:val="both"/>
        <w:rPr>
          <w:rFonts w:eastAsia="Times New Roman" w:cs="Times New Roman"/>
          <w:b/>
          <w:bCs/>
          <w:lang w:val="vi-VN"/>
        </w:rPr>
      </w:pPr>
    </w:p>
    <w:tbl>
      <w:tblPr>
        <w:tblpPr w:leftFromText="180" w:rightFromText="180" w:vertAnchor="text" w:tblpY="1"/>
        <w:tblOverlap w:val="never"/>
        <w:tblW w:w="49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
        <w:gridCol w:w="2517"/>
        <w:gridCol w:w="1602"/>
        <w:gridCol w:w="1877"/>
        <w:gridCol w:w="1324"/>
        <w:gridCol w:w="1532"/>
      </w:tblGrid>
      <w:tr w:rsidR="009F0312" w:rsidRPr="000D1248" w14:paraId="0B5F1D70" w14:textId="77777777" w:rsidTr="009F0312">
        <w:tc>
          <w:tcPr>
            <w:tcW w:w="453" w:type="pct"/>
            <w:shd w:val="clear" w:color="000000" w:fill="DEEAF6"/>
            <w:vAlign w:val="center"/>
            <w:hideMark/>
          </w:tcPr>
          <w:p w14:paraId="2C8B7B63" w14:textId="77777777" w:rsidR="009F0312" w:rsidRPr="000D1248" w:rsidRDefault="009F0312" w:rsidP="00555C19">
            <w:pPr>
              <w:spacing w:line="240" w:lineRule="atLeast"/>
              <w:rPr>
                <w:rFonts w:eastAsia="Times New Roman" w:cs="Times New Roman"/>
                <w:b/>
                <w:bCs/>
              </w:rPr>
            </w:pPr>
            <w:r w:rsidRPr="000D1248">
              <w:rPr>
                <w:rFonts w:eastAsia="Times New Roman" w:cs="Times New Roman"/>
                <w:b/>
                <w:bCs/>
              </w:rPr>
              <w:t>STT</w:t>
            </w:r>
          </w:p>
        </w:tc>
        <w:tc>
          <w:tcPr>
            <w:tcW w:w="1293" w:type="pct"/>
            <w:shd w:val="clear" w:color="000000" w:fill="DEEAF6"/>
            <w:vAlign w:val="center"/>
            <w:hideMark/>
          </w:tcPr>
          <w:p w14:paraId="7E094D31" w14:textId="77777777" w:rsidR="009F0312" w:rsidRPr="000D1248" w:rsidRDefault="009F0312" w:rsidP="00555C19">
            <w:pPr>
              <w:spacing w:line="240" w:lineRule="atLeast"/>
              <w:rPr>
                <w:rFonts w:eastAsia="Times New Roman" w:cs="Times New Roman"/>
                <w:b/>
                <w:bCs/>
              </w:rPr>
            </w:pPr>
            <w:r w:rsidRPr="000D1248">
              <w:rPr>
                <w:rFonts w:eastAsia="Times New Roman" w:cs="Times New Roman"/>
                <w:b/>
                <w:bCs/>
              </w:rPr>
              <w:t>Tên giáo trình/ sách</w:t>
            </w:r>
          </w:p>
        </w:tc>
        <w:tc>
          <w:tcPr>
            <w:tcW w:w="823" w:type="pct"/>
            <w:shd w:val="clear" w:color="000000" w:fill="DEEAF6"/>
            <w:vAlign w:val="center"/>
            <w:hideMark/>
          </w:tcPr>
          <w:p w14:paraId="45E354E6" w14:textId="77777777" w:rsidR="009F0312" w:rsidRPr="000D1248" w:rsidRDefault="009F0312" w:rsidP="00555C19">
            <w:pPr>
              <w:spacing w:line="240" w:lineRule="atLeast"/>
              <w:rPr>
                <w:rFonts w:eastAsia="Times New Roman" w:cs="Times New Roman"/>
                <w:b/>
                <w:bCs/>
              </w:rPr>
            </w:pPr>
            <w:r w:rsidRPr="000D1248">
              <w:rPr>
                <w:rFonts w:eastAsia="Times New Roman" w:cs="Times New Roman"/>
                <w:b/>
                <w:bCs/>
              </w:rPr>
              <w:t>Tên tác giả</w:t>
            </w:r>
          </w:p>
        </w:tc>
        <w:tc>
          <w:tcPr>
            <w:tcW w:w="964" w:type="pct"/>
            <w:shd w:val="clear" w:color="000000" w:fill="DEEAF6"/>
            <w:vAlign w:val="center"/>
            <w:hideMark/>
          </w:tcPr>
          <w:p w14:paraId="3D3CDE63" w14:textId="77777777" w:rsidR="009F0312" w:rsidRPr="000D1248" w:rsidRDefault="009F0312" w:rsidP="00555C19">
            <w:pPr>
              <w:spacing w:line="240" w:lineRule="atLeast"/>
              <w:rPr>
                <w:rFonts w:eastAsia="Times New Roman" w:cs="Times New Roman"/>
                <w:b/>
                <w:bCs/>
              </w:rPr>
            </w:pPr>
            <w:r w:rsidRPr="000D1248">
              <w:rPr>
                <w:rFonts w:eastAsia="Times New Roman" w:cs="Times New Roman"/>
                <w:b/>
                <w:bCs/>
              </w:rPr>
              <w:t>Nhà xuất bản, năm xuất bản, nước</w:t>
            </w:r>
          </w:p>
        </w:tc>
        <w:tc>
          <w:tcPr>
            <w:tcW w:w="680" w:type="pct"/>
            <w:shd w:val="clear" w:color="000000" w:fill="DEEAF6"/>
            <w:vAlign w:val="center"/>
            <w:hideMark/>
          </w:tcPr>
          <w:p w14:paraId="632C45D8" w14:textId="77777777" w:rsidR="009F0312" w:rsidRPr="000D1248" w:rsidRDefault="009F0312" w:rsidP="00555C19">
            <w:pPr>
              <w:spacing w:line="240" w:lineRule="atLeast"/>
              <w:rPr>
                <w:rFonts w:eastAsia="Times New Roman" w:cs="Times New Roman"/>
                <w:b/>
                <w:bCs/>
              </w:rPr>
            </w:pPr>
            <w:r w:rsidRPr="000D1248">
              <w:rPr>
                <w:rFonts w:eastAsia="Times New Roman" w:cs="Times New Roman"/>
                <w:b/>
                <w:bCs/>
              </w:rPr>
              <w:t>Số lượng bản</w:t>
            </w:r>
          </w:p>
        </w:tc>
        <w:tc>
          <w:tcPr>
            <w:tcW w:w="788" w:type="pct"/>
            <w:shd w:val="clear" w:color="000000" w:fill="DEEAF6"/>
            <w:vAlign w:val="center"/>
            <w:hideMark/>
          </w:tcPr>
          <w:p w14:paraId="3918E6E8" w14:textId="77777777" w:rsidR="009F0312" w:rsidRPr="000D1248" w:rsidRDefault="009F0312" w:rsidP="00555C19">
            <w:pPr>
              <w:spacing w:line="240" w:lineRule="atLeast"/>
              <w:rPr>
                <w:rFonts w:eastAsia="Times New Roman" w:cs="Times New Roman"/>
                <w:b/>
                <w:bCs/>
              </w:rPr>
            </w:pPr>
            <w:r w:rsidRPr="000D1248">
              <w:rPr>
                <w:rFonts w:eastAsia="Times New Roman" w:cs="Times New Roman"/>
                <w:b/>
                <w:bCs/>
              </w:rPr>
              <w:t>Ghi chú</w:t>
            </w:r>
          </w:p>
        </w:tc>
      </w:tr>
      <w:tr w:rsidR="009F0312" w:rsidRPr="000D1248" w14:paraId="52C6BB8C" w14:textId="77777777" w:rsidTr="009F0312">
        <w:tc>
          <w:tcPr>
            <w:tcW w:w="453" w:type="pct"/>
            <w:vAlign w:val="center"/>
            <w:hideMark/>
          </w:tcPr>
          <w:p w14:paraId="5AF90C48" w14:textId="77777777" w:rsidR="009F0312" w:rsidRPr="000D1248" w:rsidRDefault="009F0312" w:rsidP="00555C19">
            <w:pPr>
              <w:spacing w:line="240" w:lineRule="atLeast"/>
              <w:rPr>
                <w:rFonts w:eastAsia="Times New Roman" w:cs="Times New Roman"/>
              </w:rPr>
            </w:pPr>
            <w:r w:rsidRPr="000D1248">
              <w:rPr>
                <w:rFonts w:eastAsia="Times New Roman" w:cs="Times New Roman"/>
              </w:rPr>
              <w:t>(1)</w:t>
            </w:r>
          </w:p>
        </w:tc>
        <w:tc>
          <w:tcPr>
            <w:tcW w:w="1293" w:type="pct"/>
            <w:vAlign w:val="center"/>
            <w:hideMark/>
          </w:tcPr>
          <w:p w14:paraId="1F5901A5" w14:textId="77777777" w:rsidR="009F0312" w:rsidRPr="000D1248" w:rsidRDefault="009F0312" w:rsidP="00555C19">
            <w:pPr>
              <w:spacing w:line="240" w:lineRule="atLeast"/>
              <w:rPr>
                <w:rFonts w:eastAsia="Times New Roman" w:cs="Times New Roman"/>
              </w:rPr>
            </w:pPr>
            <w:r w:rsidRPr="000D1248">
              <w:rPr>
                <w:rFonts w:eastAsia="Times New Roman" w:cs="Times New Roman"/>
              </w:rPr>
              <w:t>(2)</w:t>
            </w:r>
          </w:p>
        </w:tc>
        <w:tc>
          <w:tcPr>
            <w:tcW w:w="823" w:type="pct"/>
            <w:vAlign w:val="center"/>
            <w:hideMark/>
          </w:tcPr>
          <w:p w14:paraId="34A0E877" w14:textId="77777777" w:rsidR="009F0312" w:rsidRPr="000D1248" w:rsidRDefault="009F0312" w:rsidP="00555C19">
            <w:pPr>
              <w:spacing w:line="240" w:lineRule="atLeast"/>
              <w:rPr>
                <w:rFonts w:eastAsia="Times New Roman" w:cs="Times New Roman"/>
              </w:rPr>
            </w:pPr>
            <w:r w:rsidRPr="000D1248">
              <w:rPr>
                <w:rFonts w:eastAsia="Times New Roman" w:cs="Times New Roman"/>
              </w:rPr>
              <w:t>(3)</w:t>
            </w:r>
          </w:p>
        </w:tc>
        <w:tc>
          <w:tcPr>
            <w:tcW w:w="964" w:type="pct"/>
            <w:vAlign w:val="center"/>
            <w:hideMark/>
          </w:tcPr>
          <w:p w14:paraId="1C02E8B0" w14:textId="77777777" w:rsidR="009F0312" w:rsidRPr="000D1248" w:rsidRDefault="009F0312" w:rsidP="00555C19">
            <w:pPr>
              <w:spacing w:line="240" w:lineRule="atLeast"/>
              <w:rPr>
                <w:rFonts w:eastAsia="Times New Roman" w:cs="Times New Roman"/>
              </w:rPr>
            </w:pPr>
            <w:r w:rsidRPr="000D1248">
              <w:rPr>
                <w:rFonts w:eastAsia="Times New Roman" w:cs="Times New Roman"/>
              </w:rPr>
              <w:t>(4)</w:t>
            </w:r>
          </w:p>
        </w:tc>
        <w:tc>
          <w:tcPr>
            <w:tcW w:w="680" w:type="pct"/>
            <w:vAlign w:val="center"/>
            <w:hideMark/>
          </w:tcPr>
          <w:p w14:paraId="36A5580B" w14:textId="77777777" w:rsidR="009F0312" w:rsidRPr="000D1248" w:rsidRDefault="009F0312" w:rsidP="00555C19">
            <w:pPr>
              <w:spacing w:line="240" w:lineRule="atLeast"/>
              <w:rPr>
                <w:rFonts w:eastAsia="Times New Roman" w:cs="Times New Roman"/>
              </w:rPr>
            </w:pPr>
            <w:r w:rsidRPr="000D1248">
              <w:rPr>
                <w:rFonts w:eastAsia="Times New Roman" w:cs="Times New Roman"/>
              </w:rPr>
              <w:t>(5)</w:t>
            </w:r>
          </w:p>
        </w:tc>
        <w:tc>
          <w:tcPr>
            <w:tcW w:w="788" w:type="pct"/>
            <w:vAlign w:val="center"/>
            <w:hideMark/>
          </w:tcPr>
          <w:p w14:paraId="35DBF806" w14:textId="77777777" w:rsidR="009F0312" w:rsidRPr="000D1248" w:rsidRDefault="009F0312" w:rsidP="00555C19">
            <w:pPr>
              <w:spacing w:line="240" w:lineRule="atLeast"/>
              <w:rPr>
                <w:rFonts w:eastAsia="Times New Roman" w:cs="Times New Roman"/>
              </w:rPr>
            </w:pPr>
            <w:r w:rsidRPr="000D1248">
              <w:rPr>
                <w:rFonts w:eastAsia="Times New Roman" w:cs="Times New Roman"/>
              </w:rPr>
              <w:t>(9)</w:t>
            </w:r>
          </w:p>
        </w:tc>
      </w:tr>
      <w:tr w:rsidR="009F0312" w:rsidRPr="000D1248" w14:paraId="19F66DA2" w14:textId="77777777" w:rsidTr="009F0312">
        <w:tc>
          <w:tcPr>
            <w:tcW w:w="453" w:type="pct"/>
            <w:vAlign w:val="center"/>
            <w:hideMark/>
          </w:tcPr>
          <w:p w14:paraId="2D15C905" w14:textId="77777777" w:rsidR="009F0312" w:rsidRPr="000D1248" w:rsidRDefault="009F0312" w:rsidP="00555C19">
            <w:pPr>
              <w:spacing w:line="240" w:lineRule="atLeast"/>
              <w:rPr>
                <w:rFonts w:eastAsia="Times New Roman" w:cs="Times New Roman"/>
              </w:rPr>
            </w:pPr>
            <w:r w:rsidRPr="000D1248">
              <w:rPr>
                <w:rFonts w:eastAsia="Calibri" w:cs="Times New Roman"/>
              </w:rPr>
              <w:t>1</w:t>
            </w:r>
          </w:p>
        </w:tc>
        <w:tc>
          <w:tcPr>
            <w:tcW w:w="1293" w:type="pct"/>
            <w:vAlign w:val="center"/>
            <w:hideMark/>
          </w:tcPr>
          <w:p w14:paraId="37CD9285" w14:textId="77777777" w:rsidR="009F0312" w:rsidRPr="000D1248" w:rsidRDefault="009F0312" w:rsidP="00555C19">
            <w:pPr>
              <w:spacing w:line="240" w:lineRule="atLeast"/>
              <w:rPr>
                <w:rFonts w:eastAsia="Times New Roman" w:cs="Times New Roman"/>
              </w:rPr>
            </w:pPr>
            <w:r w:rsidRPr="000D1248">
              <w:rPr>
                <w:rFonts w:eastAsia="Times New Roman" w:cs="Times New Roman"/>
              </w:rPr>
              <w:t>Giáo trình Triết học Mác - Lênin</w:t>
            </w:r>
          </w:p>
        </w:tc>
        <w:tc>
          <w:tcPr>
            <w:tcW w:w="823" w:type="pct"/>
            <w:vAlign w:val="center"/>
            <w:hideMark/>
          </w:tcPr>
          <w:p w14:paraId="647AB9A7" w14:textId="77777777" w:rsidR="009F0312" w:rsidRPr="000D1248" w:rsidRDefault="009F0312" w:rsidP="00555C19">
            <w:pPr>
              <w:spacing w:line="240" w:lineRule="atLeast"/>
              <w:rPr>
                <w:rFonts w:eastAsia="Times New Roman" w:cs="Times New Roman"/>
              </w:rPr>
            </w:pPr>
            <w:r w:rsidRPr="000D1248">
              <w:rPr>
                <w:rFonts w:eastAsia="Times New Roman" w:cs="Times New Roman"/>
              </w:rPr>
              <w:t>Bộ Giáo dục và Đào tạo</w:t>
            </w:r>
          </w:p>
        </w:tc>
        <w:tc>
          <w:tcPr>
            <w:tcW w:w="964" w:type="pct"/>
            <w:vAlign w:val="center"/>
            <w:hideMark/>
          </w:tcPr>
          <w:p w14:paraId="5331247E" w14:textId="77777777" w:rsidR="009F0312" w:rsidRPr="000D1248" w:rsidRDefault="009F0312" w:rsidP="00555C19">
            <w:pPr>
              <w:spacing w:line="240" w:lineRule="atLeast"/>
              <w:rPr>
                <w:rFonts w:eastAsia="Times New Roman" w:cs="Times New Roman"/>
              </w:rPr>
            </w:pPr>
            <w:r w:rsidRPr="000D1248">
              <w:rPr>
                <w:rFonts w:eastAsia="Times New Roman" w:cs="Times New Roman"/>
              </w:rPr>
              <w:t>NXB Chính trị Quốc gia, 2019, Hà Nội.</w:t>
            </w:r>
          </w:p>
        </w:tc>
        <w:tc>
          <w:tcPr>
            <w:tcW w:w="680" w:type="pct"/>
            <w:vAlign w:val="center"/>
            <w:hideMark/>
          </w:tcPr>
          <w:p w14:paraId="1F51D409" w14:textId="77777777" w:rsidR="009F0312" w:rsidRPr="000D1248" w:rsidRDefault="009F0312" w:rsidP="00555C19">
            <w:pPr>
              <w:spacing w:line="240" w:lineRule="atLeast"/>
              <w:rPr>
                <w:rFonts w:eastAsia="Times New Roman" w:cs="Times New Roman"/>
              </w:rPr>
            </w:pPr>
            <w:r w:rsidRPr="000D1248">
              <w:rPr>
                <w:rFonts w:eastAsia="Times New Roman" w:cs="Times New Roman"/>
              </w:rPr>
              <w:t>5</w:t>
            </w:r>
          </w:p>
        </w:tc>
        <w:tc>
          <w:tcPr>
            <w:tcW w:w="788" w:type="pct"/>
            <w:vMerge w:val="restart"/>
            <w:vAlign w:val="center"/>
            <w:hideMark/>
          </w:tcPr>
          <w:p w14:paraId="34B4DFB2" w14:textId="77777777" w:rsidR="009F0312" w:rsidRPr="000D1248" w:rsidRDefault="009F0312" w:rsidP="00555C19">
            <w:pPr>
              <w:spacing w:line="240" w:lineRule="atLeast"/>
              <w:rPr>
                <w:rFonts w:eastAsia="Times New Roman" w:cs="Times New Roman"/>
              </w:rPr>
            </w:pPr>
          </w:p>
        </w:tc>
      </w:tr>
      <w:tr w:rsidR="009F0312" w:rsidRPr="000D1248" w14:paraId="2886DD6A" w14:textId="77777777" w:rsidTr="009F0312">
        <w:tc>
          <w:tcPr>
            <w:tcW w:w="453" w:type="pct"/>
            <w:vAlign w:val="center"/>
            <w:hideMark/>
          </w:tcPr>
          <w:p w14:paraId="1DD89BA6" w14:textId="77777777" w:rsidR="009F0312" w:rsidRPr="000D1248" w:rsidRDefault="009F0312" w:rsidP="00555C19">
            <w:pPr>
              <w:spacing w:line="240" w:lineRule="atLeast"/>
              <w:rPr>
                <w:rFonts w:eastAsia="Times New Roman" w:cs="Times New Roman"/>
              </w:rPr>
            </w:pPr>
            <w:r w:rsidRPr="000D1248">
              <w:rPr>
                <w:rFonts w:eastAsia="Calibri" w:cs="Times New Roman"/>
              </w:rPr>
              <w:t>2</w:t>
            </w:r>
          </w:p>
        </w:tc>
        <w:tc>
          <w:tcPr>
            <w:tcW w:w="1293" w:type="pct"/>
            <w:vAlign w:val="center"/>
            <w:hideMark/>
          </w:tcPr>
          <w:p w14:paraId="19D7E0D6" w14:textId="77777777" w:rsidR="009F0312" w:rsidRPr="000D1248" w:rsidRDefault="009F0312" w:rsidP="00555C19">
            <w:pPr>
              <w:spacing w:line="240" w:lineRule="atLeast"/>
              <w:rPr>
                <w:rFonts w:eastAsia="Times New Roman" w:cs="Times New Roman"/>
              </w:rPr>
            </w:pPr>
            <w:r w:rsidRPr="000D1248">
              <w:rPr>
                <w:rFonts w:eastAsia="Times New Roman" w:cs="Times New Roman"/>
              </w:rPr>
              <w:t>Tài liệu học tập học phần những nguyên lý cơ bản của chủ nghĩa Mác - Lênin 1</w:t>
            </w:r>
          </w:p>
        </w:tc>
        <w:tc>
          <w:tcPr>
            <w:tcW w:w="823" w:type="pct"/>
            <w:vAlign w:val="center"/>
            <w:hideMark/>
          </w:tcPr>
          <w:p w14:paraId="09D927B2" w14:textId="77777777" w:rsidR="009F0312" w:rsidRPr="000D1248" w:rsidRDefault="009F0312" w:rsidP="00555C19">
            <w:pPr>
              <w:spacing w:line="240" w:lineRule="atLeast"/>
              <w:rPr>
                <w:rFonts w:eastAsia="Times New Roman" w:cs="Times New Roman"/>
              </w:rPr>
            </w:pPr>
            <w:r w:rsidRPr="000D1248">
              <w:rPr>
                <w:rFonts w:eastAsia="Times New Roman" w:cs="Times New Roman"/>
              </w:rPr>
              <w:t>Đại học Kinh tế - Kỹ thuật công nghiệp</w:t>
            </w:r>
          </w:p>
        </w:tc>
        <w:tc>
          <w:tcPr>
            <w:tcW w:w="964" w:type="pct"/>
            <w:vAlign w:val="center"/>
            <w:hideMark/>
          </w:tcPr>
          <w:p w14:paraId="6AD482BF" w14:textId="77777777" w:rsidR="009F0312" w:rsidRPr="000D1248" w:rsidRDefault="009F0312" w:rsidP="00555C19">
            <w:pPr>
              <w:spacing w:line="240" w:lineRule="atLeast"/>
              <w:rPr>
                <w:rFonts w:eastAsia="Times New Roman" w:cs="Times New Roman"/>
              </w:rPr>
            </w:pPr>
            <w:r w:rsidRPr="000D1248">
              <w:rPr>
                <w:rFonts w:eastAsia="Times New Roman" w:cs="Times New Roman"/>
              </w:rPr>
              <w:t>Nội bộ, 2019.</w:t>
            </w:r>
          </w:p>
        </w:tc>
        <w:tc>
          <w:tcPr>
            <w:tcW w:w="680" w:type="pct"/>
            <w:vAlign w:val="center"/>
            <w:hideMark/>
          </w:tcPr>
          <w:p w14:paraId="75A8C43B" w14:textId="77777777" w:rsidR="009F0312" w:rsidRPr="000D1248" w:rsidRDefault="009F0312" w:rsidP="00555C19">
            <w:pPr>
              <w:spacing w:line="240" w:lineRule="atLeast"/>
              <w:rPr>
                <w:rFonts w:eastAsia="Times New Roman" w:cs="Times New Roman"/>
              </w:rPr>
            </w:pPr>
            <w:r w:rsidRPr="000D1248">
              <w:rPr>
                <w:rFonts w:eastAsia="Times New Roman" w:cs="Times New Roman"/>
              </w:rPr>
              <w:t>5</w:t>
            </w:r>
          </w:p>
        </w:tc>
        <w:tc>
          <w:tcPr>
            <w:tcW w:w="788" w:type="pct"/>
            <w:vMerge/>
            <w:vAlign w:val="center"/>
            <w:hideMark/>
          </w:tcPr>
          <w:p w14:paraId="6656BC68" w14:textId="77777777" w:rsidR="009F0312" w:rsidRPr="000D1248" w:rsidRDefault="009F0312" w:rsidP="00555C19">
            <w:pPr>
              <w:spacing w:line="240" w:lineRule="atLeast"/>
              <w:rPr>
                <w:rFonts w:eastAsia="Times New Roman" w:cs="Times New Roman"/>
              </w:rPr>
            </w:pPr>
          </w:p>
        </w:tc>
      </w:tr>
      <w:tr w:rsidR="009F0312" w:rsidRPr="000D1248" w14:paraId="06A5999D" w14:textId="77777777" w:rsidTr="009F0312">
        <w:tc>
          <w:tcPr>
            <w:tcW w:w="453" w:type="pct"/>
            <w:vAlign w:val="center"/>
            <w:hideMark/>
          </w:tcPr>
          <w:p w14:paraId="58E8FA1B" w14:textId="77777777" w:rsidR="009F0312" w:rsidRPr="000D1248" w:rsidRDefault="009F0312" w:rsidP="00555C19">
            <w:pPr>
              <w:spacing w:line="240" w:lineRule="atLeast"/>
              <w:rPr>
                <w:rFonts w:eastAsia="Times New Roman" w:cs="Times New Roman"/>
              </w:rPr>
            </w:pPr>
            <w:r w:rsidRPr="000D1248">
              <w:rPr>
                <w:rFonts w:eastAsia="Calibri" w:cs="Times New Roman"/>
              </w:rPr>
              <w:t>3</w:t>
            </w:r>
          </w:p>
        </w:tc>
        <w:tc>
          <w:tcPr>
            <w:tcW w:w="1293" w:type="pct"/>
            <w:vAlign w:val="center"/>
          </w:tcPr>
          <w:p w14:paraId="7CCFCC66" w14:textId="77777777" w:rsidR="009F0312" w:rsidRPr="000D1248" w:rsidRDefault="009F0312" w:rsidP="00555C19">
            <w:pPr>
              <w:spacing w:line="240" w:lineRule="atLeast"/>
              <w:rPr>
                <w:rFonts w:eastAsia="Times New Roman" w:cs="Times New Roman"/>
              </w:rPr>
            </w:pPr>
            <w:r w:rsidRPr="000D1248">
              <w:rPr>
                <w:rFonts w:eastAsia="Times New Roman" w:cs="Times New Roman"/>
              </w:rPr>
              <w:t>….</w:t>
            </w:r>
          </w:p>
        </w:tc>
        <w:tc>
          <w:tcPr>
            <w:tcW w:w="823" w:type="pct"/>
            <w:vAlign w:val="center"/>
          </w:tcPr>
          <w:p w14:paraId="4AE16927" w14:textId="77777777" w:rsidR="009F0312" w:rsidRPr="000D1248" w:rsidRDefault="009F0312" w:rsidP="00555C19">
            <w:pPr>
              <w:spacing w:line="240" w:lineRule="atLeast"/>
              <w:rPr>
                <w:rFonts w:eastAsia="Times New Roman" w:cs="Times New Roman"/>
              </w:rPr>
            </w:pPr>
            <w:r w:rsidRPr="000D1248">
              <w:rPr>
                <w:rFonts w:eastAsia="Times New Roman" w:cs="Times New Roman"/>
              </w:rPr>
              <w:t>….</w:t>
            </w:r>
          </w:p>
        </w:tc>
        <w:tc>
          <w:tcPr>
            <w:tcW w:w="964" w:type="pct"/>
            <w:vAlign w:val="center"/>
          </w:tcPr>
          <w:p w14:paraId="448BE000" w14:textId="77777777" w:rsidR="009F0312" w:rsidRPr="000D1248" w:rsidRDefault="009F0312" w:rsidP="00555C19">
            <w:pPr>
              <w:spacing w:line="240" w:lineRule="atLeast"/>
              <w:rPr>
                <w:rFonts w:eastAsia="Times New Roman" w:cs="Times New Roman"/>
              </w:rPr>
            </w:pPr>
            <w:r w:rsidRPr="000D1248">
              <w:rPr>
                <w:rFonts w:eastAsia="Times New Roman" w:cs="Times New Roman"/>
              </w:rPr>
              <w:t>…..</w:t>
            </w:r>
          </w:p>
        </w:tc>
        <w:tc>
          <w:tcPr>
            <w:tcW w:w="680" w:type="pct"/>
            <w:vAlign w:val="center"/>
          </w:tcPr>
          <w:p w14:paraId="451D29E1" w14:textId="77777777" w:rsidR="009F0312" w:rsidRPr="000D1248" w:rsidRDefault="009F0312" w:rsidP="00555C19">
            <w:pPr>
              <w:spacing w:line="240" w:lineRule="atLeast"/>
              <w:rPr>
                <w:rFonts w:eastAsia="Times New Roman" w:cs="Times New Roman"/>
              </w:rPr>
            </w:pPr>
            <w:r w:rsidRPr="000D1248">
              <w:rPr>
                <w:rFonts w:eastAsia="Times New Roman" w:cs="Times New Roman"/>
              </w:rPr>
              <w:t>…..</w:t>
            </w:r>
          </w:p>
        </w:tc>
        <w:tc>
          <w:tcPr>
            <w:tcW w:w="788" w:type="pct"/>
            <w:vAlign w:val="center"/>
          </w:tcPr>
          <w:p w14:paraId="474D96F9" w14:textId="77777777" w:rsidR="009F0312" w:rsidRPr="000D1248" w:rsidRDefault="009F0312" w:rsidP="00555C19">
            <w:pPr>
              <w:spacing w:line="240" w:lineRule="atLeast"/>
              <w:rPr>
                <w:rFonts w:eastAsia="Times New Roman" w:cs="Times New Roman"/>
              </w:rPr>
            </w:pPr>
          </w:p>
        </w:tc>
      </w:tr>
    </w:tbl>
    <w:p w14:paraId="1A02D6A2" w14:textId="77777777" w:rsidR="00555C19" w:rsidRPr="000D1248" w:rsidRDefault="00555C19" w:rsidP="00555C19">
      <w:pPr>
        <w:pStyle w:val="Heading2"/>
        <w:rPr>
          <w:rFonts w:ascii="Times New Roman" w:hAnsi="Times New Roman"/>
          <w:szCs w:val="26"/>
        </w:rPr>
      </w:pPr>
      <w:bookmarkStart w:id="52" w:name="_Toc132127639"/>
      <w:r w:rsidRPr="000D1248">
        <w:rPr>
          <w:rFonts w:ascii="Times New Roman" w:hAnsi="Times New Roman"/>
          <w:szCs w:val="26"/>
        </w:rPr>
        <w:t>2.3. Hoạt động nghiên cứu khoa học</w:t>
      </w:r>
      <w:bookmarkEnd w:id="52"/>
    </w:p>
    <w:p w14:paraId="79F0B9F9" w14:textId="77777777" w:rsidR="00555C19" w:rsidRPr="000D1248" w:rsidRDefault="00555C19" w:rsidP="00555C19">
      <w:pPr>
        <w:pStyle w:val="Heading2"/>
        <w:rPr>
          <w:rFonts w:ascii="Times New Roman" w:hAnsi="Times New Roman"/>
          <w:szCs w:val="26"/>
        </w:rPr>
      </w:pPr>
      <w:bookmarkStart w:id="53" w:name="_Toc132127640"/>
      <w:r w:rsidRPr="000D1248">
        <w:rPr>
          <w:rFonts w:ascii="Times New Roman" w:hAnsi="Times New Roman"/>
          <w:szCs w:val="26"/>
        </w:rPr>
        <w:t>2.4. Hợp tác doanh nghiệp và hợp tác quốc tế</w:t>
      </w:r>
      <w:bookmarkEnd w:id="53"/>
    </w:p>
    <w:p w14:paraId="231B7D58" w14:textId="77777777" w:rsidR="00555C19" w:rsidRPr="000D1248" w:rsidRDefault="00555C19" w:rsidP="00555C19">
      <w:pPr>
        <w:pStyle w:val="Heading1"/>
        <w:rPr>
          <w:szCs w:val="26"/>
        </w:rPr>
      </w:pPr>
      <w:bookmarkStart w:id="54" w:name="_Toc132127641"/>
      <w:r w:rsidRPr="000D1248">
        <w:rPr>
          <w:szCs w:val="26"/>
        </w:rPr>
        <w:t>3. Mục tiêu phát triển ngành đào tạo đề xuất mở</w:t>
      </w:r>
      <w:bookmarkEnd w:id="54"/>
    </w:p>
    <w:p w14:paraId="70A4646B" w14:textId="77777777" w:rsidR="00555C19" w:rsidRPr="000D1248" w:rsidRDefault="00555C19" w:rsidP="00555C19">
      <w:pPr>
        <w:widowControl w:val="0"/>
        <w:tabs>
          <w:tab w:val="left" w:pos="932"/>
        </w:tabs>
        <w:jc w:val="both"/>
        <w:rPr>
          <w:rFonts w:cs="Times New Roman"/>
          <w:i/>
        </w:rPr>
      </w:pPr>
      <w:r w:rsidRPr="000D1248">
        <w:rPr>
          <w:rFonts w:cs="Times New Roman"/>
          <w:i/>
        </w:rPr>
        <w:t>(Thuyết minh về mục tiêu phát triển ngành đào tạo đề xuất mở nêu rõ kết quả mong đợi về thời gian mở ngành đào tạo, thời gian triển khai tổ chức thực hiện chương trình đào tạo, mục tiêu đào tạo, kế hoạch và số lượng tuyển sinh, quy mô đào tạo của ngành trong thời gian từ 05 đến 10 năm tới, chất lượng đào tạo, hiệu quả và tác động xã hội)</w:t>
      </w:r>
    </w:p>
    <w:p w14:paraId="6DAD59B3" w14:textId="77777777" w:rsidR="00555C19" w:rsidRPr="000D1248" w:rsidRDefault="00555C19" w:rsidP="00555C19">
      <w:pPr>
        <w:pStyle w:val="Heading1"/>
        <w:rPr>
          <w:szCs w:val="26"/>
        </w:rPr>
      </w:pPr>
      <w:bookmarkStart w:id="55" w:name="_Toc132127642"/>
      <w:r w:rsidRPr="000D1248">
        <w:rPr>
          <w:szCs w:val="26"/>
        </w:rPr>
        <w:t>4. Giải pháp và lộ trình thực hiện</w:t>
      </w:r>
      <w:bookmarkEnd w:id="55"/>
    </w:p>
    <w:p w14:paraId="2E57198C" w14:textId="77777777" w:rsidR="00555C19" w:rsidRPr="000D1248" w:rsidRDefault="00555C19" w:rsidP="00555C19">
      <w:pPr>
        <w:widowControl w:val="0"/>
        <w:tabs>
          <w:tab w:val="left" w:pos="940"/>
        </w:tabs>
        <w:jc w:val="both"/>
        <w:rPr>
          <w:rFonts w:cs="Times New Roman"/>
          <w:i/>
        </w:rPr>
      </w:pPr>
      <w:r w:rsidRPr="000D1248">
        <w:rPr>
          <w:rFonts w:cs="Times New Roman"/>
          <w:i/>
        </w:rPr>
        <w:t xml:space="preserve">(Đề xuất về giải pháp và lộ trình thực hiện nêu rõ các giải pháp và lộ trình về xây dựng đề án mở ngành đào tạo, xây dựng chương trình đào tạo, nhu cầu và kế hoạch đầu tư cơ sở vật chất, </w:t>
      </w:r>
      <w:r w:rsidRPr="000D1248">
        <w:rPr>
          <w:rFonts w:cs="Times New Roman"/>
          <w:i/>
        </w:rPr>
        <w:lastRenderedPageBreak/>
        <w:t>công nghệ và học liệu, nhu cầu và kế hoạch tuyển dụng, phát triển đội ngũ giảng viên để đáp ứng điều kiện mở ngành đào tạo, kế hoạch đánh giá và kiểm định chương trình đào tạo)</w:t>
      </w:r>
    </w:p>
    <w:p w14:paraId="5E7BCA87" w14:textId="77777777" w:rsidR="00555C19" w:rsidRPr="000D1248" w:rsidRDefault="00555C19" w:rsidP="00555C19">
      <w:pPr>
        <w:pStyle w:val="Heading1"/>
        <w:rPr>
          <w:szCs w:val="26"/>
        </w:rPr>
      </w:pPr>
      <w:bookmarkStart w:id="56" w:name="_Toc105103410"/>
      <w:bookmarkStart w:id="57" w:name="_Toc132127643"/>
      <w:r w:rsidRPr="000D1248">
        <w:rPr>
          <w:szCs w:val="26"/>
        </w:rPr>
        <w:t>5.  Phương án, giải pháp đề phòng, ngăn ngừa, xử lý rủi ro trong mở ngành đào tạo</w:t>
      </w:r>
      <w:bookmarkEnd w:id="56"/>
      <w:bookmarkEnd w:id="57"/>
    </w:p>
    <w:p w14:paraId="4E157F80" w14:textId="77777777" w:rsidR="00555C19" w:rsidRPr="000D1248" w:rsidRDefault="00555C19" w:rsidP="00555C19">
      <w:pPr>
        <w:widowControl w:val="0"/>
        <w:jc w:val="both"/>
        <w:rPr>
          <w:rFonts w:cs="Times New Roman"/>
          <w:i/>
        </w:rPr>
      </w:pPr>
      <w:r w:rsidRPr="000D1248">
        <w:rPr>
          <w:rFonts w:cs="Times New Roman"/>
          <w:i/>
        </w:rPr>
        <w:t>(Báo cáo phân tích, thuyết minh dự báo các tình huống rủi ro có thể xảy ra và các biện pháp ngăn ngừa, khắc phục; báo cáo phân tích cụ thể về các giải pháp xử lý rủi ro trong trường hợp Trường bị đình chỉ hoạt động ngành đào tạo)</w:t>
      </w:r>
    </w:p>
    <w:p w14:paraId="29C91EE7" w14:textId="77777777" w:rsidR="00555C19" w:rsidRPr="000D1248" w:rsidRDefault="00555C19" w:rsidP="00555C19">
      <w:pPr>
        <w:pStyle w:val="Heading2"/>
        <w:rPr>
          <w:rFonts w:ascii="Times New Roman" w:hAnsi="Times New Roman"/>
          <w:szCs w:val="26"/>
        </w:rPr>
      </w:pPr>
      <w:bookmarkStart w:id="58" w:name="_Toc105103411"/>
      <w:bookmarkStart w:id="59" w:name="_Toc132127644"/>
      <w:r w:rsidRPr="000D1248">
        <w:rPr>
          <w:rFonts w:ascii="Times New Roman" w:hAnsi="Times New Roman"/>
          <w:szCs w:val="26"/>
        </w:rPr>
        <w:t>5.1. Rủi ro trong mở ngành đào tạo</w:t>
      </w:r>
      <w:bookmarkEnd w:id="58"/>
      <w:bookmarkEnd w:id="59"/>
      <w:r w:rsidRPr="000D1248">
        <w:rPr>
          <w:rFonts w:ascii="Times New Roman" w:hAnsi="Times New Roman"/>
          <w:szCs w:val="26"/>
        </w:rPr>
        <w:tab/>
      </w:r>
    </w:p>
    <w:p w14:paraId="23B34FBF" w14:textId="77777777" w:rsidR="00555C19" w:rsidRPr="000D1248" w:rsidRDefault="00555C19" w:rsidP="00555C19">
      <w:pPr>
        <w:pStyle w:val="Heading2"/>
        <w:rPr>
          <w:rFonts w:ascii="Times New Roman" w:hAnsi="Times New Roman"/>
          <w:szCs w:val="26"/>
        </w:rPr>
      </w:pPr>
      <w:bookmarkStart w:id="60" w:name="_Toc105103412"/>
      <w:bookmarkStart w:id="61" w:name="_Toc132127645"/>
      <w:r w:rsidRPr="000D1248">
        <w:rPr>
          <w:rFonts w:ascii="Times New Roman" w:hAnsi="Times New Roman"/>
          <w:szCs w:val="26"/>
        </w:rPr>
        <w:t>5.2. Phương án, giải pháp đề phòng, ngăn ngừa, xử lý rủi ro</w:t>
      </w:r>
      <w:bookmarkEnd w:id="60"/>
      <w:bookmarkEnd w:id="61"/>
      <w:r w:rsidRPr="000D1248">
        <w:rPr>
          <w:rFonts w:ascii="Times New Roman" w:hAnsi="Times New Roman"/>
          <w:szCs w:val="26"/>
        </w:rPr>
        <w:tab/>
      </w:r>
    </w:p>
    <w:p w14:paraId="31072555" w14:textId="77777777" w:rsidR="00555C19" w:rsidRPr="000D1248" w:rsidRDefault="00555C19" w:rsidP="00555C19">
      <w:pPr>
        <w:pStyle w:val="Heading1"/>
        <w:rPr>
          <w:szCs w:val="26"/>
        </w:rPr>
      </w:pPr>
      <w:bookmarkStart w:id="62" w:name="_Toc132127646"/>
      <w:r w:rsidRPr="000D1248">
        <w:rPr>
          <w:szCs w:val="26"/>
        </w:rPr>
        <w:t>6. Đề nghị và cam kết thực hiện</w:t>
      </w:r>
      <w:bookmarkEnd w:id="62"/>
    </w:p>
    <w:p w14:paraId="7A300AA3" w14:textId="77777777" w:rsidR="00555C19" w:rsidRPr="000D1248" w:rsidRDefault="00555C19" w:rsidP="00555C19">
      <w:pPr>
        <w:rPr>
          <w:rFonts w:cs="Times New Roman"/>
        </w:rPr>
      </w:pPr>
    </w:p>
    <w:p w14:paraId="20150A79" w14:textId="77777777" w:rsidR="00555C19" w:rsidRPr="000D1248" w:rsidRDefault="00555C19" w:rsidP="00555C19">
      <w:pPr>
        <w:widowControl w:val="0"/>
        <w:pBdr>
          <w:top w:val="nil"/>
          <w:left w:val="nil"/>
          <w:bottom w:val="nil"/>
          <w:right w:val="nil"/>
          <w:between w:val="nil"/>
        </w:pBdr>
        <w:spacing w:line="420" w:lineRule="exact"/>
        <w:ind w:right="1230"/>
        <w:jc w:val="right"/>
        <w:rPr>
          <w:rFonts w:eastAsia="Times New Roman" w:cs="Times New Roman"/>
          <w:b/>
          <w:sz w:val="25"/>
          <w:szCs w:val="25"/>
        </w:rPr>
      </w:pPr>
      <w:r w:rsidRPr="000D1248">
        <w:rPr>
          <w:rFonts w:eastAsia="Times New Roman" w:cs="Times New Roman"/>
          <w:b/>
          <w:sz w:val="25"/>
          <w:szCs w:val="25"/>
        </w:rPr>
        <w:t xml:space="preserve">TRƯỞNG KHOA </w:t>
      </w:r>
    </w:p>
    <w:p w14:paraId="623F9627" w14:textId="77777777" w:rsidR="00555C19" w:rsidRPr="000D1248" w:rsidRDefault="00555C19" w:rsidP="00555C19">
      <w:pPr>
        <w:rPr>
          <w:rFonts w:cs="Times New Roman"/>
        </w:rPr>
      </w:pPr>
    </w:p>
    <w:p w14:paraId="3C7039F9" w14:textId="77777777" w:rsidR="00555C19" w:rsidRPr="000D1248" w:rsidRDefault="00555C19" w:rsidP="00555C19">
      <w:pPr>
        <w:jc w:val="both"/>
        <w:rPr>
          <w:rFonts w:cs="Times New Roman"/>
          <w:b/>
        </w:rPr>
      </w:pPr>
    </w:p>
    <w:p w14:paraId="386CDD33" w14:textId="77777777" w:rsidR="00555C19" w:rsidRPr="000D1248" w:rsidRDefault="00555C19" w:rsidP="00555C19">
      <w:pPr>
        <w:jc w:val="both"/>
        <w:rPr>
          <w:rFonts w:cs="Times New Roman"/>
          <w:b/>
        </w:rPr>
      </w:pPr>
    </w:p>
    <w:p w14:paraId="436EBBE7" w14:textId="77777777" w:rsidR="00555C19" w:rsidRPr="000D1248" w:rsidRDefault="00555C19" w:rsidP="00555C19">
      <w:pPr>
        <w:jc w:val="both"/>
        <w:rPr>
          <w:rFonts w:cs="Times New Roman"/>
          <w:b/>
        </w:rPr>
      </w:pPr>
    </w:p>
    <w:p w14:paraId="0A2B669C" w14:textId="77777777" w:rsidR="00555C19" w:rsidRPr="000D1248" w:rsidRDefault="00555C19" w:rsidP="00555C19">
      <w:pPr>
        <w:jc w:val="both"/>
        <w:rPr>
          <w:rFonts w:cs="Times New Roman"/>
          <w:b/>
        </w:rPr>
      </w:pPr>
    </w:p>
    <w:p w14:paraId="3E0C3268" w14:textId="77777777" w:rsidR="00555C19" w:rsidRPr="000D1248" w:rsidRDefault="00555C19" w:rsidP="00555C19">
      <w:pPr>
        <w:jc w:val="both"/>
        <w:rPr>
          <w:rFonts w:cs="Times New Roman"/>
          <w:b/>
        </w:rPr>
      </w:pPr>
    </w:p>
    <w:p w14:paraId="74F6A169" w14:textId="77777777" w:rsidR="00555C19" w:rsidRPr="000D1248" w:rsidRDefault="00555C19" w:rsidP="00555C19">
      <w:pPr>
        <w:jc w:val="both"/>
        <w:rPr>
          <w:rFonts w:cs="Times New Roman"/>
          <w:b/>
        </w:rPr>
      </w:pPr>
    </w:p>
    <w:p w14:paraId="349B2CFC" w14:textId="77777777" w:rsidR="00555C19" w:rsidRPr="000D1248" w:rsidRDefault="00555C19" w:rsidP="00555C19">
      <w:pPr>
        <w:jc w:val="both"/>
        <w:rPr>
          <w:rFonts w:cs="Times New Roman"/>
          <w:b/>
        </w:rPr>
      </w:pPr>
    </w:p>
    <w:p w14:paraId="4019927E" w14:textId="77777777" w:rsidR="00555C19" w:rsidRPr="000D1248" w:rsidRDefault="00555C19" w:rsidP="00555C19">
      <w:pPr>
        <w:jc w:val="both"/>
        <w:rPr>
          <w:rFonts w:cs="Times New Roman"/>
          <w:b/>
        </w:rPr>
      </w:pPr>
    </w:p>
    <w:p w14:paraId="3015C889" w14:textId="77777777" w:rsidR="00555C19" w:rsidRPr="000D1248" w:rsidRDefault="00555C19" w:rsidP="00555C19">
      <w:pPr>
        <w:jc w:val="both"/>
        <w:rPr>
          <w:b/>
        </w:rPr>
      </w:pPr>
    </w:p>
    <w:p w14:paraId="4EBB04AA" w14:textId="77777777" w:rsidR="00555C19" w:rsidRPr="000D1248" w:rsidRDefault="00555C19" w:rsidP="00555C19">
      <w:pPr>
        <w:jc w:val="both"/>
        <w:rPr>
          <w:b/>
        </w:rPr>
      </w:pPr>
    </w:p>
    <w:p w14:paraId="77AEBFE0" w14:textId="77777777" w:rsidR="00555C19" w:rsidRPr="000D1248" w:rsidRDefault="00555C19" w:rsidP="00555C19">
      <w:pPr>
        <w:jc w:val="both"/>
        <w:rPr>
          <w:b/>
        </w:rPr>
      </w:pPr>
    </w:p>
    <w:p w14:paraId="0603F794" w14:textId="77777777" w:rsidR="00555C19" w:rsidRPr="000D1248" w:rsidRDefault="00555C19" w:rsidP="00555C19">
      <w:pPr>
        <w:jc w:val="both"/>
        <w:rPr>
          <w:b/>
        </w:rPr>
      </w:pPr>
    </w:p>
    <w:p w14:paraId="613D9E56" w14:textId="77777777" w:rsidR="00555C19" w:rsidRPr="000D1248" w:rsidRDefault="00555C19" w:rsidP="00555C19">
      <w:pPr>
        <w:jc w:val="both"/>
        <w:rPr>
          <w:b/>
        </w:rPr>
      </w:pPr>
    </w:p>
    <w:p w14:paraId="13F04494" w14:textId="77777777" w:rsidR="00555C19" w:rsidRPr="000D1248" w:rsidRDefault="00555C19" w:rsidP="00555C19">
      <w:pPr>
        <w:jc w:val="both"/>
        <w:rPr>
          <w:b/>
        </w:rPr>
      </w:pPr>
    </w:p>
    <w:p w14:paraId="0383947F" w14:textId="77777777" w:rsidR="00555C19" w:rsidRPr="000D1248" w:rsidRDefault="00555C19" w:rsidP="00555C19">
      <w:pPr>
        <w:jc w:val="both"/>
        <w:rPr>
          <w:b/>
        </w:rPr>
      </w:pPr>
    </w:p>
    <w:p w14:paraId="69E47E7C" w14:textId="77777777" w:rsidR="00555C19" w:rsidRPr="000D1248" w:rsidRDefault="00555C19" w:rsidP="00555C19">
      <w:pPr>
        <w:jc w:val="both"/>
        <w:rPr>
          <w:b/>
        </w:rPr>
      </w:pPr>
    </w:p>
    <w:p w14:paraId="7DD55DA5" w14:textId="77777777" w:rsidR="00555C19" w:rsidRPr="000D1248" w:rsidRDefault="00555C19" w:rsidP="00555C19">
      <w:pPr>
        <w:jc w:val="both"/>
        <w:rPr>
          <w:b/>
        </w:rPr>
      </w:pPr>
    </w:p>
    <w:p w14:paraId="7D7673C8" w14:textId="77777777" w:rsidR="00555C19" w:rsidRPr="000D1248" w:rsidRDefault="00555C19" w:rsidP="00555C19">
      <w:pPr>
        <w:jc w:val="both"/>
        <w:rPr>
          <w:b/>
        </w:rPr>
      </w:pPr>
    </w:p>
    <w:p w14:paraId="4444AEC6" w14:textId="77777777" w:rsidR="00555C19" w:rsidRPr="000D1248" w:rsidRDefault="00555C19" w:rsidP="00555C19">
      <w:pPr>
        <w:jc w:val="both"/>
        <w:rPr>
          <w:b/>
        </w:rPr>
      </w:pPr>
    </w:p>
    <w:p w14:paraId="19F1CA28" w14:textId="77777777" w:rsidR="00555C19" w:rsidRPr="000D1248" w:rsidRDefault="00555C19" w:rsidP="00555C19">
      <w:pPr>
        <w:jc w:val="both"/>
        <w:rPr>
          <w:b/>
        </w:rPr>
      </w:pPr>
    </w:p>
    <w:p w14:paraId="6BE52D68" w14:textId="77777777" w:rsidR="00555C19" w:rsidRPr="000D1248" w:rsidRDefault="00555C19" w:rsidP="00555C19">
      <w:pPr>
        <w:jc w:val="both"/>
        <w:rPr>
          <w:b/>
        </w:rPr>
        <w:sectPr w:rsidR="00555C19" w:rsidRPr="000D1248" w:rsidSect="005F7B22">
          <w:pgSz w:w="11907" w:h="16839" w:code="9"/>
          <w:pgMar w:top="851" w:right="851" w:bottom="851" w:left="1134" w:header="720" w:footer="261" w:gutter="0"/>
          <w:cols w:space="720"/>
          <w:docGrid w:linePitch="360"/>
        </w:sectPr>
      </w:pPr>
    </w:p>
    <w:p w14:paraId="338297DB" w14:textId="2F4FFA6C" w:rsidR="00C0060C" w:rsidRPr="000D1248" w:rsidRDefault="00184050" w:rsidP="00184050">
      <w:pPr>
        <w:spacing w:before="120" w:after="120" w:line="360" w:lineRule="exact"/>
        <w:rPr>
          <w:rFonts w:cs="Times New Roman"/>
          <w:b/>
          <w:szCs w:val="26"/>
        </w:rPr>
      </w:pPr>
      <w:r w:rsidRPr="000D1248">
        <w:rPr>
          <w:rFonts w:cs="Times New Roman"/>
          <w:b/>
          <w:szCs w:val="26"/>
        </w:rPr>
        <w:lastRenderedPageBreak/>
        <w:t>P</w:t>
      </w:r>
      <w:r w:rsidR="00C0060C" w:rsidRPr="000D1248">
        <w:rPr>
          <w:rFonts w:cs="Times New Roman"/>
          <w:b/>
          <w:szCs w:val="26"/>
        </w:rPr>
        <w:t>hụ lục 3</w:t>
      </w:r>
      <w:r w:rsidRPr="000D1248">
        <w:rPr>
          <w:rFonts w:cs="Times New Roman"/>
          <w:b/>
          <w:szCs w:val="26"/>
        </w:rPr>
        <w:t xml:space="preserve"> </w:t>
      </w:r>
    </w:p>
    <w:p w14:paraId="2644ECF7" w14:textId="2A46CA24" w:rsidR="00184050" w:rsidRPr="000D1248" w:rsidRDefault="00184050" w:rsidP="00184050">
      <w:pPr>
        <w:spacing w:before="120" w:after="120" w:line="360" w:lineRule="exact"/>
        <w:rPr>
          <w:rFonts w:cs="Times New Roman"/>
          <w:b/>
          <w:szCs w:val="26"/>
        </w:rPr>
      </w:pPr>
      <w:r w:rsidRPr="000D1248">
        <w:rPr>
          <w:rFonts w:cs="Times New Roman"/>
          <w:b/>
          <w:szCs w:val="26"/>
        </w:rPr>
        <w:t>XÁC NHẬN ĐIỀU KIỆN THỰC TẾ CỦA CƠ SỞ ĐÀO TẠO</w:t>
      </w:r>
    </w:p>
    <w:p w14:paraId="10008D39" w14:textId="77777777" w:rsidR="00C0060C" w:rsidRPr="000D1248" w:rsidRDefault="00C0060C" w:rsidP="00C0060C">
      <w:pPr>
        <w:pStyle w:val="CommentText"/>
        <w:rPr>
          <w:i/>
          <w:sz w:val="26"/>
          <w:szCs w:val="26"/>
        </w:rPr>
      </w:pPr>
      <w:r w:rsidRPr="000D1248">
        <w:rPr>
          <w:i/>
          <w:sz w:val="26"/>
          <w:szCs w:val="26"/>
        </w:rPr>
        <w:t>(Ban hành kèm theo Quyết định số        /QĐ-ĐHKTKTCN ngày     /     / 2023</w:t>
      </w:r>
    </w:p>
    <w:p w14:paraId="00368CB1" w14:textId="77777777" w:rsidR="00C0060C" w:rsidRPr="000D1248" w:rsidRDefault="00C0060C" w:rsidP="00C0060C">
      <w:pPr>
        <w:pStyle w:val="CommentText"/>
        <w:rPr>
          <w:i/>
          <w:sz w:val="26"/>
          <w:szCs w:val="26"/>
        </w:rPr>
      </w:pPr>
      <w:r w:rsidRPr="000D1248">
        <w:rPr>
          <w:i/>
          <w:sz w:val="26"/>
          <w:szCs w:val="26"/>
        </w:rPr>
        <w:t>của Hiệu trưởng Trường Đại học Kinh tế - Kỹ thuật Công nghiệp)</w:t>
      </w:r>
    </w:p>
    <w:p w14:paraId="47C012A1" w14:textId="37E841EB" w:rsidR="00C0060C" w:rsidRPr="000D1248" w:rsidRDefault="00C0060C" w:rsidP="00C0060C">
      <w:pPr>
        <w:ind w:firstLine="360"/>
        <w:rPr>
          <w:b/>
          <w:i/>
          <w:iCs/>
          <w:sz w:val="24"/>
          <w:lang w:val="vi-VN"/>
        </w:rPr>
      </w:pPr>
      <w:r w:rsidRPr="000D1248">
        <w:rPr>
          <w:b/>
          <w:i/>
          <w:iCs/>
          <w:noProof/>
          <w:sz w:val="24"/>
        </w:rPr>
        <mc:AlternateContent>
          <mc:Choice Requires="wps">
            <w:drawing>
              <wp:anchor distT="0" distB="0" distL="114300" distR="114300" simplePos="0" relativeHeight="251937792" behindDoc="0" locked="0" layoutInCell="1" allowOverlap="1" wp14:anchorId="4F371A80" wp14:editId="1CB13512">
                <wp:simplePos x="0" y="0"/>
                <wp:positionH relativeFrom="column">
                  <wp:posOffset>4135755</wp:posOffset>
                </wp:positionH>
                <wp:positionV relativeFrom="paragraph">
                  <wp:posOffset>78740</wp:posOffset>
                </wp:positionV>
                <wp:extent cx="1171575" cy="0"/>
                <wp:effectExtent l="9525" t="9525" r="9525" b="9525"/>
                <wp:wrapNone/>
                <wp:docPr id="25692073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C546843" id="Straight Arrow Connector 3" o:spid="_x0000_s1026" type="#_x0000_t32" style="position:absolute;margin-left:325.65pt;margin-top:6.2pt;width:92.25pt;height:0;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tL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"/>
            </w:pict>
          </mc:Fallback>
        </mc:AlternateContent>
      </w:r>
    </w:p>
    <w:tbl>
      <w:tblPr>
        <w:tblStyle w:val="TableGrid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1838"/>
        <w:gridCol w:w="7371"/>
      </w:tblGrid>
      <w:tr w:rsidR="00184050" w:rsidRPr="000D1248" w14:paraId="4C9B4BB2" w14:textId="77777777" w:rsidTr="000D0997">
        <w:trPr>
          <w:trHeight w:val="971"/>
          <w:jc w:val="center"/>
        </w:trPr>
        <w:tc>
          <w:tcPr>
            <w:tcW w:w="5387" w:type="dxa"/>
          </w:tcPr>
          <w:p w14:paraId="3D438856" w14:textId="77777777" w:rsidR="00184050" w:rsidRPr="000D1248" w:rsidRDefault="00184050" w:rsidP="00184050">
            <w:pPr>
              <w:jc w:val="center"/>
              <w:rPr>
                <w:rFonts w:ascii="Times New Roman" w:eastAsia="Times New Roman" w:hAnsi="Times New Roman" w:cs="Times New Roman"/>
                <w:szCs w:val="26"/>
                <w:lang w:val="vi-VN"/>
              </w:rPr>
            </w:pPr>
            <w:r w:rsidRPr="000D1248">
              <w:rPr>
                <w:rFonts w:ascii="Times New Roman" w:eastAsia="Times New Roman" w:hAnsi="Times New Roman" w:cs="Times New Roman"/>
                <w:szCs w:val="26"/>
                <w:lang w:val="vi-VN"/>
              </w:rPr>
              <w:t>BỘ CÔNG THƯƠNG</w:t>
            </w:r>
          </w:p>
          <w:p w14:paraId="62D22574" w14:textId="77777777" w:rsidR="00184050" w:rsidRPr="000D1248" w:rsidRDefault="00184050" w:rsidP="00184050">
            <w:pPr>
              <w:jc w:val="center"/>
              <w:rPr>
                <w:rFonts w:ascii="Times New Roman" w:eastAsia="Times New Roman" w:hAnsi="Times New Roman" w:cs="Times New Roman"/>
                <w:b/>
                <w:szCs w:val="26"/>
                <w:lang w:val="vi-VN"/>
              </w:rPr>
            </w:pPr>
            <w:r w:rsidRPr="000D1248">
              <w:rPr>
                <w:rFonts w:ascii="Times New Roman" w:eastAsia="Times New Roman" w:hAnsi="Times New Roman" w:cs="Times New Roman"/>
                <w:b/>
                <w:szCs w:val="26"/>
                <w:lang w:val="vi-VN"/>
              </w:rPr>
              <w:t>TRƯỜNG ĐẠI HỌC</w:t>
            </w:r>
          </w:p>
          <w:p w14:paraId="32F3C7A8" w14:textId="77777777" w:rsidR="00184050" w:rsidRPr="000D1248" w:rsidRDefault="00184050" w:rsidP="00184050">
            <w:pPr>
              <w:jc w:val="center"/>
              <w:rPr>
                <w:rFonts w:ascii="Times New Roman" w:eastAsia="Times New Roman" w:hAnsi="Times New Roman" w:cs="Times New Roman"/>
                <w:b/>
                <w:szCs w:val="26"/>
                <w:lang w:val="vi-VN"/>
              </w:rPr>
            </w:pPr>
            <w:r w:rsidRPr="000D1248">
              <w:rPr>
                <w:rFonts w:ascii="Times New Roman" w:eastAsia="Times New Roman" w:hAnsi="Times New Roman" w:cs="Times New Roman"/>
                <w:b/>
                <w:szCs w:val="26"/>
                <w:lang w:val="vi-VN"/>
              </w:rPr>
              <w:t>KINH TẾ - KỸ THUẬT CÔNG NGHIỆP</w:t>
            </w:r>
          </w:p>
          <w:p w14:paraId="4D3F3CD1" w14:textId="77777777" w:rsidR="00184050" w:rsidRPr="000D1248" w:rsidRDefault="00184050" w:rsidP="00184050">
            <w:pPr>
              <w:rPr>
                <w:rFonts w:ascii="Times New Roman" w:eastAsia="Times New Roman" w:hAnsi="Times New Roman" w:cs="Times New Roman"/>
                <w:szCs w:val="26"/>
                <w:lang w:val="vi-VN"/>
              </w:rPr>
            </w:pPr>
            <w:r w:rsidRPr="000D1248">
              <w:rPr>
                <w:rFonts w:eastAsia="Times New Roman" w:cs="Times New Roman"/>
                <w:noProof/>
              </w:rPr>
              <mc:AlternateContent>
                <mc:Choice Requires="wps">
                  <w:drawing>
                    <wp:anchor distT="0" distB="0" distL="114300" distR="114300" simplePos="0" relativeHeight="251930624" behindDoc="0" locked="0" layoutInCell="1" allowOverlap="1" wp14:anchorId="7A05367F" wp14:editId="3508994D">
                      <wp:simplePos x="0" y="0"/>
                      <wp:positionH relativeFrom="column">
                        <wp:posOffset>780415</wp:posOffset>
                      </wp:positionH>
                      <wp:positionV relativeFrom="paragraph">
                        <wp:posOffset>33020</wp:posOffset>
                      </wp:positionV>
                      <wp:extent cx="1600200" cy="0"/>
                      <wp:effectExtent l="0" t="0" r="19050" b="19050"/>
                      <wp:wrapNone/>
                      <wp:docPr id="412" name="Straight Connector 412"/>
                      <wp:cNvGraphicFramePr/>
                      <a:graphic xmlns:a="http://schemas.openxmlformats.org/drawingml/2006/main">
                        <a:graphicData uri="http://schemas.microsoft.com/office/word/2010/wordprocessingShape">
                          <wps:wsp>
                            <wps:cNvCnPr/>
                            <wps:spPr>
                              <a:xfrm>
                                <a:off x="0" y="0"/>
                                <a:ext cx="16002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24AB24D" id="Straight Connector 412" o:spid="_x0000_s1026" style="position:absolute;z-index:251930624;visibility:visible;mso-wrap-style:square;mso-wrap-distance-left:9pt;mso-wrap-distance-top:0;mso-wrap-distance-right:9pt;mso-wrap-distance-bottom:0;mso-position-horizontal:absolute;mso-position-horizontal-relative:text;mso-position-vertical:absolute;mso-position-vertical-relative:text" from="61.45pt,2.6pt" to="187.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" strokecolor="windowText" strokeweight=".5pt">
                      <v:stroke joinstyle="miter"/>
                    </v:line>
                  </w:pict>
                </mc:Fallback>
              </mc:AlternateContent>
            </w:r>
          </w:p>
        </w:tc>
        <w:tc>
          <w:tcPr>
            <w:tcW w:w="1838" w:type="dxa"/>
          </w:tcPr>
          <w:p w14:paraId="0E0CEE07" w14:textId="77777777" w:rsidR="00184050" w:rsidRPr="000D1248" w:rsidRDefault="00184050" w:rsidP="00184050">
            <w:pPr>
              <w:ind w:hanging="109"/>
              <w:jc w:val="both"/>
              <w:rPr>
                <w:rFonts w:ascii="Times New Roman" w:eastAsia="Times New Roman" w:hAnsi="Times New Roman" w:cs="Times New Roman"/>
                <w:b/>
                <w:bCs/>
                <w:szCs w:val="26"/>
                <w:lang w:val="vi-VN"/>
              </w:rPr>
            </w:pPr>
          </w:p>
        </w:tc>
        <w:tc>
          <w:tcPr>
            <w:tcW w:w="7371" w:type="dxa"/>
          </w:tcPr>
          <w:p w14:paraId="21143CB1" w14:textId="77777777" w:rsidR="00184050" w:rsidRPr="000D1248" w:rsidRDefault="00184050" w:rsidP="00184050">
            <w:pPr>
              <w:jc w:val="center"/>
              <w:rPr>
                <w:rFonts w:ascii="Times New Roman" w:hAnsi="Times New Roman" w:cs="Times New Roman"/>
                <w:b/>
                <w:bCs/>
                <w:szCs w:val="26"/>
                <w:lang w:val="vi-VN"/>
              </w:rPr>
            </w:pPr>
            <w:r w:rsidRPr="000D1248">
              <w:rPr>
                <w:rFonts w:ascii="Times New Roman" w:hAnsi="Times New Roman" w:cs="Times New Roman"/>
                <w:b/>
                <w:bCs/>
                <w:szCs w:val="26"/>
                <w:lang w:val="vi-VN"/>
              </w:rPr>
              <w:t>CỘNG HÒA XÃ HỘI CHỦ NGHĨA VIỆT NAM</w:t>
            </w:r>
          </w:p>
          <w:p w14:paraId="206903FB" w14:textId="77777777" w:rsidR="00184050" w:rsidRPr="000D1248" w:rsidRDefault="00184050" w:rsidP="00184050">
            <w:pPr>
              <w:jc w:val="center"/>
              <w:rPr>
                <w:rFonts w:ascii="Times New Roman" w:hAnsi="Times New Roman" w:cs="Times New Roman"/>
                <w:b/>
                <w:bCs/>
                <w:szCs w:val="26"/>
              </w:rPr>
            </w:pPr>
            <w:r w:rsidRPr="000D1248">
              <w:rPr>
                <w:rFonts w:cs="Times New Roman"/>
                <w:b/>
                <w:bCs/>
                <w:noProof/>
              </w:rPr>
              <mc:AlternateContent>
                <mc:Choice Requires="wps">
                  <w:drawing>
                    <wp:anchor distT="0" distB="0" distL="114300" distR="114300" simplePos="0" relativeHeight="251931648" behindDoc="0" locked="0" layoutInCell="1" allowOverlap="1" wp14:anchorId="25EDFFDB" wp14:editId="367D4914">
                      <wp:simplePos x="0" y="0"/>
                      <wp:positionH relativeFrom="column">
                        <wp:posOffset>1348739</wp:posOffset>
                      </wp:positionH>
                      <wp:positionV relativeFrom="paragraph">
                        <wp:posOffset>218017</wp:posOffset>
                      </wp:positionV>
                      <wp:extent cx="1845733" cy="0"/>
                      <wp:effectExtent l="0" t="0" r="21590" b="19050"/>
                      <wp:wrapNone/>
                      <wp:docPr id="413" name="Straight Connector 413"/>
                      <wp:cNvGraphicFramePr/>
                      <a:graphic xmlns:a="http://schemas.openxmlformats.org/drawingml/2006/main">
                        <a:graphicData uri="http://schemas.microsoft.com/office/word/2010/wordprocessingShape">
                          <wps:wsp>
                            <wps:cNvCnPr/>
                            <wps:spPr>
                              <a:xfrm>
                                <a:off x="0" y="0"/>
                                <a:ext cx="1845733"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23D26D7" id="Straight Connector 413" o:spid="_x0000_s1026" style="position:absolute;z-index:251931648;visibility:visible;mso-wrap-style:square;mso-wrap-distance-left:9pt;mso-wrap-distance-top:0;mso-wrap-distance-right:9pt;mso-wrap-distance-bottom:0;mso-position-horizontal:absolute;mso-position-horizontal-relative:text;mso-position-vertical:absolute;mso-position-vertical-relative:text" from="106.2pt,17.15pt" to="251.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" strokecolor="windowText" strokeweight=".5pt">
                      <v:stroke joinstyle="miter"/>
                    </v:line>
                  </w:pict>
                </mc:Fallback>
              </mc:AlternateContent>
            </w:r>
            <w:r w:rsidRPr="000D1248">
              <w:rPr>
                <w:rFonts w:ascii="Times New Roman" w:hAnsi="Times New Roman" w:cs="Times New Roman"/>
                <w:b/>
                <w:bCs/>
                <w:szCs w:val="26"/>
              </w:rPr>
              <w:t>Độc lập - Tự do - Hạnh phúc</w:t>
            </w:r>
          </w:p>
          <w:p w14:paraId="77CA7811" w14:textId="77777777" w:rsidR="00184050" w:rsidRPr="000D1248" w:rsidRDefault="00184050" w:rsidP="00184050">
            <w:pPr>
              <w:jc w:val="center"/>
              <w:rPr>
                <w:rFonts w:ascii="Times New Roman" w:hAnsi="Times New Roman" w:cs="Times New Roman"/>
                <w:b/>
                <w:bCs/>
                <w:szCs w:val="26"/>
              </w:rPr>
            </w:pPr>
          </w:p>
          <w:p w14:paraId="2D6D13BF" w14:textId="1D5B5370" w:rsidR="00184050" w:rsidRPr="000D1248" w:rsidRDefault="001640A7" w:rsidP="00184050">
            <w:pPr>
              <w:jc w:val="center"/>
              <w:rPr>
                <w:rFonts w:ascii="Times New Roman" w:hAnsi="Times New Roman" w:cs="Times New Roman"/>
                <w:b/>
                <w:bCs/>
                <w:szCs w:val="26"/>
              </w:rPr>
            </w:pPr>
            <w:r>
              <w:rPr>
                <w:rFonts w:ascii="Times New Roman" w:hAnsi="Times New Roman" w:cs="Times New Roman"/>
                <w:b/>
                <w:bCs/>
                <w:i/>
                <w:szCs w:val="26"/>
              </w:rPr>
              <w:t>Hà N</w:t>
            </w:r>
            <w:r w:rsidR="00184050" w:rsidRPr="000D1248">
              <w:rPr>
                <w:rFonts w:ascii="Times New Roman" w:hAnsi="Times New Roman" w:cs="Times New Roman"/>
                <w:b/>
                <w:bCs/>
                <w:i/>
                <w:szCs w:val="26"/>
              </w:rPr>
              <w:t>ội, ngày … tháng … năm 2023</w:t>
            </w:r>
          </w:p>
        </w:tc>
      </w:tr>
    </w:tbl>
    <w:p w14:paraId="7CB3C62D" w14:textId="77777777" w:rsidR="00184050" w:rsidRPr="000D1248" w:rsidRDefault="00184050" w:rsidP="00184050">
      <w:pPr>
        <w:spacing w:before="120" w:after="120" w:line="360" w:lineRule="exact"/>
        <w:rPr>
          <w:rFonts w:cs="Times New Roman"/>
          <w:b/>
          <w:bCs/>
          <w:sz w:val="28"/>
          <w:szCs w:val="28"/>
        </w:rPr>
      </w:pPr>
      <w:r w:rsidRPr="000D1248">
        <w:rPr>
          <w:rFonts w:cs="Times New Roman"/>
          <w:b/>
          <w:bCs/>
          <w:sz w:val="28"/>
          <w:szCs w:val="28"/>
        </w:rPr>
        <w:t>XÁC NHẬN ĐIỀU KIỆN THỰC TẾ CỦA CƠ SỞ ĐÀO TẠO</w:t>
      </w:r>
    </w:p>
    <w:p w14:paraId="17C69660" w14:textId="77777777" w:rsidR="00184050" w:rsidRPr="000D1248" w:rsidRDefault="00184050" w:rsidP="00184050">
      <w:pPr>
        <w:spacing w:before="120" w:after="120"/>
        <w:jc w:val="both"/>
        <w:rPr>
          <w:rFonts w:eastAsia="Calibri" w:cs="Times New Roman"/>
          <w:sz w:val="28"/>
          <w:szCs w:val="28"/>
        </w:rPr>
      </w:pPr>
      <w:r w:rsidRPr="000D1248">
        <w:rPr>
          <w:rFonts w:eastAsia="Calibri" w:cs="Times New Roman"/>
          <w:sz w:val="28"/>
          <w:szCs w:val="28"/>
        </w:rPr>
        <w:t xml:space="preserve">Ngành dự kiến mở: </w:t>
      </w:r>
      <w:r w:rsidRPr="000D1248">
        <w:rPr>
          <w:rFonts w:eastAsia="Times New Roman" w:cs="Times New Roman"/>
          <w:bCs/>
          <w:sz w:val="28"/>
          <w:szCs w:val="28"/>
        </w:rPr>
        <w:t>……………….</w:t>
      </w:r>
      <w:r w:rsidRPr="000D1248">
        <w:rPr>
          <w:rFonts w:ascii="Calibri" w:eastAsia="Calibri" w:hAnsi="Calibri" w:cs="Times New Roman"/>
          <w:sz w:val="28"/>
          <w:szCs w:val="28"/>
          <w:lang w:val="vi-VN"/>
        </w:rPr>
        <w:t xml:space="preserve">   </w:t>
      </w:r>
      <w:r w:rsidRPr="000D1248">
        <w:rPr>
          <w:rFonts w:ascii="Calibri" w:eastAsia="Calibri" w:hAnsi="Calibri" w:cs="Times New Roman"/>
          <w:sz w:val="28"/>
          <w:szCs w:val="28"/>
        </w:rPr>
        <w:t xml:space="preserve">             </w:t>
      </w:r>
      <w:r w:rsidRPr="000D1248">
        <w:rPr>
          <w:rFonts w:ascii="Calibri" w:eastAsia="Calibri" w:hAnsi="Calibri" w:cs="Times New Roman"/>
          <w:sz w:val="28"/>
          <w:szCs w:val="28"/>
        </w:rPr>
        <w:tab/>
      </w:r>
      <w:r w:rsidRPr="000D1248">
        <w:rPr>
          <w:rFonts w:ascii="Calibri" w:eastAsia="Calibri" w:hAnsi="Calibri" w:cs="Times New Roman"/>
          <w:sz w:val="28"/>
          <w:szCs w:val="28"/>
        </w:rPr>
        <w:tab/>
      </w:r>
      <w:r w:rsidRPr="000D1248">
        <w:rPr>
          <w:rFonts w:ascii="Calibri" w:eastAsia="Calibri" w:hAnsi="Calibri" w:cs="Times New Roman"/>
          <w:sz w:val="28"/>
          <w:szCs w:val="28"/>
        </w:rPr>
        <w:tab/>
      </w:r>
      <w:r w:rsidRPr="000D1248">
        <w:rPr>
          <w:rFonts w:ascii="Calibri" w:eastAsia="Calibri" w:hAnsi="Calibri" w:cs="Times New Roman"/>
          <w:sz w:val="28"/>
          <w:szCs w:val="28"/>
        </w:rPr>
        <w:tab/>
        <w:t xml:space="preserve"> </w:t>
      </w:r>
      <w:r w:rsidRPr="000D1248">
        <w:rPr>
          <w:rFonts w:eastAsia="Calibri" w:cs="Times New Roman"/>
          <w:sz w:val="28"/>
          <w:szCs w:val="28"/>
        </w:rPr>
        <w:t xml:space="preserve">Mã ngành: </w:t>
      </w:r>
      <w:r w:rsidRPr="000D1248">
        <w:rPr>
          <w:rFonts w:cs="Times New Roman"/>
          <w:sz w:val="28"/>
          <w:szCs w:val="28"/>
        </w:rPr>
        <w:t>………………</w:t>
      </w:r>
    </w:p>
    <w:p w14:paraId="38839540" w14:textId="77777777" w:rsidR="00184050" w:rsidRPr="000D1248" w:rsidRDefault="00184050" w:rsidP="00184050">
      <w:pPr>
        <w:spacing w:before="120" w:after="120"/>
        <w:jc w:val="both"/>
        <w:rPr>
          <w:rFonts w:eastAsia="Calibri" w:cs="Times New Roman"/>
          <w:sz w:val="28"/>
          <w:szCs w:val="28"/>
        </w:rPr>
      </w:pPr>
      <w:r w:rsidRPr="000D1248">
        <w:rPr>
          <w:rFonts w:eastAsia="Calibri" w:cs="Times New Roman"/>
          <w:sz w:val="28"/>
          <w:szCs w:val="28"/>
        </w:rPr>
        <w:t xml:space="preserve">Trình độ đào tạo: Đại học </w:t>
      </w:r>
    </w:p>
    <w:p w14:paraId="2B0190D1" w14:textId="77777777" w:rsidR="00184050" w:rsidRPr="000D1248" w:rsidRDefault="00184050" w:rsidP="00184050">
      <w:pPr>
        <w:spacing w:before="0" w:after="0" w:line="259" w:lineRule="auto"/>
        <w:jc w:val="both"/>
        <w:rPr>
          <w:rFonts w:eastAsia="Times New Roman" w:cs="Times New Roman"/>
          <w:b/>
          <w:bCs/>
          <w:sz w:val="28"/>
          <w:szCs w:val="28"/>
        </w:rPr>
      </w:pPr>
      <w:r w:rsidRPr="000D1248">
        <w:rPr>
          <w:rFonts w:eastAsia="Calibri" w:cs="Times New Roman"/>
          <w:b/>
          <w:bCs/>
          <w:sz w:val="28"/>
          <w:szCs w:val="28"/>
        </w:rPr>
        <w:t>1. Về giảng viên</w:t>
      </w:r>
    </w:p>
    <w:p w14:paraId="761D7039" w14:textId="66CA927E" w:rsidR="00184050" w:rsidRPr="000D1248" w:rsidRDefault="00184050" w:rsidP="00184050">
      <w:pPr>
        <w:spacing w:before="0" w:after="0" w:line="259" w:lineRule="auto"/>
        <w:ind w:firstLine="709"/>
        <w:jc w:val="both"/>
        <w:rPr>
          <w:rFonts w:eastAsia="Times New Roman" w:cs="Times New Roman"/>
          <w:b/>
          <w:bCs/>
          <w:sz w:val="28"/>
          <w:szCs w:val="28"/>
        </w:rPr>
      </w:pPr>
      <w:r w:rsidRPr="000D1248">
        <w:rPr>
          <w:rFonts w:eastAsia="Times New Roman" w:cs="Times New Roman"/>
          <w:b/>
          <w:bCs/>
          <w:sz w:val="28"/>
          <w:szCs w:val="28"/>
        </w:rPr>
        <w:t>Mẫu 1: Danh sách giảng viên, nhà khoa học, bao gồm: giảng viên cơ hữu, giảng viên ký hợp đồng lao động xác định thời hạn từ đủ 12 tháng trở lên làm việc toàn thời gian với cơ sở đào tạo, giảng viên thỉnh giảng tham gia giảng dạy các học phần, môn học trong chương trình đào tạo của ngành đào tạo dự kiến mở của cơ sở đào tạo</w:t>
      </w:r>
      <w:r w:rsidRPr="000D1248">
        <w:rPr>
          <w:rStyle w:val="FootnoteReference"/>
          <w:rFonts w:eastAsia="Times New Roman" w:cs="Times New Roman"/>
          <w:b/>
          <w:bCs/>
          <w:sz w:val="28"/>
          <w:szCs w:val="28"/>
        </w:rPr>
        <w:footnoteReference w:id="4"/>
      </w:r>
      <w:r w:rsidRPr="000D1248">
        <w:rPr>
          <w:rFonts w:eastAsia="Times New Roman" w:cs="Times New Roman"/>
          <w:b/>
          <w:bCs/>
          <w:sz w:val="28"/>
          <w:szCs w:val="28"/>
        </w:rPr>
        <w:t>.</w:t>
      </w:r>
    </w:p>
    <w:tbl>
      <w:tblPr>
        <w:tblW w:w="15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552"/>
        <w:gridCol w:w="1716"/>
        <w:gridCol w:w="1119"/>
        <w:gridCol w:w="1276"/>
        <w:gridCol w:w="1080"/>
        <w:gridCol w:w="1350"/>
        <w:gridCol w:w="1335"/>
        <w:gridCol w:w="1455"/>
        <w:gridCol w:w="1104"/>
        <w:gridCol w:w="650"/>
        <w:gridCol w:w="790"/>
        <w:gridCol w:w="969"/>
      </w:tblGrid>
      <w:tr w:rsidR="00184050" w:rsidRPr="000D1248" w14:paraId="43E024E3" w14:textId="77777777" w:rsidTr="000D0997">
        <w:trPr>
          <w:trHeight w:val="1637"/>
          <w:jc w:val="center"/>
        </w:trPr>
        <w:tc>
          <w:tcPr>
            <w:tcW w:w="562" w:type="dxa"/>
            <w:vMerge w:val="restart"/>
            <w:noWrap/>
            <w:vAlign w:val="center"/>
            <w:hideMark/>
          </w:tcPr>
          <w:p w14:paraId="626733CA" w14:textId="77777777" w:rsidR="00184050" w:rsidRPr="000D1248" w:rsidRDefault="00184050" w:rsidP="00184050">
            <w:pPr>
              <w:spacing w:before="0" w:after="0" w:line="240" w:lineRule="auto"/>
              <w:rPr>
                <w:rFonts w:cs="Times New Roman"/>
                <w:b/>
                <w:sz w:val="24"/>
                <w:szCs w:val="24"/>
              </w:rPr>
            </w:pPr>
            <w:bookmarkStart w:id="63" w:name="_Hlk126412426"/>
            <w:r w:rsidRPr="000D1248">
              <w:rPr>
                <w:rFonts w:cs="Times New Roman"/>
                <w:b/>
                <w:sz w:val="24"/>
                <w:szCs w:val="24"/>
              </w:rPr>
              <w:t>Số</w:t>
            </w:r>
            <w:r w:rsidRPr="000D1248">
              <w:rPr>
                <w:rFonts w:cs="Times New Roman"/>
                <w:b/>
                <w:sz w:val="24"/>
                <w:szCs w:val="24"/>
              </w:rPr>
              <w:br/>
              <w:t xml:space="preserve"> TT</w:t>
            </w:r>
          </w:p>
        </w:tc>
        <w:tc>
          <w:tcPr>
            <w:tcW w:w="2552" w:type="dxa"/>
            <w:vMerge w:val="restart"/>
            <w:vAlign w:val="center"/>
            <w:hideMark/>
          </w:tcPr>
          <w:p w14:paraId="2C3ABA9B"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Họ và tên, ngày sinh</w:t>
            </w:r>
          </w:p>
        </w:tc>
        <w:tc>
          <w:tcPr>
            <w:tcW w:w="1716" w:type="dxa"/>
            <w:vMerge w:val="restart"/>
            <w:vAlign w:val="center"/>
            <w:hideMark/>
          </w:tcPr>
          <w:p w14:paraId="64158733"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Số CMND, CCCD hoặc Hộ chiếu; Quốc tịch</w:t>
            </w:r>
          </w:p>
        </w:tc>
        <w:tc>
          <w:tcPr>
            <w:tcW w:w="1119" w:type="dxa"/>
            <w:vMerge w:val="restart"/>
            <w:vAlign w:val="center"/>
            <w:hideMark/>
          </w:tcPr>
          <w:p w14:paraId="28F0A6E4"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Chức danh khoa học, năm phong</w:t>
            </w:r>
          </w:p>
        </w:tc>
        <w:tc>
          <w:tcPr>
            <w:tcW w:w="1276" w:type="dxa"/>
            <w:vMerge w:val="restart"/>
            <w:vAlign w:val="center"/>
            <w:hideMark/>
          </w:tcPr>
          <w:p w14:paraId="333F39DE"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Trình độ, nước, năm tốt nghiệp</w:t>
            </w:r>
          </w:p>
        </w:tc>
        <w:tc>
          <w:tcPr>
            <w:tcW w:w="1080" w:type="dxa"/>
            <w:vMerge w:val="restart"/>
            <w:vAlign w:val="center"/>
            <w:hideMark/>
          </w:tcPr>
          <w:p w14:paraId="1B9BC69A"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Ngành đào tạo ghi theo văn bằng tốt nghiệp</w:t>
            </w:r>
          </w:p>
        </w:tc>
        <w:tc>
          <w:tcPr>
            <w:tcW w:w="2685" w:type="dxa"/>
            <w:gridSpan w:val="2"/>
            <w:vAlign w:val="center"/>
            <w:hideMark/>
          </w:tcPr>
          <w:p w14:paraId="421ECA54"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Tuyển dụng/hợp đồng từ 12 tháng trở lên làm việc toàn thời gian, hợp đồng thỉnh giảng, ngày ký; thời gian; gồm cả dự kiến</w:t>
            </w:r>
          </w:p>
        </w:tc>
        <w:tc>
          <w:tcPr>
            <w:tcW w:w="1455" w:type="dxa"/>
            <w:vMerge w:val="restart"/>
            <w:vAlign w:val="center"/>
            <w:hideMark/>
          </w:tcPr>
          <w:p w14:paraId="3244BDD3"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Mã số bảo hiểm</w:t>
            </w:r>
          </w:p>
        </w:tc>
        <w:tc>
          <w:tcPr>
            <w:tcW w:w="1104" w:type="dxa"/>
            <w:vMerge w:val="restart"/>
            <w:vAlign w:val="center"/>
            <w:hideMark/>
          </w:tcPr>
          <w:p w14:paraId="1233222B"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Kinh nghiệm (thời gian) giảng dạy theo trình độ (năm)</w:t>
            </w:r>
          </w:p>
        </w:tc>
        <w:tc>
          <w:tcPr>
            <w:tcW w:w="1440" w:type="dxa"/>
            <w:gridSpan w:val="2"/>
            <w:vAlign w:val="center"/>
            <w:hideMark/>
          </w:tcPr>
          <w:p w14:paraId="4EB28F48"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Số công trình khoa học đã công bố: cấp</w:t>
            </w:r>
          </w:p>
        </w:tc>
        <w:tc>
          <w:tcPr>
            <w:tcW w:w="969" w:type="dxa"/>
            <w:vMerge w:val="restart"/>
            <w:noWrap/>
            <w:vAlign w:val="center"/>
            <w:hideMark/>
          </w:tcPr>
          <w:p w14:paraId="332F97D2"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Ký tên</w:t>
            </w:r>
          </w:p>
        </w:tc>
      </w:tr>
      <w:tr w:rsidR="00184050" w:rsidRPr="000D1248" w14:paraId="09B09A02" w14:textId="77777777" w:rsidTr="000D0997">
        <w:trPr>
          <w:trHeight w:val="363"/>
          <w:jc w:val="center"/>
        </w:trPr>
        <w:tc>
          <w:tcPr>
            <w:tcW w:w="562" w:type="dxa"/>
            <w:vMerge/>
            <w:vAlign w:val="center"/>
            <w:hideMark/>
          </w:tcPr>
          <w:p w14:paraId="08F3EAE4" w14:textId="77777777" w:rsidR="00184050" w:rsidRPr="000D1248" w:rsidRDefault="00184050" w:rsidP="00184050">
            <w:pPr>
              <w:spacing w:before="0" w:after="0" w:line="240" w:lineRule="auto"/>
              <w:jc w:val="left"/>
              <w:rPr>
                <w:rFonts w:cs="Times New Roman"/>
                <w:sz w:val="24"/>
                <w:szCs w:val="24"/>
              </w:rPr>
            </w:pPr>
          </w:p>
        </w:tc>
        <w:tc>
          <w:tcPr>
            <w:tcW w:w="2552" w:type="dxa"/>
            <w:vMerge/>
            <w:vAlign w:val="center"/>
            <w:hideMark/>
          </w:tcPr>
          <w:p w14:paraId="1086D8D0" w14:textId="77777777" w:rsidR="00184050" w:rsidRPr="000D1248" w:rsidRDefault="00184050" w:rsidP="00184050">
            <w:pPr>
              <w:spacing w:before="0" w:after="0" w:line="240" w:lineRule="auto"/>
              <w:jc w:val="left"/>
              <w:rPr>
                <w:rFonts w:cs="Times New Roman"/>
                <w:sz w:val="24"/>
                <w:szCs w:val="24"/>
              </w:rPr>
            </w:pPr>
          </w:p>
        </w:tc>
        <w:tc>
          <w:tcPr>
            <w:tcW w:w="1716" w:type="dxa"/>
            <w:vMerge/>
            <w:vAlign w:val="center"/>
            <w:hideMark/>
          </w:tcPr>
          <w:p w14:paraId="20386EF1" w14:textId="77777777" w:rsidR="00184050" w:rsidRPr="000D1248" w:rsidRDefault="00184050" w:rsidP="00184050">
            <w:pPr>
              <w:spacing w:before="0" w:after="0" w:line="240" w:lineRule="auto"/>
              <w:jc w:val="left"/>
              <w:rPr>
                <w:rFonts w:cs="Times New Roman"/>
                <w:sz w:val="24"/>
                <w:szCs w:val="24"/>
              </w:rPr>
            </w:pPr>
          </w:p>
        </w:tc>
        <w:tc>
          <w:tcPr>
            <w:tcW w:w="1119" w:type="dxa"/>
            <w:vMerge/>
            <w:vAlign w:val="center"/>
            <w:hideMark/>
          </w:tcPr>
          <w:p w14:paraId="3004E30D" w14:textId="77777777" w:rsidR="00184050" w:rsidRPr="000D1248" w:rsidRDefault="00184050" w:rsidP="00184050">
            <w:pPr>
              <w:spacing w:before="0" w:after="0" w:line="240" w:lineRule="auto"/>
              <w:jc w:val="left"/>
              <w:rPr>
                <w:rFonts w:cs="Times New Roman"/>
                <w:sz w:val="24"/>
                <w:szCs w:val="24"/>
              </w:rPr>
            </w:pPr>
          </w:p>
        </w:tc>
        <w:tc>
          <w:tcPr>
            <w:tcW w:w="1276" w:type="dxa"/>
            <w:vMerge/>
            <w:vAlign w:val="center"/>
            <w:hideMark/>
          </w:tcPr>
          <w:p w14:paraId="468738D9" w14:textId="77777777" w:rsidR="00184050" w:rsidRPr="000D1248" w:rsidRDefault="00184050" w:rsidP="00184050">
            <w:pPr>
              <w:spacing w:before="0" w:after="0" w:line="240" w:lineRule="auto"/>
              <w:jc w:val="left"/>
              <w:rPr>
                <w:rFonts w:cs="Times New Roman"/>
                <w:sz w:val="24"/>
                <w:szCs w:val="24"/>
              </w:rPr>
            </w:pPr>
          </w:p>
        </w:tc>
        <w:tc>
          <w:tcPr>
            <w:tcW w:w="1080" w:type="dxa"/>
            <w:vMerge/>
            <w:vAlign w:val="center"/>
            <w:hideMark/>
          </w:tcPr>
          <w:p w14:paraId="4C9CAF7A" w14:textId="77777777" w:rsidR="00184050" w:rsidRPr="000D1248" w:rsidRDefault="00184050" w:rsidP="00184050">
            <w:pPr>
              <w:spacing w:before="0" w:after="0" w:line="240" w:lineRule="auto"/>
              <w:jc w:val="left"/>
              <w:rPr>
                <w:rFonts w:cs="Times New Roman"/>
                <w:sz w:val="24"/>
                <w:szCs w:val="24"/>
              </w:rPr>
            </w:pPr>
          </w:p>
        </w:tc>
        <w:tc>
          <w:tcPr>
            <w:tcW w:w="1350" w:type="dxa"/>
            <w:noWrap/>
            <w:vAlign w:val="center"/>
            <w:hideMark/>
          </w:tcPr>
          <w:p w14:paraId="3204C293"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Tuyển dụng</w:t>
            </w:r>
          </w:p>
        </w:tc>
        <w:tc>
          <w:tcPr>
            <w:tcW w:w="1335" w:type="dxa"/>
            <w:noWrap/>
            <w:vAlign w:val="center"/>
            <w:hideMark/>
          </w:tcPr>
          <w:p w14:paraId="7BA9406A"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Hợp đồng</w:t>
            </w:r>
          </w:p>
        </w:tc>
        <w:tc>
          <w:tcPr>
            <w:tcW w:w="1455" w:type="dxa"/>
            <w:vMerge/>
            <w:vAlign w:val="center"/>
            <w:hideMark/>
          </w:tcPr>
          <w:p w14:paraId="2719197F" w14:textId="77777777" w:rsidR="00184050" w:rsidRPr="000D1248" w:rsidRDefault="00184050" w:rsidP="00184050">
            <w:pPr>
              <w:spacing w:before="0" w:after="0" w:line="240" w:lineRule="auto"/>
              <w:rPr>
                <w:rFonts w:cs="Times New Roman"/>
                <w:b/>
                <w:sz w:val="24"/>
                <w:szCs w:val="24"/>
              </w:rPr>
            </w:pPr>
          </w:p>
        </w:tc>
        <w:tc>
          <w:tcPr>
            <w:tcW w:w="1104" w:type="dxa"/>
            <w:vMerge/>
            <w:vAlign w:val="center"/>
            <w:hideMark/>
          </w:tcPr>
          <w:p w14:paraId="08F3E1B3" w14:textId="77777777" w:rsidR="00184050" w:rsidRPr="000D1248" w:rsidRDefault="00184050" w:rsidP="00184050">
            <w:pPr>
              <w:spacing w:before="0" w:after="0" w:line="240" w:lineRule="auto"/>
              <w:rPr>
                <w:rFonts w:cs="Times New Roman"/>
                <w:b/>
                <w:sz w:val="24"/>
                <w:szCs w:val="24"/>
              </w:rPr>
            </w:pPr>
          </w:p>
        </w:tc>
        <w:tc>
          <w:tcPr>
            <w:tcW w:w="650" w:type="dxa"/>
            <w:noWrap/>
            <w:vAlign w:val="center"/>
            <w:hideMark/>
          </w:tcPr>
          <w:p w14:paraId="0F264B39"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Bộ</w:t>
            </w:r>
          </w:p>
        </w:tc>
        <w:tc>
          <w:tcPr>
            <w:tcW w:w="790" w:type="dxa"/>
            <w:vAlign w:val="center"/>
            <w:hideMark/>
          </w:tcPr>
          <w:p w14:paraId="4B209037"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Cơ sở</w:t>
            </w:r>
          </w:p>
        </w:tc>
        <w:tc>
          <w:tcPr>
            <w:tcW w:w="969" w:type="dxa"/>
            <w:vMerge/>
            <w:vAlign w:val="center"/>
            <w:hideMark/>
          </w:tcPr>
          <w:p w14:paraId="3B4964E6" w14:textId="77777777" w:rsidR="00184050" w:rsidRPr="000D1248" w:rsidRDefault="00184050" w:rsidP="00184050">
            <w:pPr>
              <w:spacing w:before="0" w:after="0" w:line="240" w:lineRule="auto"/>
              <w:jc w:val="left"/>
              <w:rPr>
                <w:rFonts w:cs="Times New Roman"/>
                <w:sz w:val="24"/>
                <w:szCs w:val="24"/>
              </w:rPr>
            </w:pPr>
          </w:p>
        </w:tc>
      </w:tr>
      <w:tr w:rsidR="00184050" w:rsidRPr="000D1248" w14:paraId="4D634C22" w14:textId="77777777" w:rsidTr="000D0997">
        <w:trPr>
          <w:trHeight w:val="350"/>
          <w:jc w:val="center"/>
        </w:trPr>
        <w:tc>
          <w:tcPr>
            <w:tcW w:w="562" w:type="dxa"/>
            <w:noWrap/>
            <w:vAlign w:val="center"/>
            <w:hideMark/>
          </w:tcPr>
          <w:p w14:paraId="5710F905"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w:t>
            </w:r>
          </w:p>
        </w:tc>
        <w:tc>
          <w:tcPr>
            <w:tcW w:w="2552" w:type="dxa"/>
            <w:vAlign w:val="center"/>
            <w:hideMark/>
          </w:tcPr>
          <w:p w14:paraId="412E1ACB"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(2)</w:t>
            </w:r>
          </w:p>
        </w:tc>
        <w:tc>
          <w:tcPr>
            <w:tcW w:w="1716" w:type="dxa"/>
            <w:vAlign w:val="center"/>
            <w:hideMark/>
          </w:tcPr>
          <w:p w14:paraId="20C6BFC1"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(3)</w:t>
            </w:r>
          </w:p>
        </w:tc>
        <w:tc>
          <w:tcPr>
            <w:tcW w:w="1119" w:type="dxa"/>
            <w:noWrap/>
            <w:vAlign w:val="center"/>
            <w:hideMark/>
          </w:tcPr>
          <w:p w14:paraId="03B71912"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(4)</w:t>
            </w:r>
          </w:p>
        </w:tc>
        <w:tc>
          <w:tcPr>
            <w:tcW w:w="1276" w:type="dxa"/>
            <w:vAlign w:val="center"/>
            <w:hideMark/>
          </w:tcPr>
          <w:p w14:paraId="224985BB"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(5)</w:t>
            </w:r>
          </w:p>
        </w:tc>
        <w:tc>
          <w:tcPr>
            <w:tcW w:w="1080" w:type="dxa"/>
            <w:vAlign w:val="center"/>
            <w:hideMark/>
          </w:tcPr>
          <w:p w14:paraId="799C27A1"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(6)</w:t>
            </w:r>
          </w:p>
        </w:tc>
        <w:tc>
          <w:tcPr>
            <w:tcW w:w="1350" w:type="dxa"/>
            <w:noWrap/>
            <w:vAlign w:val="center"/>
            <w:hideMark/>
          </w:tcPr>
          <w:p w14:paraId="76A93D60"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(7)</w:t>
            </w:r>
          </w:p>
        </w:tc>
        <w:tc>
          <w:tcPr>
            <w:tcW w:w="1335" w:type="dxa"/>
            <w:noWrap/>
            <w:vAlign w:val="center"/>
            <w:hideMark/>
          </w:tcPr>
          <w:p w14:paraId="55A48FAC"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(8)</w:t>
            </w:r>
          </w:p>
        </w:tc>
        <w:tc>
          <w:tcPr>
            <w:tcW w:w="1455" w:type="dxa"/>
            <w:vAlign w:val="center"/>
            <w:hideMark/>
          </w:tcPr>
          <w:p w14:paraId="2528A6CF"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(9)</w:t>
            </w:r>
          </w:p>
        </w:tc>
        <w:tc>
          <w:tcPr>
            <w:tcW w:w="1104" w:type="dxa"/>
            <w:noWrap/>
            <w:vAlign w:val="center"/>
            <w:hideMark/>
          </w:tcPr>
          <w:p w14:paraId="23940734"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(10)</w:t>
            </w:r>
          </w:p>
        </w:tc>
        <w:tc>
          <w:tcPr>
            <w:tcW w:w="650" w:type="dxa"/>
            <w:noWrap/>
            <w:vAlign w:val="center"/>
            <w:hideMark/>
          </w:tcPr>
          <w:p w14:paraId="00E50B9E"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(11)</w:t>
            </w:r>
          </w:p>
        </w:tc>
        <w:tc>
          <w:tcPr>
            <w:tcW w:w="790" w:type="dxa"/>
            <w:vAlign w:val="center"/>
            <w:hideMark/>
          </w:tcPr>
          <w:p w14:paraId="6DFB68F0"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(12)</w:t>
            </w:r>
          </w:p>
        </w:tc>
        <w:tc>
          <w:tcPr>
            <w:tcW w:w="969" w:type="dxa"/>
            <w:noWrap/>
            <w:vAlign w:val="center"/>
            <w:hideMark/>
          </w:tcPr>
          <w:p w14:paraId="60F5B666"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(13)</w:t>
            </w:r>
          </w:p>
        </w:tc>
      </w:tr>
      <w:tr w:rsidR="00184050" w:rsidRPr="000D1248" w14:paraId="50126463" w14:textId="77777777" w:rsidTr="000D0997">
        <w:trPr>
          <w:trHeight w:val="1467"/>
          <w:jc w:val="center"/>
        </w:trPr>
        <w:tc>
          <w:tcPr>
            <w:tcW w:w="562" w:type="dxa"/>
            <w:noWrap/>
            <w:vAlign w:val="center"/>
          </w:tcPr>
          <w:p w14:paraId="756C8F76"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lastRenderedPageBreak/>
              <w:t>1</w:t>
            </w:r>
          </w:p>
        </w:tc>
        <w:tc>
          <w:tcPr>
            <w:tcW w:w="2552" w:type="dxa"/>
            <w:vAlign w:val="center"/>
          </w:tcPr>
          <w:p w14:paraId="60C89D46"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Nguyễn Văn A</w:t>
            </w:r>
          </w:p>
          <w:p w14:paraId="0B466691"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20/4/1978</w:t>
            </w:r>
          </w:p>
        </w:tc>
        <w:tc>
          <w:tcPr>
            <w:tcW w:w="1716" w:type="dxa"/>
            <w:vAlign w:val="center"/>
          </w:tcPr>
          <w:p w14:paraId="26D97DE0"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024054000032</w:t>
            </w:r>
          </w:p>
          <w:p w14:paraId="00BED2DF"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Việt Nam</w:t>
            </w:r>
          </w:p>
        </w:tc>
        <w:tc>
          <w:tcPr>
            <w:tcW w:w="1119" w:type="dxa"/>
            <w:noWrap/>
            <w:vAlign w:val="center"/>
          </w:tcPr>
          <w:p w14:paraId="33AC55FB"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Giáo sư, 2007</w:t>
            </w:r>
          </w:p>
        </w:tc>
        <w:tc>
          <w:tcPr>
            <w:tcW w:w="1276" w:type="dxa"/>
            <w:vAlign w:val="center"/>
          </w:tcPr>
          <w:p w14:paraId="756B5506"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Tiến sĩ, Việt Nam, 2001</w:t>
            </w:r>
          </w:p>
        </w:tc>
        <w:tc>
          <w:tcPr>
            <w:tcW w:w="1080" w:type="dxa"/>
            <w:vAlign w:val="center"/>
          </w:tcPr>
          <w:p w14:paraId="31A9C087"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Kế toán</w:t>
            </w:r>
          </w:p>
        </w:tc>
        <w:tc>
          <w:tcPr>
            <w:tcW w:w="1350" w:type="dxa"/>
            <w:noWrap/>
            <w:vAlign w:val="center"/>
          </w:tcPr>
          <w:p w14:paraId="584BC825" w14:textId="77777777" w:rsidR="00184050" w:rsidRPr="000D1248" w:rsidRDefault="00184050" w:rsidP="00184050">
            <w:pPr>
              <w:spacing w:before="0" w:after="0" w:line="240" w:lineRule="auto"/>
              <w:jc w:val="left"/>
              <w:rPr>
                <w:rFonts w:cs="Times New Roman"/>
                <w:sz w:val="24"/>
                <w:szCs w:val="24"/>
              </w:rPr>
            </w:pPr>
          </w:p>
        </w:tc>
        <w:tc>
          <w:tcPr>
            <w:tcW w:w="1335" w:type="dxa"/>
            <w:noWrap/>
            <w:vAlign w:val="center"/>
          </w:tcPr>
          <w:p w14:paraId="6E4A09C2"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01/01/2010</w:t>
            </w:r>
          </w:p>
        </w:tc>
        <w:tc>
          <w:tcPr>
            <w:tcW w:w="1455" w:type="dxa"/>
            <w:vAlign w:val="center"/>
          </w:tcPr>
          <w:p w14:paraId="29653AE8"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xxxx</w:t>
            </w:r>
          </w:p>
        </w:tc>
        <w:tc>
          <w:tcPr>
            <w:tcW w:w="1104" w:type="dxa"/>
            <w:noWrap/>
            <w:vAlign w:val="center"/>
          </w:tcPr>
          <w:p w14:paraId="2B91B19F"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30</w:t>
            </w:r>
          </w:p>
        </w:tc>
        <w:tc>
          <w:tcPr>
            <w:tcW w:w="650" w:type="dxa"/>
            <w:noWrap/>
            <w:vAlign w:val="center"/>
          </w:tcPr>
          <w:p w14:paraId="0F57E45A"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5</w:t>
            </w:r>
          </w:p>
        </w:tc>
        <w:tc>
          <w:tcPr>
            <w:tcW w:w="790" w:type="dxa"/>
            <w:vAlign w:val="center"/>
          </w:tcPr>
          <w:p w14:paraId="39DFFE07"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7</w:t>
            </w:r>
          </w:p>
        </w:tc>
        <w:tc>
          <w:tcPr>
            <w:tcW w:w="969" w:type="dxa"/>
            <w:noWrap/>
            <w:vAlign w:val="center"/>
          </w:tcPr>
          <w:p w14:paraId="61212842" w14:textId="77777777" w:rsidR="00184050" w:rsidRPr="000D1248" w:rsidRDefault="00184050" w:rsidP="00184050">
            <w:pPr>
              <w:spacing w:before="0" w:after="0" w:line="240" w:lineRule="auto"/>
              <w:jc w:val="left"/>
              <w:rPr>
                <w:rFonts w:cs="Times New Roman"/>
                <w:sz w:val="24"/>
                <w:szCs w:val="24"/>
              </w:rPr>
            </w:pPr>
          </w:p>
        </w:tc>
      </w:tr>
      <w:tr w:rsidR="00184050" w:rsidRPr="000D1248" w14:paraId="396D7014" w14:textId="77777777" w:rsidTr="000D0997">
        <w:trPr>
          <w:trHeight w:val="990"/>
          <w:jc w:val="center"/>
        </w:trPr>
        <w:tc>
          <w:tcPr>
            <w:tcW w:w="562" w:type="dxa"/>
            <w:noWrap/>
            <w:vAlign w:val="center"/>
          </w:tcPr>
          <w:p w14:paraId="6CA1FFD5"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2</w:t>
            </w:r>
          </w:p>
        </w:tc>
        <w:tc>
          <w:tcPr>
            <w:tcW w:w="2552" w:type="dxa"/>
            <w:vAlign w:val="center"/>
          </w:tcPr>
          <w:p w14:paraId="1DE06E5D"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w:t>
            </w:r>
          </w:p>
        </w:tc>
        <w:tc>
          <w:tcPr>
            <w:tcW w:w="1716" w:type="dxa"/>
            <w:vAlign w:val="center"/>
          </w:tcPr>
          <w:p w14:paraId="45F6B37C" w14:textId="77777777" w:rsidR="00184050" w:rsidRPr="000D1248" w:rsidRDefault="00184050" w:rsidP="00184050">
            <w:pPr>
              <w:spacing w:before="0" w:after="0" w:line="240" w:lineRule="auto"/>
              <w:rPr>
                <w:rFonts w:cs="Times New Roman"/>
                <w:sz w:val="24"/>
                <w:szCs w:val="24"/>
              </w:rPr>
            </w:pPr>
          </w:p>
        </w:tc>
        <w:tc>
          <w:tcPr>
            <w:tcW w:w="1119" w:type="dxa"/>
            <w:noWrap/>
            <w:vAlign w:val="center"/>
          </w:tcPr>
          <w:p w14:paraId="245083C0" w14:textId="77777777" w:rsidR="00184050" w:rsidRPr="000D1248" w:rsidRDefault="00184050" w:rsidP="00184050">
            <w:pPr>
              <w:spacing w:before="0" w:after="0" w:line="240" w:lineRule="auto"/>
              <w:jc w:val="left"/>
              <w:rPr>
                <w:rFonts w:cs="Times New Roman"/>
                <w:sz w:val="24"/>
                <w:szCs w:val="24"/>
              </w:rPr>
            </w:pPr>
          </w:p>
        </w:tc>
        <w:tc>
          <w:tcPr>
            <w:tcW w:w="1276" w:type="dxa"/>
            <w:vAlign w:val="center"/>
          </w:tcPr>
          <w:p w14:paraId="3FDB1F36" w14:textId="77777777" w:rsidR="00184050" w:rsidRPr="000D1248" w:rsidRDefault="00184050" w:rsidP="00184050">
            <w:pPr>
              <w:spacing w:before="0" w:after="0" w:line="240" w:lineRule="auto"/>
              <w:jc w:val="left"/>
              <w:rPr>
                <w:rFonts w:cs="Times New Roman"/>
                <w:sz w:val="24"/>
                <w:szCs w:val="24"/>
              </w:rPr>
            </w:pPr>
          </w:p>
        </w:tc>
        <w:tc>
          <w:tcPr>
            <w:tcW w:w="1080" w:type="dxa"/>
            <w:vAlign w:val="center"/>
          </w:tcPr>
          <w:p w14:paraId="544938E0" w14:textId="77777777" w:rsidR="00184050" w:rsidRPr="000D1248" w:rsidRDefault="00184050" w:rsidP="00184050">
            <w:pPr>
              <w:spacing w:before="0" w:after="0" w:line="240" w:lineRule="auto"/>
              <w:jc w:val="left"/>
              <w:rPr>
                <w:rFonts w:cs="Times New Roman"/>
                <w:sz w:val="24"/>
                <w:szCs w:val="24"/>
              </w:rPr>
            </w:pPr>
          </w:p>
        </w:tc>
        <w:tc>
          <w:tcPr>
            <w:tcW w:w="1350" w:type="dxa"/>
            <w:noWrap/>
            <w:vAlign w:val="center"/>
          </w:tcPr>
          <w:p w14:paraId="1817D68C" w14:textId="77777777" w:rsidR="00184050" w:rsidRPr="000D1248" w:rsidRDefault="00184050" w:rsidP="00184050">
            <w:pPr>
              <w:spacing w:before="0" w:after="0" w:line="240" w:lineRule="auto"/>
              <w:jc w:val="left"/>
              <w:rPr>
                <w:rFonts w:cs="Times New Roman"/>
                <w:sz w:val="24"/>
                <w:szCs w:val="24"/>
              </w:rPr>
            </w:pPr>
          </w:p>
        </w:tc>
        <w:tc>
          <w:tcPr>
            <w:tcW w:w="1335" w:type="dxa"/>
            <w:noWrap/>
            <w:vAlign w:val="center"/>
          </w:tcPr>
          <w:p w14:paraId="658E8549" w14:textId="77777777" w:rsidR="00184050" w:rsidRPr="000D1248" w:rsidRDefault="00184050" w:rsidP="00184050">
            <w:pPr>
              <w:spacing w:before="0" w:after="0" w:line="240" w:lineRule="auto"/>
              <w:jc w:val="left"/>
              <w:rPr>
                <w:rFonts w:cs="Times New Roman"/>
                <w:sz w:val="24"/>
                <w:szCs w:val="24"/>
              </w:rPr>
            </w:pPr>
          </w:p>
        </w:tc>
        <w:tc>
          <w:tcPr>
            <w:tcW w:w="1455" w:type="dxa"/>
            <w:vAlign w:val="center"/>
          </w:tcPr>
          <w:p w14:paraId="279C25DA" w14:textId="77777777" w:rsidR="00184050" w:rsidRPr="000D1248" w:rsidRDefault="00184050" w:rsidP="00184050">
            <w:pPr>
              <w:spacing w:before="0" w:after="0" w:line="240" w:lineRule="auto"/>
              <w:jc w:val="left"/>
              <w:rPr>
                <w:rFonts w:cs="Times New Roman"/>
                <w:sz w:val="24"/>
                <w:szCs w:val="24"/>
              </w:rPr>
            </w:pPr>
          </w:p>
        </w:tc>
        <w:tc>
          <w:tcPr>
            <w:tcW w:w="1104" w:type="dxa"/>
            <w:noWrap/>
            <w:vAlign w:val="center"/>
          </w:tcPr>
          <w:p w14:paraId="2C64D7FD" w14:textId="77777777" w:rsidR="00184050" w:rsidRPr="000D1248" w:rsidRDefault="00184050" w:rsidP="00184050">
            <w:pPr>
              <w:spacing w:before="0" w:after="0" w:line="240" w:lineRule="auto"/>
              <w:rPr>
                <w:rFonts w:cs="Times New Roman"/>
                <w:sz w:val="24"/>
                <w:szCs w:val="24"/>
              </w:rPr>
            </w:pPr>
          </w:p>
        </w:tc>
        <w:tc>
          <w:tcPr>
            <w:tcW w:w="650" w:type="dxa"/>
            <w:noWrap/>
            <w:vAlign w:val="center"/>
          </w:tcPr>
          <w:p w14:paraId="33BEDCCD" w14:textId="77777777" w:rsidR="00184050" w:rsidRPr="000D1248" w:rsidRDefault="00184050" w:rsidP="00184050">
            <w:pPr>
              <w:spacing w:before="0" w:after="0" w:line="240" w:lineRule="auto"/>
              <w:rPr>
                <w:rFonts w:cs="Times New Roman"/>
                <w:sz w:val="24"/>
                <w:szCs w:val="24"/>
              </w:rPr>
            </w:pPr>
          </w:p>
        </w:tc>
        <w:tc>
          <w:tcPr>
            <w:tcW w:w="790" w:type="dxa"/>
            <w:vAlign w:val="center"/>
          </w:tcPr>
          <w:p w14:paraId="3C2980C9" w14:textId="77777777" w:rsidR="00184050" w:rsidRPr="000D1248" w:rsidRDefault="00184050" w:rsidP="00184050">
            <w:pPr>
              <w:spacing w:before="0" w:after="0" w:line="240" w:lineRule="auto"/>
              <w:rPr>
                <w:rFonts w:cs="Times New Roman"/>
                <w:sz w:val="24"/>
                <w:szCs w:val="24"/>
              </w:rPr>
            </w:pPr>
          </w:p>
        </w:tc>
        <w:tc>
          <w:tcPr>
            <w:tcW w:w="969" w:type="dxa"/>
            <w:noWrap/>
            <w:vAlign w:val="center"/>
            <w:hideMark/>
          </w:tcPr>
          <w:p w14:paraId="1F3E7078"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 </w:t>
            </w:r>
          </w:p>
        </w:tc>
      </w:tr>
      <w:tr w:rsidR="00184050" w:rsidRPr="000D1248" w14:paraId="1E59E653" w14:textId="77777777" w:rsidTr="000D0997">
        <w:trPr>
          <w:trHeight w:val="687"/>
          <w:jc w:val="center"/>
        </w:trPr>
        <w:tc>
          <w:tcPr>
            <w:tcW w:w="562" w:type="dxa"/>
            <w:noWrap/>
            <w:vAlign w:val="center"/>
          </w:tcPr>
          <w:p w14:paraId="367189DB"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3</w:t>
            </w:r>
          </w:p>
        </w:tc>
        <w:tc>
          <w:tcPr>
            <w:tcW w:w="2552" w:type="dxa"/>
            <w:vAlign w:val="center"/>
          </w:tcPr>
          <w:p w14:paraId="3CC26130"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w:t>
            </w:r>
          </w:p>
        </w:tc>
        <w:tc>
          <w:tcPr>
            <w:tcW w:w="1716" w:type="dxa"/>
            <w:vAlign w:val="center"/>
          </w:tcPr>
          <w:p w14:paraId="081744FC" w14:textId="77777777" w:rsidR="00184050" w:rsidRPr="000D1248" w:rsidRDefault="00184050" w:rsidP="00184050">
            <w:pPr>
              <w:spacing w:before="0" w:after="0" w:line="240" w:lineRule="auto"/>
              <w:rPr>
                <w:rFonts w:cs="Times New Roman"/>
                <w:sz w:val="24"/>
                <w:szCs w:val="24"/>
              </w:rPr>
            </w:pPr>
          </w:p>
        </w:tc>
        <w:tc>
          <w:tcPr>
            <w:tcW w:w="1119" w:type="dxa"/>
            <w:noWrap/>
            <w:vAlign w:val="center"/>
          </w:tcPr>
          <w:p w14:paraId="7FBE2327" w14:textId="77777777" w:rsidR="00184050" w:rsidRPr="000D1248" w:rsidRDefault="00184050" w:rsidP="00184050">
            <w:pPr>
              <w:spacing w:before="0" w:after="0" w:line="240" w:lineRule="auto"/>
              <w:jc w:val="left"/>
              <w:rPr>
                <w:rFonts w:cs="Times New Roman"/>
                <w:sz w:val="24"/>
                <w:szCs w:val="24"/>
              </w:rPr>
            </w:pPr>
          </w:p>
        </w:tc>
        <w:tc>
          <w:tcPr>
            <w:tcW w:w="1276" w:type="dxa"/>
            <w:vAlign w:val="center"/>
          </w:tcPr>
          <w:p w14:paraId="3C57846E" w14:textId="77777777" w:rsidR="00184050" w:rsidRPr="000D1248" w:rsidRDefault="00184050" w:rsidP="00184050">
            <w:pPr>
              <w:spacing w:before="0" w:after="0" w:line="240" w:lineRule="auto"/>
              <w:jc w:val="left"/>
              <w:rPr>
                <w:rFonts w:cs="Times New Roman"/>
                <w:sz w:val="24"/>
                <w:szCs w:val="24"/>
              </w:rPr>
            </w:pPr>
          </w:p>
        </w:tc>
        <w:tc>
          <w:tcPr>
            <w:tcW w:w="1080" w:type="dxa"/>
            <w:noWrap/>
            <w:vAlign w:val="center"/>
          </w:tcPr>
          <w:p w14:paraId="04805425" w14:textId="77777777" w:rsidR="00184050" w:rsidRPr="000D1248" w:rsidRDefault="00184050" w:rsidP="00184050">
            <w:pPr>
              <w:spacing w:before="0" w:after="0" w:line="240" w:lineRule="auto"/>
              <w:jc w:val="left"/>
              <w:rPr>
                <w:rFonts w:cs="Times New Roman"/>
                <w:sz w:val="24"/>
                <w:szCs w:val="24"/>
              </w:rPr>
            </w:pPr>
          </w:p>
        </w:tc>
        <w:tc>
          <w:tcPr>
            <w:tcW w:w="1350" w:type="dxa"/>
            <w:vAlign w:val="center"/>
          </w:tcPr>
          <w:p w14:paraId="4A28BD4C" w14:textId="77777777" w:rsidR="00184050" w:rsidRPr="000D1248" w:rsidRDefault="00184050" w:rsidP="00184050">
            <w:pPr>
              <w:spacing w:before="0" w:after="0" w:line="240" w:lineRule="auto"/>
              <w:jc w:val="left"/>
              <w:rPr>
                <w:rFonts w:cs="Times New Roman"/>
                <w:sz w:val="24"/>
                <w:szCs w:val="24"/>
              </w:rPr>
            </w:pPr>
          </w:p>
        </w:tc>
        <w:tc>
          <w:tcPr>
            <w:tcW w:w="1335" w:type="dxa"/>
            <w:noWrap/>
            <w:vAlign w:val="center"/>
          </w:tcPr>
          <w:p w14:paraId="17F2ECBF" w14:textId="77777777" w:rsidR="00184050" w:rsidRPr="000D1248" w:rsidRDefault="00184050" w:rsidP="00184050">
            <w:pPr>
              <w:spacing w:before="0" w:after="0" w:line="240" w:lineRule="auto"/>
              <w:jc w:val="left"/>
              <w:rPr>
                <w:rFonts w:cs="Times New Roman"/>
                <w:sz w:val="24"/>
                <w:szCs w:val="24"/>
              </w:rPr>
            </w:pPr>
          </w:p>
        </w:tc>
        <w:tc>
          <w:tcPr>
            <w:tcW w:w="1455" w:type="dxa"/>
            <w:vAlign w:val="center"/>
          </w:tcPr>
          <w:p w14:paraId="5D711096" w14:textId="77777777" w:rsidR="00184050" w:rsidRPr="000D1248" w:rsidRDefault="00184050" w:rsidP="00184050">
            <w:pPr>
              <w:spacing w:before="0" w:after="0" w:line="240" w:lineRule="auto"/>
              <w:jc w:val="left"/>
              <w:rPr>
                <w:rFonts w:cs="Times New Roman"/>
                <w:sz w:val="24"/>
                <w:szCs w:val="24"/>
              </w:rPr>
            </w:pPr>
          </w:p>
        </w:tc>
        <w:tc>
          <w:tcPr>
            <w:tcW w:w="1104" w:type="dxa"/>
            <w:noWrap/>
            <w:vAlign w:val="center"/>
          </w:tcPr>
          <w:p w14:paraId="559622FB" w14:textId="77777777" w:rsidR="00184050" w:rsidRPr="000D1248" w:rsidRDefault="00184050" w:rsidP="00184050">
            <w:pPr>
              <w:spacing w:before="0" w:after="0" w:line="240" w:lineRule="auto"/>
              <w:rPr>
                <w:rFonts w:cs="Times New Roman"/>
                <w:sz w:val="24"/>
                <w:szCs w:val="24"/>
              </w:rPr>
            </w:pPr>
          </w:p>
        </w:tc>
        <w:tc>
          <w:tcPr>
            <w:tcW w:w="650" w:type="dxa"/>
            <w:noWrap/>
            <w:vAlign w:val="center"/>
          </w:tcPr>
          <w:p w14:paraId="7BC8E4E0" w14:textId="77777777" w:rsidR="00184050" w:rsidRPr="000D1248" w:rsidRDefault="00184050" w:rsidP="00184050">
            <w:pPr>
              <w:spacing w:before="0" w:after="0" w:line="240" w:lineRule="auto"/>
              <w:rPr>
                <w:rFonts w:cs="Times New Roman"/>
                <w:sz w:val="24"/>
                <w:szCs w:val="24"/>
              </w:rPr>
            </w:pPr>
          </w:p>
        </w:tc>
        <w:tc>
          <w:tcPr>
            <w:tcW w:w="790" w:type="dxa"/>
            <w:noWrap/>
            <w:vAlign w:val="center"/>
          </w:tcPr>
          <w:p w14:paraId="65016294" w14:textId="77777777" w:rsidR="00184050" w:rsidRPr="000D1248" w:rsidRDefault="00184050" w:rsidP="00184050">
            <w:pPr>
              <w:spacing w:before="0" w:after="0" w:line="240" w:lineRule="auto"/>
              <w:rPr>
                <w:rFonts w:cs="Times New Roman"/>
                <w:sz w:val="24"/>
                <w:szCs w:val="24"/>
              </w:rPr>
            </w:pPr>
          </w:p>
        </w:tc>
        <w:tc>
          <w:tcPr>
            <w:tcW w:w="969" w:type="dxa"/>
            <w:noWrap/>
            <w:vAlign w:val="center"/>
            <w:hideMark/>
          </w:tcPr>
          <w:p w14:paraId="012FB5B1"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 </w:t>
            </w:r>
          </w:p>
        </w:tc>
      </w:tr>
      <w:bookmarkEnd w:id="63"/>
    </w:tbl>
    <w:p w14:paraId="79E5B945" w14:textId="77777777" w:rsidR="00184050" w:rsidRPr="000D1248" w:rsidRDefault="00184050" w:rsidP="00184050">
      <w:pPr>
        <w:spacing w:before="0" w:after="0" w:line="240" w:lineRule="auto"/>
        <w:jc w:val="left"/>
        <w:rPr>
          <w:rFonts w:cs="Times New Roman"/>
          <w:szCs w:val="26"/>
        </w:rPr>
      </w:pPr>
    </w:p>
    <w:p w14:paraId="7D017D78" w14:textId="77777777" w:rsidR="00184050" w:rsidRPr="000D1248" w:rsidRDefault="00184050" w:rsidP="00184050">
      <w:pPr>
        <w:spacing w:before="120" w:after="120"/>
        <w:jc w:val="left"/>
        <w:rPr>
          <w:rFonts w:cs="Times New Roman"/>
          <w:szCs w:val="26"/>
        </w:rPr>
      </w:pPr>
      <w:r w:rsidRPr="000D1248">
        <w:rPr>
          <w:rFonts w:cs="Times New Roman"/>
          <w:b/>
          <w:i/>
          <w:szCs w:val="26"/>
        </w:rPr>
        <w:t>Ghi chú</w:t>
      </w:r>
      <w:r w:rsidRPr="000D1248">
        <w:rPr>
          <w:rFonts w:cs="Times New Roman"/>
          <w:szCs w:val="26"/>
        </w:rPr>
        <w:t>: Lý lịch khoa học của giảng viên cơ hữu chủ trì xây dựng, tổ chức thực hiện chương trình đào tạo; giảng viên cơ hữu có chuyên môn phù hợp chủ trì giảng dạy; giảng viên thỉnh giảng của ngành đào tạo dự kiến mở được đính kèm</w:t>
      </w:r>
      <w:r w:rsidRPr="000D1248">
        <w:rPr>
          <w:rFonts w:cs="Times New Roman"/>
          <w:szCs w:val="26"/>
          <w:vertAlign w:val="superscript"/>
        </w:rPr>
        <w:footnoteReference w:id="5"/>
      </w:r>
    </w:p>
    <w:p w14:paraId="3D374E51" w14:textId="77777777" w:rsidR="00184050" w:rsidRPr="000D1248" w:rsidRDefault="00184050" w:rsidP="00184050">
      <w:pPr>
        <w:spacing w:before="120" w:after="120"/>
        <w:jc w:val="left"/>
        <w:rPr>
          <w:rFonts w:cs="Times New Roman"/>
          <w:szCs w:val="26"/>
        </w:rPr>
      </w:pPr>
    </w:p>
    <w:tbl>
      <w:tblPr>
        <w:tblStyle w:val="TableGrid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8"/>
        <w:gridCol w:w="4948"/>
        <w:gridCol w:w="4949"/>
      </w:tblGrid>
      <w:tr w:rsidR="00184050" w:rsidRPr="000D1248" w14:paraId="426B9AC0" w14:textId="77777777" w:rsidTr="000D0997">
        <w:tc>
          <w:tcPr>
            <w:tcW w:w="4948" w:type="dxa"/>
          </w:tcPr>
          <w:p w14:paraId="0DC45EA8"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TRƯỞNG KHOA</w:t>
            </w:r>
          </w:p>
        </w:tc>
        <w:tc>
          <w:tcPr>
            <w:tcW w:w="4948" w:type="dxa"/>
          </w:tcPr>
          <w:p w14:paraId="417015B8"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TRƯỞNG PHÒNG TỔ CHỨC CÁN BỘ</w:t>
            </w:r>
          </w:p>
        </w:tc>
        <w:tc>
          <w:tcPr>
            <w:tcW w:w="4949" w:type="dxa"/>
          </w:tcPr>
          <w:p w14:paraId="03FE00A6"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HIỆU TRƯỞNG</w:t>
            </w:r>
          </w:p>
        </w:tc>
      </w:tr>
      <w:tr w:rsidR="00184050" w:rsidRPr="000D1248" w14:paraId="280BAA4C" w14:textId="77777777" w:rsidTr="000D0997">
        <w:tc>
          <w:tcPr>
            <w:tcW w:w="4948" w:type="dxa"/>
          </w:tcPr>
          <w:p w14:paraId="351C854D"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xác nhận)</w:t>
            </w:r>
          </w:p>
        </w:tc>
        <w:tc>
          <w:tcPr>
            <w:tcW w:w="4948" w:type="dxa"/>
          </w:tcPr>
          <w:p w14:paraId="2232B4BD"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xác nhận)</w:t>
            </w:r>
          </w:p>
        </w:tc>
        <w:tc>
          <w:tcPr>
            <w:tcW w:w="4949" w:type="dxa"/>
          </w:tcPr>
          <w:p w14:paraId="0E4C815E"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đóng dấu)</w:t>
            </w:r>
          </w:p>
        </w:tc>
      </w:tr>
    </w:tbl>
    <w:p w14:paraId="6290F375" w14:textId="77777777" w:rsidR="00184050" w:rsidRPr="000D1248" w:rsidRDefault="00184050" w:rsidP="00184050">
      <w:pPr>
        <w:spacing w:before="120" w:after="120" w:line="360" w:lineRule="exact"/>
        <w:jc w:val="left"/>
        <w:rPr>
          <w:rFonts w:cs="Times New Roman"/>
          <w:szCs w:val="26"/>
        </w:rPr>
      </w:pPr>
    </w:p>
    <w:p w14:paraId="6DD8C524" w14:textId="77777777" w:rsidR="00184050" w:rsidRPr="000D1248" w:rsidRDefault="00184050" w:rsidP="00184050">
      <w:pPr>
        <w:spacing w:before="120" w:after="120" w:line="360" w:lineRule="exact"/>
        <w:jc w:val="left"/>
        <w:rPr>
          <w:rFonts w:cs="Times New Roman"/>
          <w:szCs w:val="26"/>
        </w:rPr>
      </w:pPr>
    </w:p>
    <w:p w14:paraId="300FD6A9" w14:textId="77777777" w:rsidR="00184050" w:rsidRPr="000D1248" w:rsidRDefault="00184050" w:rsidP="00184050">
      <w:pPr>
        <w:spacing w:before="120" w:after="120" w:line="360" w:lineRule="exact"/>
        <w:jc w:val="left"/>
        <w:rPr>
          <w:rFonts w:cs="Times New Roman"/>
          <w:szCs w:val="26"/>
        </w:rPr>
      </w:pPr>
    </w:p>
    <w:p w14:paraId="6AAAF07A" w14:textId="77777777" w:rsidR="00184050" w:rsidRPr="000D1248" w:rsidRDefault="00184050" w:rsidP="00184050">
      <w:pPr>
        <w:spacing w:before="120" w:after="120" w:line="360" w:lineRule="exact"/>
        <w:jc w:val="left"/>
        <w:rPr>
          <w:rFonts w:cs="Times New Roman"/>
          <w:szCs w:val="26"/>
        </w:rPr>
      </w:pPr>
    </w:p>
    <w:p w14:paraId="3AD8656B" w14:textId="77777777" w:rsidR="00184050" w:rsidRPr="000D1248" w:rsidRDefault="00184050" w:rsidP="00184050">
      <w:pPr>
        <w:spacing w:before="120" w:after="120" w:line="360" w:lineRule="exact"/>
        <w:jc w:val="left"/>
        <w:rPr>
          <w:rFonts w:cs="Times New Roman"/>
          <w:szCs w:val="26"/>
        </w:rPr>
      </w:pPr>
    </w:p>
    <w:p w14:paraId="1AB77F55" w14:textId="77777777" w:rsidR="00184050" w:rsidRPr="000D1248" w:rsidRDefault="00184050" w:rsidP="00184050">
      <w:pPr>
        <w:spacing w:before="120" w:after="120" w:line="360" w:lineRule="exact"/>
        <w:jc w:val="left"/>
        <w:rPr>
          <w:rFonts w:cs="Times New Roman"/>
          <w:szCs w:val="26"/>
        </w:rPr>
      </w:pPr>
    </w:p>
    <w:p w14:paraId="0C9CA1F8" w14:textId="77777777" w:rsidR="00184050" w:rsidRPr="000D1248" w:rsidRDefault="00184050" w:rsidP="00184050">
      <w:pPr>
        <w:spacing w:before="120" w:after="120" w:line="360" w:lineRule="exact"/>
        <w:jc w:val="left"/>
        <w:rPr>
          <w:rFonts w:cs="Times New Roman"/>
          <w:szCs w:val="26"/>
        </w:rPr>
      </w:pPr>
    </w:p>
    <w:p w14:paraId="18D645F3"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lastRenderedPageBreak/>
        <w:t>Mẫu 2. Danh sách giảng viên, nhà khoa học tham gia giảng dạy các học phần, môn học trong chương trình đào tạo của ngành đào tạo dự kiến mở của cơ sở đào tạo</w:t>
      </w:r>
      <w:r w:rsidRPr="000D1248">
        <w:rPr>
          <w:rFonts w:cs="Times New Roman"/>
          <w:b/>
          <w:szCs w:val="26"/>
          <w:vertAlign w:val="superscript"/>
        </w:rPr>
        <w:footnoteReference w:id="6"/>
      </w:r>
    </w:p>
    <w:tbl>
      <w:tblPr>
        <w:tblW w:w="15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2650"/>
        <w:gridCol w:w="3068"/>
        <w:gridCol w:w="2410"/>
        <w:gridCol w:w="772"/>
        <w:gridCol w:w="838"/>
        <w:gridCol w:w="690"/>
        <w:gridCol w:w="838"/>
        <w:gridCol w:w="3432"/>
      </w:tblGrid>
      <w:tr w:rsidR="00184050" w:rsidRPr="000D1248" w14:paraId="1F2E3193" w14:textId="77777777" w:rsidTr="000D0997">
        <w:trPr>
          <w:trHeight w:val="284"/>
          <w:tblHeader/>
          <w:jc w:val="center"/>
        </w:trPr>
        <w:tc>
          <w:tcPr>
            <w:tcW w:w="606" w:type="dxa"/>
            <w:vMerge w:val="restart"/>
            <w:vAlign w:val="center"/>
            <w:hideMark/>
          </w:tcPr>
          <w:p w14:paraId="6F462B01" w14:textId="77777777" w:rsidR="00184050" w:rsidRPr="000D1248" w:rsidRDefault="00184050" w:rsidP="00184050">
            <w:pPr>
              <w:spacing w:before="0" w:after="0" w:line="240" w:lineRule="auto"/>
              <w:rPr>
                <w:rFonts w:cs="Times New Roman"/>
                <w:b/>
                <w:szCs w:val="26"/>
              </w:rPr>
            </w:pPr>
            <w:r w:rsidRPr="000D1248">
              <w:rPr>
                <w:rFonts w:cs="Times New Roman"/>
                <w:b/>
                <w:szCs w:val="26"/>
              </w:rPr>
              <w:t>Số TT</w:t>
            </w:r>
          </w:p>
        </w:tc>
        <w:tc>
          <w:tcPr>
            <w:tcW w:w="2650" w:type="dxa"/>
            <w:vMerge w:val="restart"/>
            <w:vAlign w:val="center"/>
            <w:hideMark/>
          </w:tcPr>
          <w:p w14:paraId="71ECBA40" w14:textId="77777777" w:rsidR="00184050" w:rsidRPr="000D1248" w:rsidRDefault="00184050" w:rsidP="00184050">
            <w:pPr>
              <w:spacing w:before="0" w:after="0" w:line="240" w:lineRule="auto"/>
              <w:rPr>
                <w:rFonts w:cs="Times New Roman"/>
                <w:b/>
                <w:szCs w:val="26"/>
              </w:rPr>
            </w:pPr>
            <w:r w:rsidRPr="000D1248">
              <w:rPr>
                <w:rFonts w:cs="Times New Roman"/>
                <w:b/>
                <w:szCs w:val="26"/>
              </w:rPr>
              <w:t>Họ và tên</w:t>
            </w:r>
          </w:p>
        </w:tc>
        <w:tc>
          <w:tcPr>
            <w:tcW w:w="3068" w:type="dxa"/>
            <w:vMerge w:val="restart"/>
            <w:vAlign w:val="center"/>
            <w:hideMark/>
          </w:tcPr>
          <w:p w14:paraId="21B210E1" w14:textId="77777777" w:rsidR="00184050" w:rsidRPr="000D1248" w:rsidRDefault="00184050" w:rsidP="00184050">
            <w:pPr>
              <w:spacing w:before="0" w:after="0" w:line="240" w:lineRule="auto"/>
              <w:rPr>
                <w:rFonts w:cs="Times New Roman"/>
                <w:b/>
                <w:szCs w:val="26"/>
              </w:rPr>
            </w:pPr>
            <w:r w:rsidRPr="000D1248">
              <w:rPr>
                <w:rFonts w:cs="Times New Roman"/>
                <w:b/>
                <w:szCs w:val="26"/>
              </w:rPr>
              <w:t>Học phần/môn học giảng dạy</w:t>
            </w:r>
          </w:p>
        </w:tc>
        <w:tc>
          <w:tcPr>
            <w:tcW w:w="2410" w:type="dxa"/>
            <w:vMerge w:val="restart"/>
            <w:vAlign w:val="center"/>
            <w:hideMark/>
          </w:tcPr>
          <w:p w14:paraId="473E434E" w14:textId="77777777" w:rsidR="00184050" w:rsidRPr="000D1248" w:rsidRDefault="00184050" w:rsidP="00184050">
            <w:pPr>
              <w:spacing w:before="0" w:after="0" w:line="240" w:lineRule="auto"/>
              <w:rPr>
                <w:rFonts w:cs="Times New Roman"/>
                <w:b/>
                <w:szCs w:val="26"/>
              </w:rPr>
            </w:pPr>
            <w:r w:rsidRPr="000D1248">
              <w:rPr>
                <w:rFonts w:cs="Times New Roman"/>
                <w:b/>
                <w:szCs w:val="26"/>
              </w:rPr>
              <w:t>Thời gian giảng dạy (học kỳ, năm học)</w:t>
            </w:r>
          </w:p>
        </w:tc>
        <w:tc>
          <w:tcPr>
            <w:tcW w:w="3138" w:type="dxa"/>
            <w:gridSpan w:val="4"/>
            <w:vAlign w:val="center"/>
            <w:hideMark/>
          </w:tcPr>
          <w:p w14:paraId="3AA8F0B0" w14:textId="77777777" w:rsidR="00184050" w:rsidRPr="000D1248" w:rsidRDefault="00184050" w:rsidP="00184050">
            <w:pPr>
              <w:spacing w:before="0" w:after="0" w:line="240" w:lineRule="auto"/>
              <w:rPr>
                <w:rFonts w:cs="Times New Roman"/>
                <w:b/>
                <w:szCs w:val="26"/>
              </w:rPr>
            </w:pPr>
            <w:r w:rsidRPr="000D1248">
              <w:rPr>
                <w:rFonts w:cs="Times New Roman"/>
                <w:b/>
                <w:szCs w:val="26"/>
              </w:rPr>
              <w:t>Số tín chỉ</w:t>
            </w:r>
          </w:p>
        </w:tc>
        <w:tc>
          <w:tcPr>
            <w:tcW w:w="3432" w:type="dxa"/>
            <w:vMerge w:val="restart"/>
            <w:vAlign w:val="center"/>
            <w:hideMark/>
          </w:tcPr>
          <w:p w14:paraId="7E26523F" w14:textId="77777777" w:rsidR="00184050" w:rsidRPr="000D1248" w:rsidRDefault="00184050" w:rsidP="00184050">
            <w:pPr>
              <w:spacing w:before="0" w:after="0" w:line="240" w:lineRule="auto"/>
              <w:rPr>
                <w:rFonts w:cs="Times New Roman"/>
                <w:b/>
                <w:szCs w:val="26"/>
              </w:rPr>
            </w:pPr>
            <w:r w:rsidRPr="000D1248">
              <w:rPr>
                <w:rFonts w:cs="Times New Roman"/>
                <w:b/>
                <w:szCs w:val="26"/>
              </w:rPr>
              <w:t>Giảng viên cơ hữu ngành phù hợp chủ trì xây dựng, thực hiện chương trình/chuyên môn phù chủ trì giảng dạy/hướng dẫn luận văn, luận án</w:t>
            </w:r>
          </w:p>
        </w:tc>
      </w:tr>
      <w:tr w:rsidR="00184050" w:rsidRPr="000D1248" w14:paraId="3828BF75" w14:textId="77777777" w:rsidTr="000D0997">
        <w:trPr>
          <w:trHeight w:val="284"/>
          <w:tblHeader/>
          <w:jc w:val="center"/>
        </w:trPr>
        <w:tc>
          <w:tcPr>
            <w:tcW w:w="606" w:type="dxa"/>
            <w:vMerge/>
            <w:vAlign w:val="center"/>
            <w:hideMark/>
          </w:tcPr>
          <w:p w14:paraId="4A30A374" w14:textId="77777777" w:rsidR="00184050" w:rsidRPr="000D1248" w:rsidRDefault="00184050" w:rsidP="00184050">
            <w:pPr>
              <w:spacing w:before="0" w:after="0" w:line="240" w:lineRule="auto"/>
              <w:jc w:val="left"/>
              <w:rPr>
                <w:rFonts w:cs="Times New Roman"/>
                <w:b/>
                <w:szCs w:val="26"/>
              </w:rPr>
            </w:pPr>
          </w:p>
        </w:tc>
        <w:tc>
          <w:tcPr>
            <w:tcW w:w="2650" w:type="dxa"/>
            <w:vMerge/>
            <w:vAlign w:val="center"/>
            <w:hideMark/>
          </w:tcPr>
          <w:p w14:paraId="46FB64D1" w14:textId="77777777" w:rsidR="00184050" w:rsidRPr="000D1248" w:rsidRDefault="00184050" w:rsidP="00184050">
            <w:pPr>
              <w:spacing w:before="0" w:after="0" w:line="240" w:lineRule="auto"/>
              <w:jc w:val="left"/>
              <w:rPr>
                <w:rFonts w:cs="Times New Roman"/>
                <w:b/>
                <w:szCs w:val="26"/>
              </w:rPr>
            </w:pPr>
          </w:p>
        </w:tc>
        <w:tc>
          <w:tcPr>
            <w:tcW w:w="3068" w:type="dxa"/>
            <w:vMerge/>
            <w:vAlign w:val="center"/>
            <w:hideMark/>
          </w:tcPr>
          <w:p w14:paraId="3557914D" w14:textId="77777777" w:rsidR="00184050" w:rsidRPr="000D1248" w:rsidRDefault="00184050" w:rsidP="00184050">
            <w:pPr>
              <w:spacing w:before="0" w:after="0" w:line="240" w:lineRule="auto"/>
              <w:jc w:val="left"/>
              <w:rPr>
                <w:rFonts w:cs="Times New Roman"/>
                <w:b/>
                <w:szCs w:val="26"/>
              </w:rPr>
            </w:pPr>
          </w:p>
        </w:tc>
        <w:tc>
          <w:tcPr>
            <w:tcW w:w="2410" w:type="dxa"/>
            <w:vMerge/>
            <w:vAlign w:val="center"/>
            <w:hideMark/>
          </w:tcPr>
          <w:p w14:paraId="7B6DF59C" w14:textId="77777777" w:rsidR="00184050" w:rsidRPr="000D1248" w:rsidRDefault="00184050" w:rsidP="00184050">
            <w:pPr>
              <w:spacing w:before="0" w:after="0" w:line="240" w:lineRule="auto"/>
              <w:jc w:val="left"/>
              <w:rPr>
                <w:rFonts w:cs="Times New Roman"/>
                <w:b/>
                <w:szCs w:val="26"/>
              </w:rPr>
            </w:pPr>
          </w:p>
        </w:tc>
        <w:tc>
          <w:tcPr>
            <w:tcW w:w="1610" w:type="dxa"/>
            <w:gridSpan w:val="2"/>
            <w:vAlign w:val="center"/>
            <w:hideMark/>
          </w:tcPr>
          <w:p w14:paraId="44745C2E" w14:textId="77777777" w:rsidR="00184050" w:rsidRPr="000D1248" w:rsidRDefault="00184050" w:rsidP="00184050">
            <w:pPr>
              <w:spacing w:before="0" w:after="0" w:line="240" w:lineRule="auto"/>
              <w:rPr>
                <w:rFonts w:cs="Times New Roman"/>
                <w:b/>
                <w:szCs w:val="26"/>
              </w:rPr>
            </w:pPr>
            <w:r w:rsidRPr="000D1248">
              <w:rPr>
                <w:rFonts w:cs="Times New Roman"/>
                <w:b/>
                <w:szCs w:val="26"/>
              </w:rPr>
              <w:t>Bắt buộc</w:t>
            </w:r>
          </w:p>
        </w:tc>
        <w:tc>
          <w:tcPr>
            <w:tcW w:w="1528" w:type="dxa"/>
            <w:gridSpan w:val="2"/>
            <w:vAlign w:val="center"/>
            <w:hideMark/>
          </w:tcPr>
          <w:p w14:paraId="3F0129F3" w14:textId="77777777" w:rsidR="00184050" w:rsidRPr="000D1248" w:rsidRDefault="00184050" w:rsidP="00184050">
            <w:pPr>
              <w:spacing w:before="0" w:after="0" w:line="240" w:lineRule="auto"/>
              <w:rPr>
                <w:rFonts w:cs="Times New Roman"/>
                <w:b/>
                <w:szCs w:val="26"/>
              </w:rPr>
            </w:pPr>
            <w:r w:rsidRPr="000D1248">
              <w:rPr>
                <w:rFonts w:cs="Times New Roman"/>
                <w:b/>
                <w:szCs w:val="26"/>
              </w:rPr>
              <w:t>Tự chọn</w:t>
            </w:r>
          </w:p>
        </w:tc>
        <w:tc>
          <w:tcPr>
            <w:tcW w:w="3432" w:type="dxa"/>
            <w:vMerge/>
            <w:vAlign w:val="center"/>
            <w:hideMark/>
          </w:tcPr>
          <w:p w14:paraId="2AB335EE" w14:textId="77777777" w:rsidR="00184050" w:rsidRPr="000D1248" w:rsidRDefault="00184050" w:rsidP="00184050">
            <w:pPr>
              <w:spacing w:before="0" w:after="0" w:line="240" w:lineRule="auto"/>
              <w:jc w:val="left"/>
              <w:rPr>
                <w:rFonts w:cs="Times New Roman"/>
                <w:b/>
                <w:szCs w:val="26"/>
              </w:rPr>
            </w:pPr>
          </w:p>
        </w:tc>
      </w:tr>
      <w:tr w:rsidR="00184050" w:rsidRPr="000D1248" w14:paraId="4A997639" w14:textId="77777777" w:rsidTr="000D0997">
        <w:trPr>
          <w:trHeight w:val="284"/>
          <w:tblHeader/>
          <w:jc w:val="center"/>
        </w:trPr>
        <w:tc>
          <w:tcPr>
            <w:tcW w:w="606" w:type="dxa"/>
            <w:vMerge/>
            <w:vAlign w:val="center"/>
            <w:hideMark/>
          </w:tcPr>
          <w:p w14:paraId="0E45B6BC" w14:textId="77777777" w:rsidR="00184050" w:rsidRPr="000D1248" w:rsidRDefault="00184050" w:rsidP="00184050">
            <w:pPr>
              <w:spacing w:before="0" w:after="0" w:line="240" w:lineRule="auto"/>
              <w:jc w:val="left"/>
              <w:rPr>
                <w:rFonts w:cs="Times New Roman"/>
                <w:b/>
                <w:szCs w:val="26"/>
              </w:rPr>
            </w:pPr>
          </w:p>
        </w:tc>
        <w:tc>
          <w:tcPr>
            <w:tcW w:w="2650" w:type="dxa"/>
            <w:vMerge/>
            <w:vAlign w:val="center"/>
            <w:hideMark/>
          </w:tcPr>
          <w:p w14:paraId="23800BDC" w14:textId="77777777" w:rsidR="00184050" w:rsidRPr="000D1248" w:rsidRDefault="00184050" w:rsidP="00184050">
            <w:pPr>
              <w:spacing w:before="0" w:after="0" w:line="240" w:lineRule="auto"/>
              <w:jc w:val="left"/>
              <w:rPr>
                <w:rFonts w:cs="Times New Roman"/>
                <w:b/>
                <w:szCs w:val="26"/>
              </w:rPr>
            </w:pPr>
          </w:p>
        </w:tc>
        <w:tc>
          <w:tcPr>
            <w:tcW w:w="3068" w:type="dxa"/>
            <w:vMerge/>
            <w:vAlign w:val="center"/>
            <w:hideMark/>
          </w:tcPr>
          <w:p w14:paraId="0253CE4B" w14:textId="77777777" w:rsidR="00184050" w:rsidRPr="000D1248" w:rsidRDefault="00184050" w:rsidP="00184050">
            <w:pPr>
              <w:spacing w:before="0" w:after="0" w:line="240" w:lineRule="auto"/>
              <w:jc w:val="left"/>
              <w:rPr>
                <w:rFonts w:cs="Times New Roman"/>
                <w:b/>
                <w:szCs w:val="26"/>
              </w:rPr>
            </w:pPr>
          </w:p>
        </w:tc>
        <w:tc>
          <w:tcPr>
            <w:tcW w:w="2410" w:type="dxa"/>
            <w:vMerge/>
            <w:vAlign w:val="center"/>
            <w:hideMark/>
          </w:tcPr>
          <w:p w14:paraId="641DBEC7" w14:textId="77777777" w:rsidR="00184050" w:rsidRPr="000D1248" w:rsidRDefault="00184050" w:rsidP="00184050">
            <w:pPr>
              <w:spacing w:before="0" w:after="0" w:line="240" w:lineRule="auto"/>
              <w:jc w:val="left"/>
              <w:rPr>
                <w:rFonts w:cs="Times New Roman"/>
                <w:b/>
                <w:szCs w:val="26"/>
              </w:rPr>
            </w:pPr>
          </w:p>
        </w:tc>
        <w:tc>
          <w:tcPr>
            <w:tcW w:w="772" w:type="dxa"/>
            <w:vAlign w:val="center"/>
            <w:hideMark/>
          </w:tcPr>
          <w:p w14:paraId="642CC696" w14:textId="77777777" w:rsidR="00184050" w:rsidRPr="000D1248" w:rsidRDefault="00184050" w:rsidP="00184050">
            <w:pPr>
              <w:spacing w:before="0" w:after="0" w:line="240" w:lineRule="auto"/>
              <w:rPr>
                <w:rFonts w:cs="Times New Roman"/>
                <w:b/>
                <w:szCs w:val="26"/>
              </w:rPr>
            </w:pPr>
            <w:r w:rsidRPr="000D1248">
              <w:rPr>
                <w:rFonts w:cs="Times New Roman"/>
                <w:b/>
                <w:szCs w:val="26"/>
              </w:rPr>
              <w:t>Học trực tiếp</w:t>
            </w:r>
          </w:p>
        </w:tc>
        <w:tc>
          <w:tcPr>
            <w:tcW w:w="838" w:type="dxa"/>
            <w:vAlign w:val="center"/>
            <w:hideMark/>
          </w:tcPr>
          <w:p w14:paraId="24CB67B9" w14:textId="77777777" w:rsidR="00184050" w:rsidRPr="000D1248" w:rsidRDefault="00184050" w:rsidP="00184050">
            <w:pPr>
              <w:spacing w:before="0" w:after="0" w:line="240" w:lineRule="auto"/>
              <w:rPr>
                <w:rFonts w:cs="Times New Roman"/>
                <w:b/>
                <w:szCs w:val="26"/>
              </w:rPr>
            </w:pPr>
            <w:r w:rsidRPr="000D1248">
              <w:rPr>
                <w:rFonts w:cs="Times New Roman"/>
                <w:b/>
                <w:szCs w:val="26"/>
              </w:rPr>
              <w:t>Học trực tuyến</w:t>
            </w:r>
          </w:p>
        </w:tc>
        <w:tc>
          <w:tcPr>
            <w:tcW w:w="690" w:type="dxa"/>
            <w:vAlign w:val="center"/>
            <w:hideMark/>
          </w:tcPr>
          <w:p w14:paraId="2A56E805" w14:textId="77777777" w:rsidR="00184050" w:rsidRPr="000D1248" w:rsidRDefault="00184050" w:rsidP="00184050">
            <w:pPr>
              <w:spacing w:before="0" w:after="0" w:line="240" w:lineRule="auto"/>
              <w:rPr>
                <w:rFonts w:cs="Times New Roman"/>
                <w:b/>
                <w:szCs w:val="26"/>
              </w:rPr>
            </w:pPr>
            <w:r w:rsidRPr="000D1248">
              <w:rPr>
                <w:rFonts w:cs="Times New Roman"/>
                <w:b/>
                <w:szCs w:val="26"/>
              </w:rPr>
              <w:t>Học trực tiếp</w:t>
            </w:r>
          </w:p>
        </w:tc>
        <w:tc>
          <w:tcPr>
            <w:tcW w:w="838" w:type="dxa"/>
            <w:vAlign w:val="center"/>
            <w:hideMark/>
          </w:tcPr>
          <w:p w14:paraId="630FCA0D" w14:textId="77777777" w:rsidR="00184050" w:rsidRPr="000D1248" w:rsidRDefault="00184050" w:rsidP="00184050">
            <w:pPr>
              <w:spacing w:before="0" w:after="0" w:line="240" w:lineRule="auto"/>
              <w:rPr>
                <w:rFonts w:cs="Times New Roman"/>
                <w:b/>
                <w:szCs w:val="26"/>
              </w:rPr>
            </w:pPr>
            <w:r w:rsidRPr="000D1248">
              <w:rPr>
                <w:rFonts w:cs="Times New Roman"/>
                <w:b/>
                <w:szCs w:val="26"/>
              </w:rPr>
              <w:t>Học trực tuyến</w:t>
            </w:r>
          </w:p>
        </w:tc>
        <w:tc>
          <w:tcPr>
            <w:tcW w:w="3432" w:type="dxa"/>
            <w:vMerge/>
            <w:vAlign w:val="center"/>
            <w:hideMark/>
          </w:tcPr>
          <w:p w14:paraId="6FC74470" w14:textId="77777777" w:rsidR="00184050" w:rsidRPr="000D1248" w:rsidRDefault="00184050" w:rsidP="00184050">
            <w:pPr>
              <w:spacing w:before="0" w:after="0" w:line="240" w:lineRule="auto"/>
              <w:jc w:val="left"/>
              <w:rPr>
                <w:rFonts w:cs="Times New Roman"/>
                <w:b/>
                <w:szCs w:val="26"/>
              </w:rPr>
            </w:pPr>
          </w:p>
        </w:tc>
      </w:tr>
      <w:tr w:rsidR="00184050" w:rsidRPr="000D1248" w14:paraId="0E21C920" w14:textId="77777777" w:rsidTr="000D0997">
        <w:trPr>
          <w:trHeight w:val="284"/>
          <w:tblHeader/>
          <w:jc w:val="center"/>
        </w:trPr>
        <w:tc>
          <w:tcPr>
            <w:tcW w:w="606" w:type="dxa"/>
            <w:vAlign w:val="center"/>
            <w:hideMark/>
          </w:tcPr>
          <w:p w14:paraId="7C593428" w14:textId="77777777" w:rsidR="00184050" w:rsidRPr="000D1248" w:rsidRDefault="00184050" w:rsidP="00184050">
            <w:pPr>
              <w:spacing w:before="0" w:after="0" w:line="240" w:lineRule="auto"/>
              <w:rPr>
                <w:rFonts w:cs="Times New Roman"/>
                <w:i/>
                <w:szCs w:val="26"/>
              </w:rPr>
            </w:pPr>
            <w:r w:rsidRPr="000D1248">
              <w:rPr>
                <w:rFonts w:cs="Times New Roman"/>
                <w:i/>
                <w:szCs w:val="26"/>
              </w:rPr>
              <w:t>(1)</w:t>
            </w:r>
          </w:p>
        </w:tc>
        <w:tc>
          <w:tcPr>
            <w:tcW w:w="2650" w:type="dxa"/>
            <w:vAlign w:val="center"/>
            <w:hideMark/>
          </w:tcPr>
          <w:p w14:paraId="0532DF5E" w14:textId="77777777" w:rsidR="00184050" w:rsidRPr="000D1248" w:rsidRDefault="00184050" w:rsidP="00184050">
            <w:pPr>
              <w:spacing w:before="0" w:after="0" w:line="240" w:lineRule="auto"/>
              <w:rPr>
                <w:rFonts w:cs="Times New Roman"/>
                <w:i/>
                <w:szCs w:val="26"/>
              </w:rPr>
            </w:pPr>
            <w:r w:rsidRPr="000D1248">
              <w:rPr>
                <w:rFonts w:cs="Times New Roman"/>
                <w:i/>
                <w:szCs w:val="26"/>
              </w:rPr>
              <w:t>(2)</w:t>
            </w:r>
          </w:p>
        </w:tc>
        <w:tc>
          <w:tcPr>
            <w:tcW w:w="3068" w:type="dxa"/>
            <w:vAlign w:val="center"/>
            <w:hideMark/>
          </w:tcPr>
          <w:p w14:paraId="0BAFBDF1" w14:textId="77777777" w:rsidR="00184050" w:rsidRPr="000D1248" w:rsidRDefault="00184050" w:rsidP="00184050">
            <w:pPr>
              <w:spacing w:before="0" w:after="0" w:line="240" w:lineRule="auto"/>
              <w:rPr>
                <w:rFonts w:cs="Times New Roman"/>
                <w:i/>
                <w:szCs w:val="26"/>
              </w:rPr>
            </w:pPr>
            <w:r w:rsidRPr="000D1248">
              <w:rPr>
                <w:rFonts w:cs="Times New Roman"/>
                <w:i/>
                <w:szCs w:val="26"/>
              </w:rPr>
              <w:t>(3)</w:t>
            </w:r>
          </w:p>
        </w:tc>
        <w:tc>
          <w:tcPr>
            <w:tcW w:w="2410" w:type="dxa"/>
            <w:vAlign w:val="center"/>
            <w:hideMark/>
          </w:tcPr>
          <w:p w14:paraId="70168124" w14:textId="77777777" w:rsidR="00184050" w:rsidRPr="000D1248" w:rsidRDefault="00184050" w:rsidP="00184050">
            <w:pPr>
              <w:spacing w:before="0" w:after="0" w:line="240" w:lineRule="auto"/>
              <w:rPr>
                <w:rFonts w:cs="Times New Roman"/>
                <w:i/>
                <w:szCs w:val="26"/>
              </w:rPr>
            </w:pPr>
            <w:r w:rsidRPr="000D1248">
              <w:rPr>
                <w:rFonts w:cs="Times New Roman"/>
                <w:i/>
                <w:szCs w:val="26"/>
              </w:rPr>
              <w:t>(4)</w:t>
            </w:r>
          </w:p>
        </w:tc>
        <w:tc>
          <w:tcPr>
            <w:tcW w:w="772" w:type="dxa"/>
            <w:vAlign w:val="center"/>
            <w:hideMark/>
          </w:tcPr>
          <w:p w14:paraId="2A6543EE" w14:textId="77777777" w:rsidR="00184050" w:rsidRPr="000D1248" w:rsidRDefault="00184050" w:rsidP="00184050">
            <w:pPr>
              <w:spacing w:before="0" w:after="0" w:line="240" w:lineRule="auto"/>
              <w:rPr>
                <w:rFonts w:cs="Times New Roman"/>
                <w:i/>
                <w:szCs w:val="26"/>
              </w:rPr>
            </w:pPr>
            <w:r w:rsidRPr="000D1248">
              <w:rPr>
                <w:rFonts w:cs="Times New Roman"/>
                <w:i/>
                <w:szCs w:val="26"/>
              </w:rPr>
              <w:t>(5)</w:t>
            </w:r>
          </w:p>
        </w:tc>
        <w:tc>
          <w:tcPr>
            <w:tcW w:w="838" w:type="dxa"/>
            <w:vAlign w:val="center"/>
            <w:hideMark/>
          </w:tcPr>
          <w:p w14:paraId="09EBD310" w14:textId="77777777" w:rsidR="00184050" w:rsidRPr="000D1248" w:rsidRDefault="00184050" w:rsidP="00184050">
            <w:pPr>
              <w:spacing w:before="0" w:after="0" w:line="240" w:lineRule="auto"/>
              <w:rPr>
                <w:rFonts w:cs="Times New Roman"/>
                <w:i/>
                <w:szCs w:val="26"/>
              </w:rPr>
            </w:pPr>
            <w:r w:rsidRPr="000D1248">
              <w:rPr>
                <w:rFonts w:cs="Times New Roman"/>
                <w:i/>
                <w:szCs w:val="26"/>
              </w:rPr>
              <w:t>(6)</w:t>
            </w:r>
          </w:p>
        </w:tc>
        <w:tc>
          <w:tcPr>
            <w:tcW w:w="690" w:type="dxa"/>
            <w:vAlign w:val="center"/>
            <w:hideMark/>
          </w:tcPr>
          <w:p w14:paraId="370CB8DF" w14:textId="77777777" w:rsidR="00184050" w:rsidRPr="000D1248" w:rsidRDefault="00184050" w:rsidP="00184050">
            <w:pPr>
              <w:spacing w:before="0" w:after="0" w:line="240" w:lineRule="auto"/>
              <w:rPr>
                <w:rFonts w:cs="Times New Roman"/>
                <w:i/>
                <w:szCs w:val="26"/>
              </w:rPr>
            </w:pPr>
            <w:r w:rsidRPr="000D1248">
              <w:rPr>
                <w:rFonts w:cs="Times New Roman"/>
                <w:i/>
                <w:szCs w:val="26"/>
              </w:rPr>
              <w:t>(7)</w:t>
            </w:r>
          </w:p>
        </w:tc>
        <w:tc>
          <w:tcPr>
            <w:tcW w:w="838" w:type="dxa"/>
            <w:vAlign w:val="center"/>
            <w:hideMark/>
          </w:tcPr>
          <w:p w14:paraId="7E1D155B" w14:textId="77777777" w:rsidR="00184050" w:rsidRPr="000D1248" w:rsidRDefault="00184050" w:rsidP="00184050">
            <w:pPr>
              <w:spacing w:before="0" w:after="0" w:line="240" w:lineRule="auto"/>
              <w:rPr>
                <w:rFonts w:cs="Times New Roman"/>
                <w:i/>
                <w:szCs w:val="26"/>
              </w:rPr>
            </w:pPr>
            <w:r w:rsidRPr="000D1248">
              <w:rPr>
                <w:rFonts w:cs="Times New Roman"/>
                <w:i/>
                <w:szCs w:val="26"/>
              </w:rPr>
              <w:t>(8)</w:t>
            </w:r>
          </w:p>
        </w:tc>
        <w:tc>
          <w:tcPr>
            <w:tcW w:w="3432" w:type="dxa"/>
            <w:vAlign w:val="center"/>
            <w:hideMark/>
          </w:tcPr>
          <w:p w14:paraId="3CC935CD" w14:textId="77777777" w:rsidR="00184050" w:rsidRPr="000D1248" w:rsidRDefault="00184050" w:rsidP="00184050">
            <w:pPr>
              <w:spacing w:before="0" w:after="0" w:line="240" w:lineRule="auto"/>
              <w:rPr>
                <w:rFonts w:cs="Times New Roman"/>
                <w:i/>
                <w:szCs w:val="26"/>
              </w:rPr>
            </w:pPr>
            <w:r w:rsidRPr="000D1248">
              <w:rPr>
                <w:rFonts w:cs="Times New Roman"/>
                <w:i/>
                <w:szCs w:val="26"/>
              </w:rPr>
              <w:t>(9)</w:t>
            </w:r>
          </w:p>
        </w:tc>
      </w:tr>
      <w:tr w:rsidR="00184050" w:rsidRPr="000D1248" w14:paraId="18509DD1" w14:textId="77777777" w:rsidTr="000D0997">
        <w:trPr>
          <w:trHeight w:val="284"/>
          <w:jc w:val="center"/>
        </w:trPr>
        <w:tc>
          <w:tcPr>
            <w:tcW w:w="606" w:type="dxa"/>
            <w:vMerge w:val="restart"/>
            <w:vAlign w:val="center"/>
            <w:hideMark/>
          </w:tcPr>
          <w:p w14:paraId="412D8753" w14:textId="77777777" w:rsidR="00184050" w:rsidRPr="000D1248" w:rsidRDefault="00184050" w:rsidP="00184050">
            <w:pPr>
              <w:spacing w:before="0" w:after="0" w:line="240" w:lineRule="auto"/>
              <w:jc w:val="left"/>
              <w:rPr>
                <w:rFonts w:cs="Times New Roman"/>
                <w:szCs w:val="26"/>
              </w:rPr>
            </w:pPr>
            <w:r w:rsidRPr="000D1248">
              <w:rPr>
                <w:rFonts w:cs="Times New Roman"/>
                <w:szCs w:val="26"/>
              </w:rPr>
              <w:t>1</w:t>
            </w:r>
          </w:p>
        </w:tc>
        <w:tc>
          <w:tcPr>
            <w:tcW w:w="2650" w:type="dxa"/>
            <w:vMerge w:val="restart"/>
            <w:vAlign w:val="center"/>
            <w:hideMark/>
          </w:tcPr>
          <w:p w14:paraId="0AAD458F" w14:textId="77777777" w:rsidR="00184050" w:rsidRPr="000D1248" w:rsidRDefault="00184050" w:rsidP="00184050">
            <w:pPr>
              <w:spacing w:before="0" w:after="0" w:line="240" w:lineRule="auto"/>
              <w:jc w:val="left"/>
              <w:rPr>
                <w:rFonts w:cs="Times New Roman"/>
                <w:szCs w:val="26"/>
              </w:rPr>
            </w:pPr>
            <w:r w:rsidRPr="000D1248">
              <w:rPr>
                <w:rFonts w:cs="Times New Roman"/>
                <w:szCs w:val="26"/>
              </w:rPr>
              <w:t>Nguyễn Văn A</w:t>
            </w:r>
          </w:p>
        </w:tc>
        <w:tc>
          <w:tcPr>
            <w:tcW w:w="3068" w:type="dxa"/>
            <w:vAlign w:val="center"/>
          </w:tcPr>
          <w:p w14:paraId="34524096" w14:textId="77777777" w:rsidR="00184050" w:rsidRPr="000D1248" w:rsidRDefault="00184050" w:rsidP="00184050">
            <w:pPr>
              <w:spacing w:before="0" w:after="0" w:line="240" w:lineRule="auto"/>
              <w:jc w:val="left"/>
              <w:rPr>
                <w:rFonts w:cs="Times New Roman"/>
                <w:szCs w:val="26"/>
              </w:rPr>
            </w:pPr>
          </w:p>
        </w:tc>
        <w:tc>
          <w:tcPr>
            <w:tcW w:w="2410" w:type="dxa"/>
            <w:noWrap/>
            <w:vAlign w:val="center"/>
          </w:tcPr>
          <w:p w14:paraId="528498D3" w14:textId="77777777" w:rsidR="00184050" w:rsidRPr="000D1248" w:rsidRDefault="00184050" w:rsidP="00184050">
            <w:pPr>
              <w:spacing w:before="0" w:after="0" w:line="240" w:lineRule="auto"/>
              <w:jc w:val="left"/>
              <w:rPr>
                <w:rFonts w:cs="Times New Roman"/>
                <w:szCs w:val="26"/>
              </w:rPr>
            </w:pPr>
          </w:p>
        </w:tc>
        <w:tc>
          <w:tcPr>
            <w:tcW w:w="772" w:type="dxa"/>
            <w:noWrap/>
            <w:vAlign w:val="center"/>
          </w:tcPr>
          <w:p w14:paraId="43E7CACB" w14:textId="77777777" w:rsidR="00184050" w:rsidRPr="000D1248" w:rsidRDefault="00184050" w:rsidP="00184050">
            <w:pPr>
              <w:spacing w:before="0" w:after="0" w:line="240" w:lineRule="auto"/>
              <w:rPr>
                <w:rFonts w:cs="Times New Roman"/>
                <w:szCs w:val="26"/>
              </w:rPr>
            </w:pPr>
            <w:r w:rsidRPr="000D1248">
              <w:rPr>
                <w:rFonts w:cs="Times New Roman"/>
                <w:szCs w:val="26"/>
              </w:rPr>
              <w:t>x</w:t>
            </w:r>
          </w:p>
        </w:tc>
        <w:tc>
          <w:tcPr>
            <w:tcW w:w="838" w:type="dxa"/>
            <w:vAlign w:val="center"/>
            <w:hideMark/>
          </w:tcPr>
          <w:p w14:paraId="2E5B960E" w14:textId="77777777" w:rsidR="00184050" w:rsidRPr="000D1248" w:rsidRDefault="00184050" w:rsidP="00184050">
            <w:pPr>
              <w:spacing w:before="0" w:after="0" w:line="240" w:lineRule="auto"/>
              <w:rPr>
                <w:rFonts w:cs="Times New Roman"/>
                <w:szCs w:val="26"/>
              </w:rPr>
            </w:pPr>
          </w:p>
        </w:tc>
        <w:tc>
          <w:tcPr>
            <w:tcW w:w="690" w:type="dxa"/>
            <w:vAlign w:val="center"/>
            <w:hideMark/>
          </w:tcPr>
          <w:p w14:paraId="0A98556E" w14:textId="77777777" w:rsidR="00184050" w:rsidRPr="000D1248" w:rsidRDefault="00184050" w:rsidP="00184050">
            <w:pPr>
              <w:spacing w:before="0" w:after="0" w:line="240" w:lineRule="auto"/>
              <w:rPr>
                <w:rFonts w:cs="Times New Roman"/>
                <w:szCs w:val="26"/>
              </w:rPr>
            </w:pPr>
          </w:p>
        </w:tc>
        <w:tc>
          <w:tcPr>
            <w:tcW w:w="838" w:type="dxa"/>
            <w:vAlign w:val="center"/>
            <w:hideMark/>
          </w:tcPr>
          <w:p w14:paraId="1112153C" w14:textId="77777777" w:rsidR="00184050" w:rsidRPr="000D1248" w:rsidRDefault="00184050" w:rsidP="00184050">
            <w:pPr>
              <w:spacing w:before="0" w:after="0" w:line="240" w:lineRule="auto"/>
              <w:rPr>
                <w:rFonts w:cs="Times New Roman"/>
                <w:szCs w:val="26"/>
              </w:rPr>
            </w:pPr>
          </w:p>
        </w:tc>
        <w:tc>
          <w:tcPr>
            <w:tcW w:w="3432" w:type="dxa"/>
            <w:vMerge w:val="restart"/>
            <w:vAlign w:val="center"/>
            <w:hideMark/>
          </w:tcPr>
          <w:p w14:paraId="7DC56214" w14:textId="77777777" w:rsidR="00184050" w:rsidRPr="000D1248" w:rsidRDefault="00184050" w:rsidP="00184050">
            <w:pPr>
              <w:spacing w:before="0" w:after="0" w:line="240" w:lineRule="auto"/>
              <w:jc w:val="left"/>
              <w:rPr>
                <w:rFonts w:cs="Times New Roman"/>
                <w:szCs w:val="26"/>
              </w:rPr>
            </w:pPr>
            <w:r w:rsidRPr="000D1248">
              <w:rPr>
                <w:rFonts w:cs="Times New Roman"/>
                <w:szCs w:val="26"/>
              </w:rPr>
              <w:t xml:space="preserve">Giảng viên cơ hữu ngành </w:t>
            </w:r>
            <w:r w:rsidRPr="000D1248">
              <w:rPr>
                <w:rFonts w:cs="Times New Roman"/>
                <w:szCs w:val="26"/>
              </w:rPr>
              <w:br/>
              <w:t>phù hợp chủ trì xây dựng,</w:t>
            </w:r>
            <w:r w:rsidRPr="000D1248">
              <w:rPr>
                <w:rFonts w:cs="Times New Roman"/>
                <w:szCs w:val="26"/>
              </w:rPr>
              <w:br/>
              <w:t xml:space="preserve">thực hiện chương trình đào tạo </w:t>
            </w:r>
          </w:p>
        </w:tc>
      </w:tr>
      <w:tr w:rsidR="00184050" w:rsidRPr="000D1248" w14:paraId="441D1BF6" w14:textId="77777777" w:rsidTr="000D0997">
        <w:trPr>
          <w:trHeight w:val="284"/>
          <w:jc w:val="center"/>
        </w:trPr>
        <w:tc>
          <w:tcPr>
            <w:tcW w:w="606" w:type="dxa"/>
            <w:vMerge/>
            <w:vAlign w:val="center"/>
            <w:hideMark/>
          </w:tcPr>
          <w:p w14:paraId="67C31AD6" w14:textId="77777777" w:rsidR="00184050" w:rsidRPr="000D1248" w:rsidRDefault="00184050" w:rsidP="00184050">
            <w:pPr>
              <w:spacing w:before="0" w:after="0" w:line="240" w:lineRule="auto"/>
              <w:jc w:val="left"/>
              <w:rPr>
                <w:rFonts w:cs="Times New Roman"/>
                <w:szCs w:val="26"/>
              </w:rPr>
            </w:pPr>
          </w:p>
        </w:tc>
        <w:tc>
          <w:tcPr>
            <w:tcW w:w="2650" w:type="dxa"/>
            <w:vMerge/>
            <w:vAlign w:val="center"/>
            <w:hideMark/>
          </w:tcPr>
          <w:p w14:paraId="42E9819F" w14:textId="77777777" w:rsidR="00184050" w:rsidRPr="000D1248" w:rsidRDefault="00184050" w:rsidP="00184050">
            <w:pPr>
              <w:spacing w:before="0" w:after="0" w:line="240" w:lineRule="auto"/>
              <w:jc w:val="left"/>
              <w:rPr>
                <w:rFonts w:cs="Times New Roman"/>
                <w:szCs w:val="26"/>
              </w:rPr>
            </w:pPr>
          </w:p>
        </w:tc>
        <w:tc>
          <w:tcPr>
            <w:tcW w:w="3068" w:type="dxa"/>
            <w:vAlign w:val="center"/>
          </w:tcPr>
          <w:p w14:paraId="131E9099" w14:textId="77777777" w:rsidR="00184050" w:rsidRPr="000D1248" w:rsidRDefault="00184050" w:rsidP="00184050">
            <w:pPr>
              <w:spacing w:before="0" w:after="0" w:line="240" w:lineRule="auto"/>
              <w:jc w:val="left"/>
              <w:rPr>
                <w:rFonts w:cs="Times New Roman"/>
                <w:szCs w:val="26"/>
              </w:rPr>
            </w:pPr>
          </w:p>
        </w:tc>
        <w:tc>
          <w:tcPr>
            <w:tcW w:w="2410" w:type="dxa"/>
            <w:noWrap/>
            <w:vAlign w:val="center"/>
          </w:tcPr>
          <w:p w14:paraId="169DFD46" w14:textId="77777777" w:rsidR="00184050" w:rsidRPr="000D1248" w:rsidRDefault="00184050" w:rsidP="00184050">
            <w:pPr>
              <w:spacing w:before="0" w:after="0" w:line="240" w:lineRule="auto"/>
              <w:jc w:val="left"/>
              <w:rPr>
                <w:rFonts w:cs="Times New Roman"/>
                <w:szCs w:val="26"/>
              </w:rPr>
            </w:pPr>
          </w:p>
        </w:tc>
        <w:tc>
          <w:tcPr>
            <w:tcW w:w="772" w:type="dxa"/>
            <w:noWrap/>
            <w:vAlign w:val="center"/>
          </w:tcPr>
          <w:p w14:paraId="460A290A" w14:textId="77777777" w:rsidR="00184050" w:rsidRPr="000D1248" w:rsidRDefault="00184050" w:rsidP="00184050">
            <w:pPr>
              <w:spacing w:before="0" w:after="0" w:line="240" w:lineRule="auto"/>
              <w:rPr>
                <w:rFonts w:cs="Times New Roman"/>
                <w:szCs w:val="26"/>
              </w:rPr>
            </w:pPr>
          </w:p>
        </w:tc>
        <w:tc>
          <w:tcPr>
            <w:tcW w:w="838" w:type="dxa"/>
            <w:noWrap/>
            <w:vAlign w:val="center"/>
            <w:hideMark/>
          </w:tcPr>
          <w:p w14:paraId="0ED550D5" w14:textId="77777777" w:rsidR="00184050" w:rsidRPr="000D1248" w:rsidRDefault="00184050" w:rsidP="00184050">
            <w:pPr>
              <w:spacing w:before="0" w:after="0" w:line="240" w:lineRule="auto"/>
              <w:rPr>
                <w:rFonts w:cs="Times New Roman"/>
                <w:szCs w:val="26"/>
              </w:rPr>
            </w:pPr>
          </w:p>
        </w:tc>
        <w:tc>
          <w:tcPr>
            <w:tcW w:w="690" w:type="dxa"/>
            <w:noWrap/>
            <w:vAlign w:val="center"/>
            <w:hideMark/>
          </w:tcPr>
          <w:p w14:paraId="288AB9F2" w14:textId="77777777" w:rsidR="00184050" w:rsidRPr="000D1248" w:rsidRDefault="00184050" w:rsidP="00184050">
            <w:pPr>
              <w:spacing w:before="0" w:after="0" w:line="240" w:lineRule="auto"/>
              <w:rPr>
                <w:rFonts w:cs="Times New Roman"/>
                <w:szCs w:val="26"/>
              </w:rPr>
            </w:pPr>
          </w:p>
        </w:tc>
        <w:tc>
          <w:tcPr>
            <w:tcW w:w="838" w:type="dxa"/>
            <w:noWrap/>
            <w:vAlign w:val="center"/>
            <w:hideMark/>
          </w:tcPr>
          <w:p w14:paraId="6D0C4616" w14:textId="77777777" w:rsidR="00184050" w:rsidRPr="000D1248" w:rsidRDefault="00184050" w:rsidP="00184050">
            <w:pPr>
              <w:spacing w:before="0" w:after="0" w:line="240" w:lineRule="auto"/>
              <w:rPr>
                <w:rFonts w:cs="Times New Roman"/>
                <w:szCs w:val="26"/>
              </w:rPr>
            </w:pPr>
          </w:p>
        </w:tc>
        <w:tc>
          <w:tcPr>
            <w:tcW w:w="3432" w:type="dxa"/>
            <w:vMerge/>
            <w:vAlign w:val="center"/>
            <w:hideMark/>
          </w:tcPr>
          <w:p w14:paraId="0AE9BDA5" w14:textId="77777777" w:rsidR="00184050" w:rsidRPr="000D1248" w:rsidRDefault="00184050" w:rsidP="00184050">
            <w:pPr>
              <w:spacing w:before="0" w:after="0" w:line="240" w:lineRule="auto"/>
              <w:jc w:val="left"/>
              <w:rPr>
                <w:rFonts w:cs="Times New Roman"/>
                <w:szCs w:val="26"/>
              </w:rPr>
            </w:pPr>
          </w:p>
        </w:tc>
      </w:tr>
      <w:tr w:rsidR="00184050" w:rsidRPr="000D1248" w14:paraId="0065285D" w14:textId="77777777" w:rsidTr="000D0997">
        <w:trPr>
          <w:trHeight w:val="284"/>
          <w:jc w:val="center"/>
        </w:trPr>
        <w:tc>
          <w:tcPr>
            <w:tcW w:w="606" w:type="dxa"/>
            <w:vMerge/>
            <w:vAlign w:val="center"/>
            <w:hideMark/>
          </w:tcPr>
          <w:p w14:paraId="2BC68EF9" w14:textId="77777777" w:rsidR="00184050" w:rsidRPr="000D1248" w:rsidRDefault="00184050" w:rsidP="00184050">
            <w:pPr>
              <w:spacing w:before="0" w:after="0" w:line="240" w:lineRule="auto"/>
              <w:jc w:val="left"/>
              <w:rPr>
                <w:rFonts w:cs="Times New Roman"/>
                <w:szCs w:val="26"/>
              </w:rPr>
            </w:pPr>
          </w:p>
        </w:tc>
        <w:tc>
          <w:tcPr>
            <w:tcW w:w="2650" w:type="dxa"/>
            <w:vMerge/>
            <w:vAlign w:val="center"/>
            <w:hideMark/>
          </w:tcPr>
          <w:p w14:paraId="7B67C1CB" w14:textId="77777777" w:rsidR="00184050" w:rsidRPr="000D1248" w:rsidRDefault="00184050" w:rsidP="00184050">
            <w:pPr>
              <w:spacing w:before="0" w:after="0" w:line="240" w:lineRule="auto"/>
              <w:jc w:val="left"/>
              <w:rPr>
                <w:rFonts w:cs="Times New Roman"/>
                <w:szCs w:val="26"/>
              </w:rPr>
            </w:pPr>
          </w:p>
        </w:tc>
        <w:tc>
          <w:tcPr>
            <w:tcW w:w="3068" w:type="dxa"/>
            <w:vAlign w:val="center"/>
          </w:tcPr>
          <w:p w14:paraId="568272B2" w14:textId="77777777" w:rsidR="00184050" w:rsidRPr="000D1248" w:rsidRDefault="00184050" w:rsidP="00184050">
            <w:pPr>
              <w:spacing w:before="0" w:after="0" w:line="240" w:lineRule="auto"/>
              <w:jc w:val="left"/>
              <w:rPr>
                <w:rFonts w:cs="Times New Roman"/>
                <w:szCs w:val="26"/>
              </w:rPr>
            </w:pPr>
          </w:p>
        </w:tc>
        <w:tc>
          <w:tcPr>
            <w:tcW w:w="2410" w:type="dxa"/>
            <w:vAlign w:val="center"/>
          </w:tcPr>
          <w:p w14:paraId="6576EA82" w14:textId="77777777" w:rsidR="00184050" w:rsidRPr="000D1248" w:rsidRDefault="00184050" w:rsidP="00184050">
            <w:pPr>
              <w:spacing w:before="0" w:after="0" w:line="240" w:lineRule="auto"/>
              <w:jc w:val="left"/>
              <w:rPr>
                <w:rFonts w:cs="Times New Roman"/>
                <w:szCs w:val="26"/>
              </w:rPr>
            </w:pPr>
          </w:p>
        </w:tc>
        <w:tc>
          <w:tcPr>
            <w:tcW w:w="772" w:type="dxa"/>
            <w:noWrap/>
            <w:vAlign w:val="center"/>
          </w:tcPr>
          <w:p w14:paraId="1E0F60E2" w14:textId="77777777" w:rsidR="00184050" w:rsidRPr="000D1248" w:rsidRDefault="00184050" w:rsidP="00184050">
            <w:pPr>
              <w:spacing w:before="0" w:after="0" w:line="240" w:lineRule="auto"/>
              <w:rPr>
                <w:rFonts w:cs="Times New Roman"/>
                <w:szCs w:val="26"/>
              </w:rPr>
            </w:pPr>
          </w:p>
        </w:tc>
        <w:tc>
          <w:tcPr>
            <w:tcW w:w="838" w:type="dxa"/>
            <w:noWrap/>
            <w:vAlign w:val="center"/>
            <w:hideMark/>
          </w:tcPr>
          <w:p w14:paraId="4F0487E8" w14:textId="77777777" w:rsidR="00184050" w:rsidRPr="000D1248" w:rsidRDefault="00184050" w:rsidP="00184050">
            <w:pPr>
              <w:spacing w:before="0" w:after="0" w:line="240" w:lineRule="auto"/>
              <w:rPr>
                <w:rFonts w:cs="Times New Roman"/>
                <w:szCs w:val="26"/>
              </w:rPr>
            </w:pPr>
          </w:p>
        </w:tc>
        <w:tc>
          <w:tcPr>
            <w:tcW w:w="690" w:type="dxa"/>
            <w:noWrap/>
            <w:vAlign w:val="center"/>
            <w:hideMark/>
          </w:tcPr>
          <w:p w14:paraId="7BDEA5E5" w14:textId="77777777" w:rsidR="00184050" w:rsidRPr="000D1248" w:rsidRDefault="00184050" w:rsidP="00184050">
            <w:pPr>
              <w:spacing w:before="0" w:after="0" w:line="240" w:lineRule="auto"/>
              <w:rPr>
                <w:rFonts w:cs="Times New Roman"/>
                <w:szCs w:val="26"/>
              </w:rPr>
            </w:pPr>
            <w:r w:rsidRPr="000D1248">
              <w:rPr>
                <w:rFonts w:cs="Times New Roman"/>
                <w:szCs w:val="26"/>
              </w:rPr>
              <w:t>x</w:t>
            </w:r>
          </w:p>
        </w:tc>
        <w:tc>
          <w:tcPr>
            <w:tcW w:w="838" w:type="dxa"/>
            <w:noWrap/>
            <w:vAlign w:val="center"/>
            <w:hideMark/>
          </w:tcPr>
          <w:p w14:paraId="278F417F" w14:textId="77777777" w:rsidR="00184050" w:rsidRPr="000D1248" w:rsidRDefault="00184050" w:rsidP="00184050">
            <w:pPr>
              <w:spacing w:before="0" w:after="0" w:line="240" w:lineRule="auto"/>
              <w:rPr>
                <w:rFonts w:cs="Times New Roman"/>
                <w:szCs w:val="26"/>
              </w:rPr>
            </w:pPr>
          </w:p>
        </w:tc>
        <w:tc>
          <w:tcPr>
            <w:tcW w:w="3432" w:type="dxa"/>
            <w:vMerge/>
            <w:vAlign w:val="center"/>
            <w:hideMark/>
          </w:tcPr>
          <w:p w14:paraId="3DD06FFE" w14:textId="77777777" w:rsidR="00184050" w:rsidRPr="000D1248" w:rsidRDefault="00184050" w:rsidP="00184050">
            <w:pPr>
              <w:spacing w:before="0" w:after="0" w:line="240" w:lineRule="auto"/>
              <w:jc w:val="left"/>
              <w:rPr>
                <w:rFonts w:cs="Times New Roman"/>
                <w:szCs w:val="26"/>
              </w:rPr>
            </w:pPr>
          </w:p>
        </w:tc>
      </w:tr>
      <w:tr w:rsidR="00184050" w:rsidRPr="000D1248" w14:paraId="0B371CA3" w14:textId="77777777" w:rsidTr="000D0997">
        <w:trPr>
          <w:trHeight w:val="284"/>
          <w:jc w:val="center"/>
        </w:trPr>
        <w:tc>
          <w:tcPr>
            <w:tcW w:w="606" w:type="dxa"/>
            <w:noWrap/>
            <w:vAlign w:val="center"/>
          </w:tcPr>
          <w:p w14:paraId="43CA1708" w14:textId="77777777" w:rsidR="00184050" w:rsidRPr="000D1248" w:rsidRDefault="00184050" w:rsidP="00184050">
            <w:pPr>
              <w:spacing w:before="0" w:after="0" w:line="240" w:lineRule="auto"/>
              <w:jc w:val="left"/>
              <w:rPr>
                <w:rFonts w:cs="Times New Roman"/>
                <w:szCs w:val="26"/>
              </w:rPr>
            </w:pPr>
            <w:r w:rsidRPr="000D1248">
              <w:rPr>
                <w:rFonts w:cs="Times New Roman"/>
                <w:szCs w:val="26"/>
              </w:rPr>
              <w:t>….</w:t>
            </w:r>
          </w:p>
        </w:tc>
        <w:tc>
          <w:tcPr>
            <w:tcW w:w="2650" w:type="dxa"/>
            <w:vAlign w:val="center"/>
          </w:tcPr>
          <w:p w14:paraId="3AE25DEF" w14:textId="77777777" w:rsidR="00184050" w:rsidRPr="000D1248" w:rsidRDefault="00184050" w:rsidP="00184050">
            <w:pPr>
              <w:spacing w:before="0" w:after="0" w:line="240" w:lineRule="auto"/>
              <w:jc w:val="left"/>
              <w:rPr>
                <w:rFonts w:cs="Times New Roman"/>
                <w:szCs w:val="26"/>
              </w:rPr>
            </w:pPr>
          </w:p>
        </w:tc>
        <w:tc>
          <w:tcPr>
            <w:tcW w:w="3068" w:type="dxa"/>
            <w:vAlign w:val="center"/>
          </w:tcPr>
          <w:p w14:paraId="193A5B64" w14:textId="77777777" w:rsidR="00184050" w:rsidRPr="000D1248" w:rsidRDefault="00184050" w:rsidP="00184050">
            <w:pPr>
              <w:spacing w:before="0" w:after="0" w:line="240" w:lineRule="auto"/>
              <w:jc w:val="left"/>
              <w:rPr>
                <w:rFonts w:cs="Times New Roman"/>
                <w:szCs w:val="26"/>
              </w:rPr>
            </w:pPr>
          </w:p>
        </w:tc>
        <w:tc>
          <w:tcPr>
            <w:tcW w:w="2410" w:type="dxa"/>
            <w:noWrap/>
            <w:vAlign w:val="center"/>
          </w:tcPr>
          <w:p w14:paraId="6ED0BC54" w14:textId="77777777" w:rsidR="00184050" w:rsidRPr="000D1248" w:rsidRDefault="00184050" w:rsidP="00184050">
            <w:pPr>
              <w:spacing w:before="0" w:after="0" w:line="240" w:lineRule="auto"/>
              <w:jc w:val="left"/>
              <w:rPr>
                <w:rFonts w:cs="Times New Roman"/>
                <w:szCs w:val="26"/>
              </w:rPr>
            </w:pPr>
          </w:p>
        </w:tc>
        <w:tc>
          <w:tcPr>
            <w:tcW w:w="772" w:type="dxa"/>
            <w:noWrap/>
            <w:vAlign w:val="center"/>
          </w:tcPr>
          <w:p w14:paraId="58D5DAC6" w14:textId="77777777" w:rsidR="00184050" w:rsidRPr="000D1248" w:rsidRDefault="00184050" w:rsidP="00184050">
            <w:pPr>
              <w:spacing w:before="0" w:after="0" w:line="240" w:lineRule="auto"/>
              <w:rPr>
                <w:rFonts w:cs="Times New Roman"/>
                <w:szCs w:val="26"/>
              </w:rPr>
            </w:pPr>
          </w:p>
        </w:tc>
        <w:tc>
          <w:tcPr>
            <w:tcW w:w="838" w:type="dxa"/>
            <w:noWrap/>
            <w:vAlign w:val="center"/>
          </w:tcPr>
          <w:p w14:paraId="1F36CC4D" w14:textId="77777777" w:rsidR="00184050" w:rsidRPr="000D1248" w:rsidRDefault="00184050" w:rsidP="00184050">
            <w:pPr>
              <w:spacing w:before="0" w:after="0" w:line="240" w:lineRule="auto"/>
              <w:rPr>
                <w:rFonts w:cs="Times New Roman"/>
                <w:szCs w:val="26"/>
              </w:rPr>
            </w:pPr>
          </w:p>
        </w:tc>
        <w:tc>
          <w:tcPr>
            <w:tcW w:w="690" w:type="dxa"/>
            <w:noWrap/>
            <w:vAlign w:val="center"/>
          </w:tcPr>
          <w:p w14:paraId="14486ECE" w14:textId="77777777" w:rsidR="00184050" w:rsidRPr="000D1248" w:rsidRDefault="00184050" w:rsidP="00184050">
            <w:pPr>
              <w:spacing w:before="0" w:after="0" w:line="240" w:lineRule="auto"/>
              <w:rPr>
                <w:rFonts w:cs="Times New Roman"/>
                <w:szCs w:val="26"/>
              </w:rPr>
            </w:pPr>
          </w:p>
        </w:tc>
        <w:tc>
          <w:tcPr>
            <w:tcW w:w="838" w:type="dxa"/>
            <w:noWrap/>
            <w:vAlign w:val="center"/>
          </w:tcPr>
          <w:p w14:paraId="39CF9D98" w14:textId="77777777" w:rsidR="00184050" w:rsidRPr="000D1248" w:rsidRDefault="00184050" w:rsidP="00184050">
            <w:pPr>
              <w:spacing w:before="0" w:after="0" w:line="240" w:lineRule="auto"/>
              <w:rPr>
                <w:rFonts w:cs="Times New Roman"/>
                <w:szCs w:val="26"/>
              </w:rPr>
            </w:pPr>
          </w:p>
        </w:tc>
        <w:tc>
          <w:tcPr>
            <w:tcW w:w="3432" w:type="dxa"/>
            <w:vAlign w:val="center"/>
          </w:tcPr>
          <w:p w14:paraId="6CDD9201" w14:textId="77777777" w:rsidR="00184050" w:rsidRPr="000D1248" w:rsidRDefault="00184050" w:rsidP="00184050">
            <w:pPr>
              <w:spacing w:before="0" w:after="0" w:line="240" w:lineRule="auto"/>
              <w:jc w:val="left"/>
              <w:rPr>
                <w:rFonts w:cs="Times New Roman"/>
                <w:szCs w:val="26"/>
              </w:rPr>
            </w:pPr>
          </w:p>
        </w:tc>
      </w:tr>
      <w:tr w:rsidR="00184050" w:rsidRPr="000D1248" w14:paraId="76C42530" w14:textId="77777777" w:rsidTr="000D0997">
        <w:trPr>
          <w:trHeight w:val="284"/>
          <w:jc w:val="center"/>
        </w:trPr>
        <w:tc>
          <w:tcPr>
            <w:tcW w:w="606" w:type="dxa"/>
            <w:noWrap/>
            <w:vAlign w:val="center"/>
          </w:tcPr>
          <w:p w14:paraId="5C525ED2" w14:textId="77777777" w:rsidR="00184050" w:rsidRPr="000D1248" w:rsidRDefault="00184050" w:rsidP="00184050">
            <w:pPr>
              <w:spacing w:before="0" w:after="0" w:line="240" w:lineRule="auto"/>
              <w:jc w:val="left"/>
              <w:rPr>
                <w:rFonts w:cs="Times New Roman"/>
                <w:szCs w:val="26"/>
              </w:rPr>
            </w:pPr>
            <w:r w:rsidRPr="000D1248">
              <w:rPr>
                <w:rFonts w:cs="Times New Roman"/>
                <w:szCs w:val="26"/>
              </w:rPr>
              <w:t>5</w:t>
            </w:r>
          </w:p>
        </w:tc>
        <w:tc>
          <w:tcPr>
            <w:tcW w:w="2650" w:type="dxa"/>
            <w:vAlign w:val="center"/>
          </w:tcPr>
          <w:p w14:paraId="5F0C94AD" w14:textId="77777777" w:rsidR="00184050" w:rsidRPr="000D1248" w:rsidRDefault="00184050" w:rsidP="00184050">
            <w:pPr>
              <w:spacing w:before="0" w:after="0" w:line="240" w:lineRule="auto"/>
              <w:jc w:val="left"/>
              <w:rPr>
                <w:rFonts w:cs="Times New Roman"/>
                <w:szCs w:val="26"/>
              </w:rPr>
            </w:pPr>
            <w:r w:rsidRPr="000D1248">
              <w:rPr>
                <w:rFonts w:cs="Times New Roman"/>
                <w:szCs w:val="26"/>
              </w:rPr>
              <w:t>Nguyễn Văn B</w:t>
            </w:r>
          </w:p>
        </w:tc>
        <w:tc>
          <w:tcPr>
            <w:tcW w:w="3068" w:type="dxa"/>
            <w:vAlign w:val="center"/>
          </w:tcPr>
          <w:p w14:paraId="00B08A64" w14:textId="77777777" w:rsidR="00184050" w:rsidRPr="000D1248" w:rsidRDefault="00184050" w:rsidP="00184050">
            <w:pPr>
              <w:spacing w:before="0" w:after="0" w:line="240" w:lineRule="auto"/>
              <w:jc w:val="left"/>
              <w:rPr>
                <w:rFonts w:cs="Times New Roman"/>
                <w:szCs w:val="26"/>
              </w:rPr>
            </w:pPr>
          </w:p>
        </w:tc>
        <w:tc>
          <w:tcPr>
            <w:tcW w:w="2410" w:type="dxa"/>
            <w:noWrap/>
            <w:vAlign w:val="center"/>
          </w:tcPr>
          <w:p w14:paraId="0FB9D421" w14:textId="77777777" w:rsidR="00184050" w:rsidRPr="000D1248" w:rsidRDefault="00184050" w:rsidP="00184050">
            <w:pPr>
              <w:spacing w:before="0" w:after="0" w:line="240" w:lineRule="auto"/>
              <w:jc w:val="left"/>
              <w:rPr>
                <w:rFonts w:cs="Times New Roman"/>
                <w:szCs w:val="26"/>
              </w:rPr>
            </w:pPr>
          </w:p>
        </w:tc>
        <w:tc>
          <w:tcPr>
            <w:tcW w:w="772" w:type="dxa"/>
            <w:noWrap/>
            <w:vAlign w:val="center"/>
          </w:tcPr>
          <w:p w14:paraId="670BB97F" w14:textId="77777777" w:rsidR="00184050" w:rsidRPr="000D1248" w:rsidRDefault="00184050" w:rsidP="00184050">
            <w:pPr>
              <w:spacing w:before="0" w:after="0" w:line="240" w:lineRule="auto"/>
              <w:rPr>
                <w:rFonts w:cs="Times New Roman"/>
                <w:szCs w:val="26"/>
              </w:rPr>
            </w:pPr>
          </w:p>
        </w:tc>
        <w:tc>
          <w:tcPr>
            <w:tcW w:w="838" w:type="dxa"/>
            <w:noWrap/>
            <w:vAlign w:val="center"/>
          </w:tcPr>
          <w:p w14:paraId="47D83BBA" w14:textId="77777777" w:rsidR="00184050" w:rsidRPr="000D1248" w:rsidRDefault="00184050" w:rsidP="00184050">
            <w:pPr>
              <w:spacing w:before="0" w:after="0" w:line="240" w:lineRule="auto"/>
              <w:rPr>
                <w:rFonts w:cs="Times New Roman"/>
                <w:szCs w:val="26"/>
              </w:rPr>
            </w:pPr>
          </w:p>
        </w:tc>
        <w:tc>
          <w:tcPr>
            <w:tcW w:w="690" w:type="dxa"/>
            <w:noWrap/>
            <w:vAlign w:val="center"/>
          </w:tcPr>
          <w:p w14:paraId="4D783705" w14:textId="77777777" w:rsidR="00184050" w:rsidRPr="000D1248" w:rsidRDefault="00184050" w:rsidP="00184050">
            <w:pPr>
              <w:spacing w:before="0" w:after="0" w:line="240" w:lineRule="auto"/>
              <w:rPr>
                <w:rFonts w:cs="Times New Roman"/>
                <w:szCs w:val="26"/>
              </w:rPr>
            </w:pPr>
          </w:p>
        </w:tc>
        <w:tc>
          <w:tcPr>
            <w:tcW w:w="838" w:type="dxa"/>
            <w:noWrap/>
            <w:vAlign w:val="center"/>
          </w:tcPr>
          <w:p w14:paraId="17E39C9A" w14:textId="77777777" w:rsidR="00184050" w:rsidRPr="000D1248" w:rsidRDefault="00184050" w:rsidP="00184050">
            <w:pPr>
              <w:spacing w:before="0" w:after="0" w:line="240" w:lineRule="auto"/>
              <w:rPr>
                <w:rFonts w:cs="Times New Roman"/>
                <w:szCs w:val="26"/>
              </w:rPr>
            </w:pPr>
          </w:p>
        </w:tc>
        <w:tc>
          <w:tcPr>
            <w:tcW w:w="3432" w:type="dxa"/>
            <w:vAlign w:val="center"/>
          </w:tcPr>
          <w:p w14:paraId="11FB74FF" w14:textId="77777777" w:rsidR="00184050" w:rsidRPr="000D1248" w:rsidRDefault="00184050" w:rsidP="00184050">
            <w:pPr>
              <w:spacing w:before="0" w:after="0" w:line="240" w:lineRule="auto"/>
              <w:jc w:val="left"/>
              <w:rPr>
                <w:rFonts w:cs="Times New Roman"/>
                <w:szCs w:val="26"/>
              </w:rPr>
            </w:pPr>
            <w:r w:rsidRPr="000D1248">
              <w:rPr>
                <w:rFonts w:cs="Times New Roman"/>
                <w:szCs w:val="26"/>
              </w:rPr>
              <w:t xml:space="preserve">Giảng viên cơ hữu ngành </w:t>
            </w:r>
            <w:r w:rsidRPr="000D1248">
              <w:rPr>
                <w:rFonts w:cs="Times New Roman"/>
                <w:szCs w:val="26"/>
              </w:rPr>
              <w:br/>
              <w:t>phù hợp chủ trì xây dựng,</w:t>
            </w:r>
            <w:r w:rsidRPr="000D1248">
              <w:rPr>
                <w:rFonts w:cs="Times New Roman"/>
                <w:szCs w:val="26"/>
              </w:rPr>
              <w:br/>
              <w:t>thực hiện chương trình đào tạo</w:t>
            </w:r>
          </w:p>
        </w:tc>
      </w:tr>
      <w:tr w:rsidR="00184050" w:rsidRPr="000D1248" w14:paraId="232B7D38" w14:textId="77777777" w:rsidTr="000D0997">
        <w:trPr>
          <w:trHeight w:val="284"/>
          <w:jc w:val="center"/>
        </w:trPr>
        <w:tc>
          <w:tcPr>
            <w:tcW w:w="606" w:type="dxa"/>
            <w:noWrap/>
            <w:vAlign w:val="center"/>
          </w:tcPr>
          <w:p w14:paraId="5DD39860" w14:textId="77777777" w:rsidR="00184050" w:rsidRPr="000D1248" w:rsidRDefault="00184050" w:rsidP="00184050">
            <w:pPr>
              <w:spacing w:before="0" w:after="0" w:line="240" w:lineRule="auto"/>
              <w:jc w:val="left"/>
              <w:rPr>
                <w:rFonts w:cs="Times New Roman"/>
                <w:szCs w:val="26"/>
              </w:rPr>
            </w:pPr>
            <w:r w:rsidRPr="000D1248">
              <w:rPr>
                <w:rFonts w:cs="Times New Roman"/>
                <w:szCs w:val="26"/>
              </w:rPr>
              <w:t>6</w:t>
            </w:r>
          </w:p>
        </w:tc>
        <w:tc>
          <w:tcPr>
            <w:tcW w:w="2650" w:type="dxa"/>
            <w:vAlign w:val="center"/>
          </w:tcPr>
          <w:p w14:paraId="1989711F" w14:textId="77777777" w:rsidR="00184050" w:rsidRPr="000D1248" w:rsidRDefault="00184050" w:rsidP="00184050">
            <w:pPr>
              <w:spacing w:before="0" w:after="0" w:line="240" w:lineRule="auto"/>
              <w:jc w:val="left"/>
              <w:rPr>
                <w:rFonts w:cs="Times New Roman"/>
                <w:szCs w:val="26"/>
              </w:rPr>
            </w:pPr>
          </w:p>
        </w:tc>
        <w:tc>
          <w:tcPr>
            <w:tcW w:w="3068" w:type="dxa"/>
            <w:vAlign w:val="center"/>
          </w:tcPr>
          <w:p w14:paraId="48C5685C" w14:textId="77777777" w:rsidR="00184050" w:rsidRPr="000D1248" w:rsidRDefault="00184050" w:rsidP="00184050">
            <w:pPr>
              <w:spacing w:before="0" w:after="0" w:line="240" w:lineRule="auto"/>
              <w:jc w:val="left"/>
              <w:rPr>
                <w:rFonts w:cs="Times New Roman"/>
                <w:szCs w:val="26"/>
              </w:rPr>
            </w:pPr>
          </w:p>
        </w:tc>
        <w:tc>
          <w:tcPr>
            <w:tcW w:w="2410" w:type="dxa"/>
            <w:noWrap/>
            <w:vAlign w:val="center"/>
          </w:tcPr>
          <w:p w14:paraId="584170CE" w14:textId="77777777" w:rsidR="00184050" w:rsidRPr="000D1248" w:rsidRDefault="00184050" w:rsidP="00184050">
            <w:pPr>
              <w:spacing w:before="0" w:after="0" w:line="240" w:lineRule="auto"/>
              <w:jc w:val="left"/>
              <w:rPr>
                <w:rFonts w:cs="Times New Roman"/>
                <w:szCs w:val="26"/>
              </w:rPr>
            </w:pPr>
          </w:p>
        </w:tc>
        <w:tc>
          <w:tcPr>
            <w:tcW w:w="772" w:type="dxa"/>
            <w:noWrap/>
            <w:vAlign w:val="center"/>
          </w:tcPr>
          <w:p w14:paraId="61917171" w14:textId="77777777" w:rsidR="00184050" w:rsidRPr="000D1248" w:rsidRDefault="00184050" w:rsidP="00184050">
            <w:pPr>
              <w:spacing w:before="0" w:after="0" w:line="240" w:lineRule="auto"/>
              <w:rPr>
                <w:rFonts w:cs="Times New Roman"/>
                <w:szCs w:val="26"/>
              </w:rPr>
            </w:pPr>
            <w:r w:rsidRPr="000D1248">
              <w:rPr>
                <w:rFonts w:cs="Times New Roman"/>
                <w:szCs w:val="26"/>
              </w:rPr>
              <w:t>x</w:t>
            </w:r>
          </w:p>
        </w:tc>
        <w:tc>
          <w:tcPr>
            <w:tcW w:w="838" w:type="dxa"/>
            <w:noWrap/>
            <w:vAlign w:val="center"/>
          </w:tcPr>
          <w:p w14:paraId="23B9D764" w14:textId="77777777" w:rsidR="00184050" w:rsidRPr="000D1248" w:rsidRDefault="00184050" w:rsidP="00184050">
            <w:pPr>
              <w:spacing w:before="0" w:after="0" w:line="240" w:lineRule="auto"/>
              <w:rPr>
                <w:rFonts w:cs="Times New Roman"/>
                <w:szCs w:val="26"/>
              </w:rPr>
            </w:pPr>
          </w:p>
        </w:tc>
        <w:tc>
          <w:tcPr>
            <w:tcW w:w="690" w:type="dxa"/>
            <w:noWrap/>
            <w:vAlign w:val="center"/>
          </w:tcPr>
          <w:p w14:paraId="2B88DAEA" w14:textId="77777777" w:rsidR="00184050" w:rsidRPr="000D1248" w:rsidRDefault="00184050" w:rsidP="00184050">
            <w:pPr>
              <w:spacing w:before="0" w:after="0" w:line="240" w:lineRule="auto"/>
              <w:rPr>
                <w:rFonts w:cs="Times New Roman"/>
                <w:szCs w:val="26"/>
              </w:rPr>
            </w:pPr>
          </w:p>
        </w:tc>
        <w:tc>
          <w:tcPr>
            <w:tcW w:w="838" w:type="dxa"/>
            <w:noWrap/>
            <w:vAlign w:val="center"/>
          </w:tcPr>
          <w:p w14:paraId="3C4316B4" w14:textId="77777777" w:rsidR="00184050" w:rsidRPr="000D1248" w:rsidRDefault="00184050" w:rsidP="00184050">
            <w:pPr>
              <w:spacing w:before="0" w:after="0" w:line="240" w:lineRule="auto"/>
              <w:rPr>
                <w:rFonts w:cs="Times New Roman"/>
                <w:szCs w:val="26"/>
              </w:rPr>
            </w:pPr>
          </w:p>
        </w:tc>
        <w:tc>
          <w:tcPr>
            <w:tcW w:w="3432" w:type="dxa"/>
            <w:vAlign w:val="center"/>
          </w:tcPr>
          <w:p w14:paraId="74CACD1B" w14:textId="77777777" w:rsidR="00184050" w:rsidRPr="000D1248" w:rsidRDefault="00184050" w:rsidP="00184050">
            <w:pPr>
              <w:spacing w:before="0" w:after="0" w:line="240" w:lineRule="auto"/>
              <w:jc w:val="left"/>
              <w:rPr>
                <w:rFonts w:cs="Times New Roman"/>
                <w:szCs w:val="26"/>
              </w:rPr>
            </w:pPr>
            <w:r w:rsidRPr="000D1248">
              <w:rPr>
                <w:rFonts w:cs="Times New Roman"/>
                <w:szCs w:val="26"/>
              </w:rPr>
              <w:t>Giảng viên toàn thời gian chủ trì giảng dạy</w:t>
            </w:r>
          </w:p>
        </w:tc>
      </w:tr>
    </w:tbl>
    <w:p w14:paraId="566FA349" w14:textId="77777777" w:rsidR="00184050" w:rsidRPr="000D1248" w:rsidRDefault="00184050" w:rsidP="00184050">
      <w:pPr>
        <w:spacing w:before="120" w:after="120" w:line="360" w:lineRule="exact"/>
        <w:jc w:val="left"/>
        <w:rPr>
          <w:rFonts w:cs="Times New Roman"/>
          <w:b/>
          <w:szCs w:val="26"/>
        </w:rPr>
      </w:pPr>
    </w:p>
    <w:tbl>
      <w:tblPr>
        <w:tblStyle w:val="TableGrid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8"/>
        <w:gridCol w:w="4948"/>
        <w:gridCol w:w="4949"/>
      </w:tblGrid>
      <w:tr w:rsidR="00184050" w:rsidRPr="000D1248" w14:paraId="2A73F5E2" w14:textId="77777777" w:rsidTr="00184050">
        <w:trPr>
          <w:jc w:val="center"/>
        </w:trPr>
        <w:tc>
          <w:tcPr>
            <w:tcW w:w="4948" w:type="dxa"/>
          </w:tcPr>
          <w:p w14:paraId="13D80E79"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TRƯỞNG KHOA</w:t>
            </w:r>
          </w:p>
        </w:tc>
        <w:tc>
          <w:tcPr>
            <w:tcW w:w="4948" w:type="dxa"/>
          </w:tcPr>
          <w:p w14:paraId="62B00176" w14:textId="77777777" w:rsidR="00184050" w:rsidRPr="000D1248" w:rsidRDefault="00184050" w:rsidP="00184050">
            <w:pPr>
              <w:rPr>
                <w:rFonts w:ascii="Times New Roman" w:hAnsi="Times New Roman" w:cs="Times New Roman"/>
                <w:b/>
                <w:sz w:val="26"/>
                <w:szCs w:val="26"/>
              </w:rPr>
            </w:pPr>
          </w:p>
        </w:tc>
        <w:tc>
          <w:tcPr>
            <w:tcW w:w="4949" w:type="dxa"/>
          </w:tcPr>
          <w:p w14:paraId="1534ECFA"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HIỆU TRƯỞNG</w:t>
            </w:r>
          </w:p>
        </w:tc>
      </w:tr>
      <w:tr w:rsidR="00184050" w:rsidRPr="000D1248" w14:paraId="5CCAE37F" w14:textId="77777777" w:rsidTr="00184050">
        <w:trPr>
          <w:jc w:val="center"/>
        </w:trPr>
        <w:tc>
          <w:tcPr>
            <w:tcW w:w="4948" w:type="dxa"/>
          </w:tcPr>
          <w:p w14:paraId="3DACA862"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xác nhận)</w:t>
            </w:r>
          </w:p>
        </w:tc>
        <w:tc>
          <w:tcPr>
            <w:tcW w:w="4948" w:type="dxa"/>
          </w:tcPr>
          <w:p w14:paraId="23C483CE" w14:textId="77777777" w:rsidR="00184050" w:rsidRPr="000D1248" w:rsidRDefault="00184050" w:rsidP="00184050">
            <w:pPr>
              <w:rPr>
                <w:rFonts w:ascii="Times New Roman" w:hAnsi="Times New Roman" w:cs="Times New Roman"/>
                <w:i/>
                <w:sz w:val="26"/>
                <w:szCs w:val="26"/>
              </w:rPr>
            </w:pPr>
          </w:p>
        </w:tc>
        <w:tc>
          <w:tcPr>
            <w:tcW w:w="4949" w:type="dxa"/>
          </w:tcPr>
          <w:p w14:paraId="45014543"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đóng dấu)</w:t>
            </w:r>
          </w:p>
        </w:tc>
      </w:tr>
    </w:tbl>
    <w:p w14:paraId="6E8655E7" w14:textId="77777777" w:rsidR="00184050" w:rsidRPr="000D1248" w:rsidRDefault="00184050" w:rsidP="00184050">
      <w:pPr>
        <w:spacing w:before="120" w:after="120" w:line="360" w:lineRule="exact"/>
        <w:jc w:val="left"/>
        <w:rPr>
          <w:rFonts w:cs="Times New Roman"/>
          <w:b/>
          <w:szCs w:val="26"/>
        </w:rPr>
      </w:pPr>
    </w:p>
    <w:p w14:paraId="329A65CC" w14:textId="77777777" w:rsidR="00184050" w:rsidRPr="000D1248" w:rsidRDefault="00184050" w:rsidP="00184050">
      <w:pPr>
        <w:spacing w:before="120" w:after="120" w:line="360" w:lineRule="exact"/>
        <w:jc w:val="left"/>
        <w:rPr>
          <w:rFonts w:cs="Times New Roman"/>
          <w:b/>
          <w:szCs w:val="26"/>
        </w:rPr>
      </w:pPr>
    </w:p>
    <w:p w14:paraId="684005B8" w14:textId="77777777" w:rsidR="00184050" w:rsidRPr="000D1248" w:rsidRDefault="00184050" w:rsidP="00184050">
      <w:pPr>
        <w:spacing w:before="120" w:after="120" w:line="360" w:lineRule="exact"/>
        <w:jc w:val="left"/>
        <w:rPr>
          <w:rFonts w:cs="Times New Roman"/>
          <w:b/>
          <w:szCs w:val="26"/>
        </w:rPr>
      </w:pPr>
    </w:p>
    <w:p w14:paraId="7B285009" w14:textId="77777777" w:rsidR="00184050" w:rsidRPr="000D1248" w:rsidRDefault="00184050" w:rsidP="00184050">
      <w:pPr>
        <w:spacing w:before="120" w:after="120" w:line="360" w:lineRule="exact"/>
        <w:jc w:val="left"/>
        <w:rPr>
          <w:rFonts w:cs="Times New Roman"/>
          <w:b/>
          <w:szCs w:val="26"/>
        </w:rPr>
      </w:pPr>
    </w:p>
    <w:p w14:paraId="37EB8590"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lastRenderedPageBreak/>
        <w:t>Mẫu 3. Danh sách cán bộ quản lý cấp Khoa đối với ngành đào tạo dự kiến mở trình độ đại học/thạc sĩ của cơ sở đào tạo</w:t>
      </w:r>
      <w:r w:rsidRPr="000D1248">
        <w:rPr>
          <w:rFonts w:cs="Times New Roman"/>
          <w:b/>
          <w:szCs w:val="26"/>
          <w:vertAlign w:val="superscript"/>
        </w:rPr>
        <w:footnoteReference w:id="7"/>
      </w:r>
    </w:p>
    <w:p w14:paraId="616FC991" w14:textId="77777777" w:rsidR="00184050" w:rsidRPr="000D1248" w:rsidRDefault="00184050" w:rsidP="00184050">
      <w:pPr>
        <w:spacing w:before="120" w:after="120" w:line="360" w:lineRule="exact"/>
        <w:jc w:val="left"/>
        <w:rPr>
          <w:rFonts w:cs="Times New Roman"/>
          <w:b/>
          <w:szCs w:val="26"/>
        </w:rPr>
      </w:pPr>
    </w:p>
    <w:tbl>
      <w:tblPr>
        <w:tblW w:w="48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
        <w:gridCol w:w="7192"/>
        <w:gridCol w:w="2289"/>
        <w:gridCol w:w="2416"/>
        <w:gridCol w:w="2066"/>
      </w:tblGrid>
      <w:tr w:rsidR="00184050" w:rsidRPr="000D1248" w14:paraId="681AC8EA" w14:textId="77777777" w:rsidTr="000D0997">
        <w:trPr>
          <w:trHeight w:val="551"/>
          <w:jc w:val="center"/>
        </w:trPr>
        <w:tc>
          <w:tcPr>
            <w:tcW w:w="255" w:type="pct"/>
            <w:vAlign w:val="center"/>
          </w:tcPr>
          <w:p w14:paraId="18949ADE" w14:textId="77777777" w:rsidR="00184050" w:rsidRPr="000D1248" w:rsidRDefault="00184050" w:rsidP="00184050">
            <w:pPr>
              <w:spacing w:before="120" w:after="120" w:line="360" w:lineRule="exact"/>
              <w:rPr>
                <w:rFonts w:cs="Times New Roman"/>
                <w:b/>
                <w:szCs w:val="26"/>
              </w:rPr>
            </w:pPr>
            <w:r w:rsidRPr="000D1248">
              <w:rPr>
                <w:rFonts w:cs="Times New Roman"/>
                <w:b/>
                <w:szCs w:val="26"/>
              </w:rPr>
              <w:t>Số TT</w:t>
            </w:r>
          </w:p>
        </w:tc>
        <w:tc>
          <w:tcPr>
            <w:tcW w:w="2444" w:type="pct"/>
            <w:vAlign w:val="center"/>
          </w:tcPr>
          <w:p w14:paraId="1805EC4D" w14:textId="77777777" w:rsidR="00184050" w:rsidRPr="000D1248" w:rsidRDefault="00184050" w:rsidP="00184050">
            <w:pPr>
              <w:spacing w:before="120" w:after="120" w:line="360" w:lineRule="exact"/>
              <w:rPr>
                <w:rFonts w:cs="Times New Roman"/>
                <w:b/>
                <w:szCs w:val="26"/>
              </w:rPr>
            </w:pPr>
            <w:r w:rsidRPr="000D1248">
              <w:rPr>
                <w:rFonts w:cs="Times New Roman"/>
                <w:b/>
                <w:szCs w:val="26"/>
              </w:rPr>
              <w:t>Họ và tên, ngày sinh, chức vụ hiện tại</w:t>
            </w:r>
          </w:p>
        </w:tc>
        <w:tc>
          <w:tcPr>
            <w:tcW w:w="778" w:type="pct"/>
            <w:vAlign w:val="center"/>
          </w:tcPr>
          <w:p w14:paraId="3646FB8C" w14:textId="77777777" w:rsidR="00184050" w:rsidRPr="000D1248" w:rsidRDefault="00184050" w:rsidP="00184050">
            <w:pPr>
              <w:spacing w:before="120" w:after="120" w:line="360" w:lineRule="exact"/>
              <w:rPr>
                <w:rFonts w:cs="Times New Roman"/>
                <w:b/>
                <w:szCs w:val="26"/>
              </w:rPr>
            </w:pPr>
            <w:r w:rsidRPr="000D1248">
              <w:rPr>
                <w:rFonts w:cs="Times New Roman"/>
                <w:b/>
                <w:szCs w:val="26"/>
              </w:rPr>
              <w:t>Trình độ đào tạo, năm tốt nghiệp</w:t>
            </w:r>
          </w:p>
        </w:tc>
        <w:tc>
          <w:tcPr>
            <w:tcW w:w="821" w:type="pct"/>
            <w:vAlign w:val="center"/>
          </w:tcPr>
          <w:p w14:paraId="5C2CFED4" w14:textId="77777777" w:rsidR="00184050" w:rsidRPr="000D1248" w:rsidRDefault="00184050" w:rsidP="00184050">
            <w:pPr>
              <w:spacing w:before="120" w:after="120" w:line="360" w:lineRule="exact"/>
              <w:rPr>
                <w:rFonts w:cs="Times New Roman"/>
                <w:b/>
                <w:szCs w:val="26"/>
              </w:rPr>
            </w:pPr>
            <w:r w:rsidRPr="000D1248">
              <w:rPr>
                <w:rFonts w:cs="Times New Roman"/>
                <w:b/>
                <w:szCs w:val="26"/>
              </w:rPr>
              <w:t>Ngành/</w:t>
            </w:r>
          </w:p>
          <w:p w14:paraId="4538E41B" w14:textId="77777777" w:rsidR="00184050" w:rsidRPr="000D1248" w:rsidRDefault="00184050" w:rsidP="00184050">
            <w:pPr>
              <w:spacing w:before="120" w:after="120" w:line="360" w:lineRule="exact"/>
              <w:rPr>
                <w:rFonts w:cs="Times New Roman"/>
                <w:b/>
                <w:szCs w:val="26"/>
              </w:rPr>
            </w:pPr>
            <w:r w:rsidRPr="000D1248">
              <w:rPr>
                <w:rFonts w:cs="Times New Roman"/>
                <w:b/>
                <w:szCs w:val="26"/>
              </w:rPr>
              <w:t>Chuyên ngành</w:t>
            </w:r>
          </w:p>
        </w:tc>
        <w:tc>
          <w:tcPr>
            <w:tcW w:w="702" w:type="pct"/>
            <w:vAlign w:val="center"/>
          </w:tcPr>
          <w:p w14:paraId="3293B886" w14:textId="77777777" w:rsidR="00184050" w:rsidRPr="000D1248" w:rsidRDefault="00184050" w:rsidP="00184050">
            <w:pPr>
              <w:spacing w:before="120" w:after="120" w:line="360" w:lineRule="exact"/>
              <w:rPr>
                <w:rFonts w:cs="Times New Roman"/>
                <w:b/>
                <w:szCs w:val="26"/>
              </w:rPr>
            </w:pPr>
            <w:r w:rsidRPr="000D1248">
              <w:rPr>
                <w:rFonts w:cs="Times New Roman"/>
                <w:b/>
                <w:szCs w:val="26"/>
              </w:rPr>
              <w:t>Ghi chú</w:t>
            </w:r>
          </w:p>
        </w:tc>
      </w:tr>
      <w:tr w:rsidR="00184050" w:rsidRPr="000D1248" w14:paraId="196D802E" w14:textId="77777777" w:rsidTr="000D0997">
        <w:trPr>
          <w:trHeight w:val="275"/>
          <w:jc w:val="center"/>
        </w:trPr>
        <w:tc>
          <w:tcPr>
            <w:tcW w:w="255" w:type="pct"/>
            <w:vAlign w:val="center"/>
          </w:tcPr>
          <w:p w14:paraId="669AA9D9" w14:textId="77777777" w:rsidR="00184050" w:rsidRPr="000D1248" w:rsidRDefault="00184050" w:rsidP="00184050">
            <w:pPr>
              <w:spacing w:before="120" w:after="120" w:line="360" w:lineRule="exact"/>
              <w:rPr>
                <w:rFonts w:cs="Times New Roman"/>
                <w:szCs w:val="26"/>
              </w:rPr>
            </w:pPr>
          </w:p>
        </w:tc>
        <w:tc>
          <w:tcPr>
            <w:tcW w:w="2444" w:type="pct"/>
            <w:vAlign w:val="center"/>
          </w:tcPr>
          <w:p w14:paraId="5672D8CD" w14:textId="77777777" w:rsidR="00184050" w:rsidRPr="000D1248" w:rsidRDefault="00184050" w:rsidP="00184050">
            <w:pPr>
              <w:spacing w:before="120" w:after="120" w:line="360" w:lineRule="exact"/>
              <w:ind w:left="243"/>
              <w:jc w:val="left"/>
              <w:rPr>
                <w:rFonts w:cs="Times New Roman"/>
                <w:szCs w:val="26"/>
              </w:rPr>
            </w:pPr>
          </w:p>
        </w:tc>
        <w:tc>
          <w:tcPr>
            <w:tcW w:w="778" w:type="pct"/>
            <w:vAlign w:val="center"/>
          </w:tcPr>
          <w:p w14:paraId="0EF40AB1" w14:textId="77777777" w:rsidR="00184050" w:rsidRPr="000D1248" w:rsidRDefault="00184050" w:rsidP="00184050">
            <w:pPr>
              <w:spacing w:before="120" w:after="120" w:line="360" w:lineRule="exact"/>
              <w:rPr>
                <w:rFonts w:cs="Times New Roman"/>
                <w:szCs w:val="26"/>
              </w:rPr>
            </w:pPr>
          </w:p>
        </w:tc>
        <w:tc>
          <w:tcPr>
            <w:tcW w:w="821" w:type="pct"/>
            <w:vAlign w:val="center"/>
          </w:tcPr>
          <w:p w14:paraId="434AD016" w14:textId="77777777" w:rsidR="00184050" w:rsidRPr="000D1248" w:rsidRDefault="00184050" w:rsidP="00184050">
            <w:pPr>
              <w:spacing w:before="120" w:after="120" w:line="360" w:lineRule="exact"/>
              <w:rPr>
                <w:rFonts w:cs="Times New Roman"/>
                <w:szCs w:val="26"/>
              </w:rPr>
            </w:pPr>
          </w:p>
        </w:tc>
        <w:tc>
          <w:tcPr>
            <w:tcW w:w="702" w:type="pct"/>
            <w:vAlign w:val="center"/>
          </w:tcPr>
          <w:p w14:paraId="281DC724" w14:textId="77777777" w:rsidR="00184050" w:rsidRPr="000D1248" w:rsidRDefault="00184050" w:rsidP="00184050">
            <w:pPr>
              <w:spacing w:before="120" w:after="120" w:line="360" w:lineRule="exact"/>
              <w:jc w:val="left"/>
              <w:rPr>
                <w:rFonts w:cs="Times New Roman"/>
                <w:szCs w:val="26"/>
              </w:rPr>
            </w:pPr>
            <w:r w:rsidRPr="000D1248">
              <w:rPr>
                <w:rFonts w:cs="Times New Roman"/>
                <w:szCs w:val="26"/>
              </w:rPr>
              <w:t xml:space="preserve"> Trưởng khoa</w:t>
            </w:r>
          </w:p>
        </w:tc>
      </w:tr>
      <w:tr w:rsidR="00184050" w:rsidRPr="000D1248" w14:paraId="1224BBFD" w14:textId="77777777" w:rsidTr="000D0997">
        <w:trPr>
          <w:trHeight w:val="275"/>
          <w:jc w:val="center"/>
        </w:trPr>
        <w:tc>
          <w:tcPr>
            <w:tcW w:w="255" w:type="pct"/>
            <w:vAlign w:val="center"/>
          </w:tcPr>
          <w:p w14:paraId="18DB1EDC" w14:textId="77777777" w:rsidR="00184050" w:rsidRPr="000D1248" w:rsidRDefault="00184050" w:rsidP="00184050">
            <w:pPr>
              <w:spacing w:before="120" w:after="120" w:line="360" w:lineRule="exact"/>
              <w:rPr>
                <w:rFonts w:cs="Times New Roman"/>
                <w:szCs w:val="26"/>
              </w:rPr>
            </w:pPr>
          </w:p>
        </w:tc>
        <w:tc>
          <w:tcPr>
            <w:tcW w:w="2444" w:type="pct"/>
            <w:vAlign w:val="center"/>
          </w:tcPr>
          <w:p w14:paraId="293B8F9A" w14:textId="77777777" w:rsidR="00184050" w:rsidRPr="000D1248" w:rsidRDefault="00184050" w:rsidP="00184050">
            <w:pPr>
              <w:spacing w:before="120" w:after="120" w:line="360" w:lineRule="exact"/>
              <w:ind w:left="243"/>
              <w:jc w:val="left"/>
              <w:rPr>
                <w:rFonts w:cs="Times New Roman"/>
                <w:szCs w:val="26"/>
              </w:rPr>
            </w:pPr>
          </w:p>
        </w:tc>
        <w:tc>
          <w:tcPr>
            <w:tcW w:w="778" w:type="pct"/>
            <w:vAlign w:val="center"/>
          </w:tcPr>
          <w:p w14:paraId="6D00CAD4" w14:textId="77777777" w:rsidR="00184050" w:rsidRPr="000D1248" w:rsidRDefault="00184050" w:rsidP="00184050">
            <w:pPr>
              <w:spacing w:before="120" w:after="120" w:line="360" w:lineRule="exact"/>
              <w:rPr>
                <w:rFonts w:cs="Times New Roman"/>
                <w:szCs w:val="26"/>
              </w:rPr>
            </w:pPr>
          </w:p>
        </w:tc>
        <w:tc>
          <w:tcPr>
            <w:tcW w:w="821" w:type="pct"/>
            <w:vAlign w:val="center"/>
          </w:tcPr>
          <w:p w14:paraId="52721695" w14:textId="77777777" w:rsidR="00184050" w:rsidRPr="000D1248" w:rsidRDefault="00184050" w:rsidP="00184050">
            <w:pPr>
              <w:spacing w:before="120" w:after="120" w:line="360" w:lineRule="exact"/>
              <w:rPr>
                <w:rFonts w:cs="Times New Roman"/>
                <w:szCs w:val="26"/>
              </w:rPr>
            </w:pPr>
          </w:p>
        </w:tc>
        <w:tc>
          <w:tcPr>
            <w:tcW w:w="702" w:type="pct"/>
            <w:vAlign w:val="center"/>
          </w:tcPr>
          <w:p w14:paraId="7DD93DCC" w14:textId="77777777" w:rsidR="00184050" w:rsidRPr="000D1248" w:rsidRDefault="00184050" w:rsidP="00184050">
            <w:pPr>
              <w:spacing w:before="120" w:after="120" w:line="360" w:lineRule="exact"/>
              <w:jc w:val="left"/>
              <w:rPr>
                <w:rFonts w:cs="Times New Roman"/>
                <w:szCs w:val="26"/>
              </w:rPr>
            </w:pPr>
            <w:r w:rsidRPr="000D1248">
              <w:rPr>
                <w:rFonts w:cs="Times New Roman"/>
                <w:szCs w:val="26"/>
              </w:rPr>
              <w:t xml:space="preserve"> Phó trưởng khoa</w:t>
            </w:r>
          </w:p>
        </w:tc>
      </w:tr>
      <w:tr w:rsidR="00184050" w:rsidRPr="000D1248" w14:paraId="2DE51473" w14:textId="77777777" w:rsidTr="000D0997">
        <w:trPr>
          <w:trHeight w:val="275"/>
          <w:jc w:val="center"/>
        </w:trPr>
        <w:tc>
          <w:tcPr>
            <w:tcW w:w="255" w:type="pct"/>
            <w:vAlign w:val="center"/>
          </w:tcPr>
          <w:p w14:paraId="264C9C93" w14:textId="77777777" w:rsidR="00184050" w:rsidRPr="000D1248" w:rsidRDefault="00184050" w:rsidP="00184050">
            <w:pPr>
              <w:spacing w:before="120" w:after="120" w:line="360" w:lineRule="exact"/>
              <w:rPr>
                <w:rFonts w:cs="Times New Roman"/>
                <w:szCs w:val="26"/>
              </w:rPr>
            </w:pPr>
            <w:r w:rsidRPr="000D1248">
              <w:rPr>
                <w:rFonts w:cs="Times New Roman"/>
                <w:szCs w:val="26"/>
              </w:rPr>
              <w:t>……</w:t>
            </w:r>
          </w:p>
        </w:tc>
        <w:tc>
          <w:tcPr>
            <w:tcW w:w="2444" w:type="pct"/>
            <w:vAlign w:val="center"/>
          </w:tcPr>
          <w:p w14:paraId="641F67B3" w14:textId="77777777" w:rsidR="00184050" w:rsidRPr="000D1248" w:rsidRDefault="00184050" w:rsidP="00184050">
            <w:pPr>
              <w:spacing w:before="120" w:after="120" w:line="360" w:lineRule="exact"/>
              <w:ind w:left="243"/>
              <w:jc w:val="left"/>
              <w:rPr>
                <w:rFonts w:cs="Times New Roman"/>
                <w:szCs w:val="26"/>
              </w:rPr>
            </w:pPr>
          </w:p>
        </w:tc>
        <w:tc>
          <w:tcPr>
            <w:tcW w:w="778" w:type="pct"/>
            <w:vAlign w:val="center"/>
          </w:tcPr>
          <w:p w14:paraId="23DA35FD" w14:textId="77777777" w:rsidR="00184050" w:rsidRPr="000D1248" w:rsidRDefault="00184050" w:rsidP="00184050">
            <w:pPr>
              <w:spacing w:before="120" w:after="120" w:line="360" w:lineRule="exact"/>
              <w:rPr>
                <w:rFonts w:cs="Times New Roman"/>
                <w:szCs w:val="26"/>
              </w:rPr>
            </w:pPr>
          </w:p>
        </w:tc>
        <w:tc>
          <w:tcPr>
            <w:tcW w:w="821" w:type="pct"/>
            <w:vAlign w:val="center"/>
          </w:tcPr>
          <w:p w14:paraId="0555FD56" w14:textId="77777777" w:rsidR="00184050" w:rsidRPr="000D1248" w:rsidRDefault="00184050" w:rsidP="00184050">
            <w:pPr>
              <w:spacing w:before="120" w:after="120" w:line="360" w:lineRule="exact"/>
              <w:rPr>
                <w:rFonts w:cs="Times New Roman"/>
                <w:szCs w:val="26"/>
              </w:rPr>
            </w:pPr>
          </w:p>
        </w:tc>
        <w:tc>
          <w:tcPr>
            <w:tcW w:w="702" w:type="pct"/>
            <w:vAlign w:val="center"/>
          </w:tcPr>
          <w:p w14:paraId="4EE47839" w14:textId="77777777" w:rsidR="00184050" w:rsidRPr="000D1248" w:rsidRDefault="00184050" w:rsidP="00184050">
            <w:pPr>
              <w:spacing w:before="120" w:after="120" w:line="360" w:lineRule="exact"/>
              <w:jc w:val="left"/>
              <w:rPr>
                <w:rFonts w:cs="Times New Roman"/>
                <w:szCs w:val="26"/>
              </w:rPr>
            </w:pPr>
            <w:r w:rsidRPr="000D1248">
              <w:rPr>
                <w:rFonts w:cs="Times New Roman"/>
                <w:szCs w:val="26"/>
              </w:rPr>
              <w:t>Trưởng Bộ môn</w:t>
            </w:r>
          </w:p>
        </w:tc>
      </w:tr>
      <w:tr w:rsidR="00184050" w:rsidRPr="000D1248" w14:paraId="46422D07" w14:textId="77777777" w:rsidTr="000D0997">
        <w:trPr>
          <w:trHeight w:val="275"/>
          <w:jc w:val="center"/>
        </w:trPr>
        <w:tc>
          <w:tcPr>
            <w:tcW w:w="255" w:type="pct"/>
            <w:vAlign w:val="center"/>
          </w:tcPr>
          <w:p w14:paraId="484E4F47" w14:textId="77777777" w:rsidR="00184050" w:rsidRPr="000D1248" w:rsidRDefault="00184050" w:rsidP="00184050">
            <w:pPr>
              <w:spacing w:before="120" w:after="120" w:line="360" w:lineRule="exact"/>
              <w:rPr>
                <w:rFonts w:cs="Times New Roman"/>
                <w:szCs w:val="26"/>
              </w:rPr>
            </w:pPr>
            <w:r w:rsidRPr="000D1248">
              <w:rPr>
                <w:rFonts w:cs="Times New Roman"/>
                <w:szCs w:val="26"/>
              </w:rPr>
              <w:t>…</w:t>
            </w:r>
          </w:p>
        </w:tc>
        <w:tc>
          <w:tcPr>
            <w:tcW w:w="2444" w:type="pct"/>
            <w:vAlign w:val="center"/>
          </w:tcPr>
          <w:p w14:paraId="7F4425EA" w14:textId="77777777" w:rsidR="00184050" w:rsidRPr="000D1248" w:rsidRDefault="00184050" w:rsidP="00184050">
            <w:pPr>
              <w:spacing w:before="120" w:after="120" w:line="360" w:lineRule="exact"/>
              <w:ind w:left="243"/>
              <w:jc w:val="left"/>
              <w:rPr>
                <w:rFonts w:cs="Times New Roman"/>
                <w:szCs w:val="26"/>
              </w:rPr>
            </w:pPr>
          </w:p>
        </w:tc>
        <w:tc>
          <w:tcPr>
            <w:tcW w:w="778" w:type="pct"/>
            <w:vAlign w:val="center"/>
          </w:tcPr>
          <w:p w14:paraId="746F7B04" w14:textId="77777777" w:rsidR="00184050" w:rsidRPr="000D1248" w:rsidRDefault="00184050" w:rsidP="00184050">
            <w:pPr>
              <w:spacing w:before="120" w:after="120" w:line="360" w:lineRule="exact"/>
              <w:rPr>
                <w:rFonts w:cs="Times New Roman"/>
                <w:szCs w:val="26"/>
              </w:rPr>
            </w:pPr>
          </w:p>
        </w:tc>
        <w:tc>
          <w:tcPr>
            <w:tcW w:w="821" w:type="pct"/>
            <w:vAlign w:val="center"/>
          </w:tcPr>
          <w:p w14:paraId="73CF2FC7" w14:textId="77777777" w:rsidR="00184050" w:rsidRPr="000D1248" w:rsidRDefault="00184050" w:rsidP="00184050">
            <w:pPr>
              <w:spacing w:before="120" w:after="120" w:line="360" w:lineRule="exact"/>
              <w:rPr>
                <w:rFonts w:cs="Times New Roman"/>
                <w:szCs w:val="26"/>
              </w:rPr>
            </w:pPr>
          </w:p>
        </w:tc>
        <w:tc>
          <w:tcPr>
            <w:tcW w:w="702" w:type="pct"/>
            <w:vAlign w:val="center"/>
          </w:tcPr>
          <w:p w14:paraId="6E68D1B6" w14:textId="77777777" w:rsidR="00184050" w:rsidRPr="000D1248" w:rsidRDefault="00184050" w:rsidP="00184050">
            <w:pPr>
              <w:spacing w:before="120" w:after="120" w:line="360" w:lineRule="exact"/>
              <w:jc w:val="left"/>
              <w:rPr>
                <w:rFonts w:cs="Times New Roman"/>
                <w:szCs w:val="26"/>
              </w:rPr>
            </w:pPr>
          </w:p>
        </w:tc>
      </w:tr>
    </w:tbl>
    <w:p w14:paraId="73C62D65" w14:textId="77777777" w:rsidR="00184050" w:rsidRPr="000D1248" w:rsidRDefault="00184050" w:rsidP="00184050">
      <w:pPr>
        <w:spacing w:before="120" w:after="120" w:line="360" w:lineRule="exact"/>
        <w:jc w:val="left"/>
        <w:rPr>
          <w:rFonts w:cs="Times New Roman"/>
          <w:b/>
          <w:szCs w:val="26"/>
        </w:rPr>
      </w:pPr>
    </w:p>
    <w:tbl>
      <w:tblPr>
        <w:tblStyle w:val="TableGrid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8"/>
        <w:gridCol w:w="4948"/>
        <w:gridCol w:w="4949"/>
      </w:tblGrid>
      <w:tr w:rsidR="00184050" w:rsidRPr="000D1248" w14:paraId="5BB16714" w14:textId="77777777" w:rsidTr="00184050">
        <w:trPr>
          <w:jc w:val="center"/>
        </w:trPr>
        <w:tc>
          <w:tcPr>
            <w:tcW w:w="4948" w:type="dxa"/>
          </w:tcPr>
          <w:p w14:paraId="14C88351"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TRƯỞNG KHOA</w:t>
            </w:r>
          </w:p>
        </w:tc>
        <w:tc>
          <w:tcPr>
            <w:tcW w:w="4948" w:type="dxa"/>
          </w:tcPr>
          <w:p w14:paraId="6B626535" w14:textId="77777777" w:rsidR="00184050" w:rsidRPr="000D1248" w:rsidRDefault="00184050" w:rsidP="00184050">
            <w:pPr>
              <w:rPr>
                <w:rFonts w:ascii="Times New Roman" w:hAnsi="Times New Roman" w:cs="Times New Roman"/>
                <w:b/>
                <w:sz w:val="26"/>
                <w:szCs w:val="26"/>
              </w:rPr>
            </w:pPr>
          </w:p>
        </w:tc>
        <w:tc>
          <w:tcPr>
            <w:tcW w:w="4949" w:type="dxa"/>
          </w:tcPr>
          <w:p w14:paraId="38D19798"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HIỆU TRƯỞNG</w:t>
            </w:r>
          </w:p>
        </w:tc>
      </w:tr>
      <w:tr w:rsidR="00184050" w:rsidRPr="000D1248" w14:paraId="169910A1" w14:textId="77777777" w:rsidTr="00184050">
        <w:trPr>
          <w:jc w:val="center"/>
        </w:trPr>
        <w:tc>
          <w:tcPr>
            <w:tcW w:w="4948" w:type="dxa"/>
          </w:tcPr>
          <w:p w14:paraId="3FCC4155"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xác nhận)</w:t>
            </w:r>
          </w:p>
        </w:tc>
        <w:tc>
          <w:tcPr>
            <w:tcW w:w="4948" w:type="dxa"/>
          </w:tcPr>
          <w:p w14:paraId="19F33645" w14:textId="77777777" w:rsidR="00184050" w:rsidRPr="000D1248" w:rsidRDefault="00184050" w:rsidP="00184050">
            <w:pPr>
              <w:rPr>
                <w:rFonts w:ascii="Times New Roman" w:hAnsi="Times New Roman" w:cs="Times New Roman"/>
                <w:i/>
                <w:sz w:val="26"/>
                <w:szCs w:val="26"/>
              </w:rPr>
            </w:pPr>
          </w:p>
        </w:tc>
        <w:tc>
          <w:tcPr>
            <w:tcW w:w="4949" w:type="dxa"/>
          </w:tcPr>
          <w:p w14:paraId="2275A71F"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đóng dấu)</w:t>
            </w:r>
          </w:p>
        </w:tc>
      </w:tr>
    </w:tbl>
    <w:p w14:paraId="091FA517" w14:textId="77777777" w:rsidR="00184050" w:rsidRPr="000D1248" w:rsidRDefault="00184050" w:rsidP="00184050">
      <w:pPr>
        <w:spacing w:before="120" w:after="120" w:line="360" w:lineRule="exact"/>
        <w:jc w:val="left"/>
        <w:rPr>
          <w:rFonts w:cs="Times New Roman"/>
          <w:b/>
          <w:szCs w:val="26"/>
        </w:rPr>
      </w:pPr>
    </w:p>
    <w:p w14:paraId="1E0D2A77" w14:textId="77777777" w:rsidR="00184050" w:rsidRPr="000D1248" w:rsidRDefault="00184050" w:rsidP="00184050">
      <w:pPr>
        <w:spacing w:before="120" w:after="120" w:line="360" w:lineRule="exact"/>
        <w:jc w:val="left"/>
        <w:rPr>
          <w:rFonts w:cs="Times New Roman"/>
          <w:b/>
          <w:szCs w:val="26"/>
        </w:rPr>
      </w:pPr>
    </w:p>
    <w:p w14:paraId="7A22D92A" w14:textId="77777777" w:rsidR="00184050" w:rsidRPr="000D1248" w:rsidRDefault="00184050" w:rsidP="00184050">
      <w:pPr>
        <w:spacing w:before="120" w:after="120" w:line="360" w:lineRule="exact"/>
        <w:jc w:val="left"/>
        <w:rPr>
          <w:rFonts w:cs="Times New Roman"/>
          <w:b/>
          <w:szCs w:val="26"/>
        </w:rPr>
      </w:pPr>
    </w:p>
    <w:p w14:paraId="25F21A78" w14:textId="77777777" w:rsidR="00184050" w:rsidRPr="000D1248" w:rsidRDefault="00184050" w:rsidP="00184050">
      <w:pPr>
        <w:spacing w:before="120" w:after="120" w:line="360" w:lineRule="exact"/>
        <w:jc w:val="left"/>
        <w:rPr>
          <w:rFonts w:cs="Times New Roman"/>
          <w:b/>
          <w:szCs w:val="26"/>
        </w:rPr>
      </w:pPr>
    </w:p>
    <w:p w14:paraId="53EE2AF6" w14:textId="77777777" w:rsidR="00184050" w:rsidRPr="000D1248" w:rsidRDefault="00184050" w:rsidP="00184050">
      <w:pPr>
        <w:spacing w:before="120" w:after="120" w:line="360" w:lineRule="exact"/>
        <w:jc w:val="left"/>
        <w:rPr>
          <w:rFonts w:cs="Times New Roman"/>
          <w:b/>
          <w:szCs w:val="26"/>
        </w:rPr>
      </w:pPr>
    </w:p>
    <w:p w14:paraId="72F2F023" w14:textId="77777777" w:rsidR="00184050" w:rsidRPr="000D1248" w:rsidRDefault="00184050" w:rsidP="00184050">
      <w:pPr>
        <w:spacing w:before="120" w:after="120" w:line="360" w:lineRule="exact"/>
        <w:jc w:val="left"/>
        <w:rPr>
          <w:rFonts w:cs="Times New Roman"/>
          <w:b/>
          <w:szCs w:val="26"/>
        </w:rPr>
      </w:pPr>
    </w:p>
    <w:p w14:paraId="6CF36792"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lastRenderedPageBreak/>
        <w:t>2. Về kêt quả nghiên cứu khoa học</w:t>
      </w:r>
    </w:p>
    <w:p w14:paraId="50D94BCB" w14:textId="77777777" w:rsidR="00184050" w:rsidRPr="000D1248" w:rsidRDefault="00184050" w:rsidP="00184050">
      <w:pPr>
        <w:spacing w:before="120" w:after="120" w:line="360" w:lineRule="exact"/>
        <w:jc w:val="left"/>
        <w:rPr>
          <w:rFonts w:cs="Times New Roman"/>
          <w:b/>
          <w:szCs w:val="26"/>
        </w:rPr>
      </w:pPr>
      <w:bookmarkStart w:id="64" w:name="_Hlk126616898"/>
      <w:r w:rsidRPr="000D1248">
        <w:rPr>
          <w:rFonts w:cs="Times New Roman"/>
          <w:b/>
          <w:szCs w:val="26"/>
        </w:rPr>
        <w:t>Mẫu 4: Các đề tài nghiên cứu khoa học của cơ sở đào tạo, giảng viên, nhà khoa học liên quan đến ngành đào tạo dự kiến mở do cơ sở đào tạo thực hiện (kèm theo bản liệt kê có bản sao quyết định, bản sao biên bản nghiệm thu)</w:t>
      </w:r>
      <w:r w:rsidRPr="000D1248">
        <w:rPr>
          <w:rFonts w:cs="Times New Roman"/>
          <w:b/>
          <w:szCs w:val="26"/>
          <w:vertAlign w:val="superscript"/>
        </w:rPr>
        <w:footnoteReference w:id="8"/>
      </w:r>
    </w:p>
    <w:tbl>
      <w:tblPr>
        <w:tblW w:w="5262"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1"/>
        <w:gridCol w:w="2086"/>
        <w:gridCol w:w="1016"/>
        <w:gridCol w:w="2745"/>
        <w:gridCol w:w="1223"/>
        <w:gridCol w:w="1633"/>
        <w:gridCol w:w="1366"/>
        <w:gridCol w:w="1344"/>
        <w:gridCol w:w="2668"/>
        <w:gridCol w:w="1149"/>
      </w:tblGrid>
      <w:tr w:rsidR="00184050" w:rsidRPr="000D1248" w14:paraId="6BE58369" w14:textId="77777777" w:rsidTr="000D0997">
        <w:trPr>
          <w:trHeight w:val="1764"/>
          <w:tblHeader/>
        </w:trPr>
        <w:tc>
          <w:tcPr>
            <w:tcW w:w="217" w:type="pct"/>
            <w:vAlign w:val="center"/>
            <w:hideMark/>
          </w:tcPr>
          <w:p w14:paraId="3B3D790C" w14:textId="77777777" w:rsidR="00184050" w:rsidRPr="000D1248" w:rsidRDefault="00184050" w:rsidP="00184050">
            <w:pPr>
              <w:spacing w:line="240" w:lineRule="atLeast"/>
              <w:ind w:firstLine="22"/>
              <w:rPr>
                <w:rFonts w:eastAsia="Times New Roman" w:cs="Times New Roman"/>
                <w:b/>
                <w:bCs/>
                <w:sz w:val="24"/>
                <w:szCs w:val="24"/>
                <w:lang w:eastAsia="zh-CN"/>
              </w:rPr>
            </w:pPr>
            <w:r w:rsidRPr="000D1248">
              <w:rPr>
                <w:rFonts w:eastAsia="Times New Roman" w:cs="Times New Roman"/>
                <w:b/>
                <w:bCs/>
                <w:sz w:val="24"/>
                <w:szCs w:val="24"/>
                <w:lang w:eastAsia="zh-CN"/>
              </w:rPr>
              <w:t>Số TT</w:t>
            </w:r>
          </w:p>
        </w:tc>
        <w:tc>
          <w:tcPr>
            <w:tcW w:w="655" w:type="pct"/>
            <w:vAlign w:val="center"/>
            <w:hideMark/>
          </w:tcPr>
          <w:p w14:paraId="40599415" w14:textId="77777777" w:rsidR="00184050" w:rsidRPr="000D1248" w:rsidRDefault="00184050" w:rsidP="00184050">
            <w:pPr>
              <w:spacing w:line="240" w:lineRule="atLeast"/>
              <w:ind w:firstLine="22"/>
              <w:rPr>
                <w:rFonts w:eastAsia="Times New Roman" w:cs="Times New Roman"/>
                <w:b/>
                <w:bCs/>
                <w:sz w:val="24"/>
                <w:szCs w:val="24"/>
                <w:lang w:eastAsia="zh-CN"/>
              </w:rPr>
            </w:pPr>
            <w:r w:rsidRPr="000D1248">
              <w:rPr>
                <w:rFonts w:eastAsia="Times New Roman" w:cs="Times New Roman"/>
                <w:b/>
                <w:bCs/>
                <w:sz w:val="24"/>
                <w:szCs w:val="24"/>
                <w:lang w:eastAsia="zh-CN"/>
              </w:rPr>
              <w:t>Số quyết định, ngày phê duyệt đề tài, mã số</w:t>
            </w:r>
          </w:p>
        </w:tc>
        <w:tc>
          <w:tcPr>
            <w:tcW w:w="319" w:type="pct"/>
            <w:vAlign w:val="center"/>
            <w:hideMark/>
          </w:tcPr>
          <w:p w14:paraId="4792B17C" w14:textId="77777777" w:rsidR="00184050" w:rsidRPr="000D1248" w:rsidRDefault="00184050" w:rsidP="00184050">
            <w:pPr>
              <w:spacing w:line="240" w:lineRule="atLeast"/>
              <w:ind w:firstLine="22"/>
              <w:rPr>
                <w:rFonts w:eastAsia="Times New Roman" w:cs="Times New Roman"/>
                <w:b/>
                <w:bCs/>
                <w:szCs w:val="24"/>
                <w:lang w:eastAsia="zh-CN"/>
              </w:rPr>
            </w:pPr>
            <w:r w:rsidRPr="000D1248">
              <w:rPr>
                <w:rFonts w:eastAsia="Times New Roman" w:cs="Times New Roman"/>
                <w:b/>
                <w:bCs/>
                <w:szCs w:val="24"/>
                <w:lang w:eastAsia="zh-CN"/>
              </w:rPr>
              <w:t>Đề tài cấp Bộ/đề tài cấp cơ sở</w:t>
            </w:r>
          </w:p>
        </w:tc>
        <w:tc>
          <w:tcPr>
            <w:tcW w:w="862" w:type="pct"/>
            <w:vAlign w:val="center"/>
            <w:hideMark/>
          </w:tcPr>
          <w:p w14:paraId="61AFC34D" w14:textId="77777777" w:rsidR="00184050" w:rsidRPr="000D1248" w:rsidRDefault="00184050" w:rsidP="00184050">
            <w:pPr>
              <w:spacing w:line="240" w:lineRule="atLeast"/>
              <w:ind w:firstLine="22"/>
              <w:rPr>
                <w:rFonts w:eastAsia="Times New Roman" w:cs="Times New Roman"/>
                <w:b/>
                <w:bCs/>
                <w:sz w:val="24"/>
                <w:szCs w:val="24"/>
                <w:lang w:eastAsia="zh-CN"/>
              </w:rPr>
            </w:pPr>
            <w:r w:rsidRPr="000D1248">
              <w:rPr>
                <w:rFonts w:eastAsia="Times New Roman" w:cs="Times New Roman"/>
                <w:b/>
                <w:bCs/>
                <w:sz w:val="24"/>
                <w:szCs w:val="24"/>
                <w:lang w:eastAsia="zh-CN"/>
              </w:rPr>
              <w:t>Tên đề tài NCKH</w:t>
            </w:r>
          </w:p>
        </w:tc>
        <w:tc>
          <w:tcPr>
            <w:tcW w:w="384" w:type="pct"/>
            <w:vAlign w:val="center"/>
            <w:hideMark/>
          </w:tcPr>
          <w:p w14:paraId="2EE45856" w14:textId="77777777" w:rsidR="00184050" w:rsidRPr="000D1248" w:rsidRDefault="00184050" w:rsidP="00184050">
            <w:pPr>
              <w:spacing w:line="240" w:lineRule="atLeast"/>
              <w:ind w:firstLine="22"/>
              <w:rPr>
                <w:rFonts w:eastAsia="Times New Roman" w:cs="Times New Roman"/>
                <w:b/>
                <w:bCs/>
                <w:sz w:val="24"/>
                <w:szCs w:val="24"/>
                <w:lang w:eastAsia="zh-CN"/>
              </w:rPr>
            </w:pPr>
            <w:r w:rsidRPr="000D1248">
              <w:rPr>
                <w:rFonts w:eastAsia="Times New Roman" w:cs="Times New Roman"/>
                <w:b/>
                <w:bCs/>
                <w:sz w:val="24"/>
                <w:szCs w:val="24"/>
                <w:lang w:eastAsia="zh-CN"/>
              </w:rPr>
              <w:t>Chủ nhiệm đề tài</w:t>
            </w:r>
          </w:p>
        </w:tc>
        <w:tc>
          <w:tcPr>
            <w:tcW w:w="513" w:type="pct"/>
            <w:vAlign w:val="center"/>
            <w:hideMark/>
          </w:tcPr>
          <w:p w14:paraId="091D9C49" w14:textId="77777777" w:rsidR="00184050" w:rsidRPr="000D1248" w:rsidRDefault="00184050" w:rsidP="00184050">
            <w:pPr>
              <w:spacing w:line="240" w:lineRule="atLeast"/>
              <w:ind w:firstLine="22"/>
              <w:rPr>
                <w:rFonts w:eastAsia="Times New Roman" w:cs="Times New Roman"/>
                <w:b/>
                <w:bCs/>
                <w:sz w:val="24"/>
                <w:szCs w:val="24"/>
                <w:lang w:eastAsia="zh-CN"/>
              </w:rPr>
            </w:pPr>
            <w:r w:rsidRPr="000D1248">
              <w:rPr>
                <w:rFonts w:eastAsia="Times New Roman" w:cs="Times New Roman"/>
                <w:b/>
                <w:bCs/>
                <w:sz w:val="24"/>
                <w:szCs w:val="24"/>
                <w:lang w:eastAsia="zh-CN"/>
              </w:rPr>
              <w:t>Số quyết định, ngày thành lập HĐKH nghiệm thu đề tài</w:t>
            </w:r>
          </w:p>
        </w:tc>
        <w:tc>
          <w:tcPr>
            <w:tcW w:w="429" w:type="pct"/>
            <w:vAlign w:val="center"/>
            <w:hideMark/>
          </w:tcPr>
          <w:p w14:paraId="5001431B" w14:textId="77777777" w:rsidR="00184050" w:rsidRPr="000D1248" w:rsidRDefault="00184050" w:rsidP="00184050">
            <w:pPr>
              <w:spacing w:line="240" w:lineRule="atLeast"/>
              <w:ind w:firstLine="22"/>
              <w:rPr>
                <w:rFonts w:eastAsia="Times New Roman" w:cs="Times New Roman"/>
                <w:b/>
                <w:bCs/>
                <w:szCs w:val="24"/>
                <w:lang w:eastAsia="zh-CN"/>
              </w:rPr>
            </w:pPr>
            <w:r w:rsidRPr="000D1248">
              <w:rPr>
                <w:rFonts w:eastAsia="Times New Roman" w:cs="Times New Roman"/>
                <w:b/>
                <w:bCs/>
                <w:szCs w:val="24"/>
                <w:lang w:eastAsia="zh-CN"/>
              </w:rPr>
              <w:t>Ngày nghiệm thu đề tài (theo biên bản nghiệm thu)</w:t>
            </w:r>
          </w:p>
        </w:tc>
        <w:tc>
          <w:tcPr>
            <w:tcW w:w="422" w:type="pct"/>
            <w:vAlign w:val="center"/>
            <w:hideMark/>
          </w:tcPr>
          <w:p w14:paraId="5B78518D" w14:textId="77777777" w:rsidR="00184050" w:rsidRPr="000D1248" w:rsidRDefault="00184050" w:rsidP="00184050">
            <w:pPr>
              <w:spacing w:line="240" w:lineRule="atLeast"/>
              <w:ind w:firstLine="22"/>
              <w:rPr>
                <w:rFonts w:eastAsia="Times New Roman" w:cs="Times New Roman"/>
                <w:b/>
                <w:bCs/>
                <w:sz w:val="24"/>
                <w:szCs w:val="24"/>
                <w:lang w:eastAsia="zh-CN"/>
              </w:rPr>
            </w:pPr>
            <w:r w:rsidRPr="000D1248">
              <w:rPr>
                <w:rFonts w:eastAsia="Times New Roman" w:cs="Times New Roman"/>
                <w:b/>
                <w:bCs/>
                <w:sz w:val="24"/>
                <w:szCs w:val="24"/>
                <w:lang w:eastAsia="zh-CN"/>
              </w:rPr>
              <w:t>Kết quả nghiệm thu, Ngày</w:t>
            </w:r>
          </w:p>
        </w:tc>
        <w:tc>
          <w:tcPr>
            <w:tcW w:w="838" w:type="pct"/>
            <w:vAlign w:val="center"/>
            <w:hideMark/>
          </w:tcPr>
          <w:p w14:paraId="31DD79E5" w14:textId="77777777" w:rsidR="00184050" w:rsidRPr="000D1248" w:rsidRDefault="00184050" w:rsidP="00184050">
            <w:pPr>
              <w:spacing w:line="240" w:lineRule="atLeast"/>
              <w:ind w:firstLine="22"/>
              <w:rPr>
                <w:rFonts w:eastAsia="Times New Roman" w:cs="Times New Roman"/>
                <w:b/>
                <w:bCs/>
                <w:sz w:val="24"/>
                <w:szCs w:val="24"/>
                <w:lang w:eastAsia="zh-CN"/>
              </w:rPr>
            </w:pPr>
            <w:r w:rsidRPr="000D1248">
              <w:rPr>
                <w:rFonts w:eastAsia="Times New Roman" w:cs="Times New Roman"/>
                <w:b/>
                <w:bCs/>
                <w:szCs w:val="24"/>
                <w:lang w:eastAsia="zh-CN"/>
              </w:rPr>
              <w:t>Tên thành viên tham gia nghiên cứu đề tài (học phần/môn học được phân công)</w:t>
            </w:r>
          </w:p>
        </w:tc>
        <w:tc>
          <w:tcPr>
            <w:tcW w:w="361" w:type="pct"/>
            <w:vAlign w:val="center"/>
            <w:hideMark/>
          </w:tcPr>
          <w:p w14:paraId="189A20B5" w14:textId="77777777" w:rsidR="00184050" w:rsidRPr="000D1248" w:rsidRDefault="00184050" w:rsidP="00184050">
            <w:pPr>
              <w:spacing w:line="240" w:lineRule="atLeast"/>
              <w:ind w:firstLine="22"/>
              <w:rPr>
                <w:rFonts w:eastAsia="Times New Roman" w:cs="Times New Roman"/>
                <w:b/>
                <w:bCs/>
                <w:sz w:val="24"/>
                <w:szCs w:val="24"/>
                <w:lang w:eastAsia="zh-CN"/>
              </w:rPr>
            </w:pPr>
            <w:r w:rsidRPr="000D1248">
              <w:rPr>
                <w:rFonts w:eastAsia="Times New Roman" w:cs="Times New Roman"/>
                <w:b/>
                <w:bCs/>
                <w:sz w:val="24"/>
                <w:szCs w:val="24"/>
                <w:lang w:eastAsia="zh-CN"/>
              </w:rPr>
              <w:t>Ghi chú</w:t>
            </w:r>
          </w:p>
        </w:tc>
      </w:tr>
      <w:tr w:rsidR="00184050" w:rsidRPr="000D1248" w14:paraId="008D6BCF" w14:textId="77777777" w:rsidTr="000D0997">
        <w:trPr>
          <w:trHeight w:val="624"/>
        </w:trPr>
        <w:tc>
          <w:tcPr>
            <w:tcW w:w="217" w:type="pct"/>
            <w:vAlign w:val="center"/>
          </w:tcPr>
          <w:p w14:paraId="5EEF542B" w14:textId="77777777" w:rsidR="00184050" w:rsidRPr="000D1248" w:rsidRDefault="00184050" w:rsidP="00184050">
            <w:pPr>
              <w:spacing w:line="240" w:lineRule="atLeast"/>
              <w:ind w:firstLine="22"/>
              <w:rPr>
                <w:rFonts w:cs="Times New Roman"/>
                <w:szCs w:val="26"/>
              </w:rPr>
            </w:pPr>
            <w:r w:rsidRPr="000D1248">
              <w:rPr>
                <w:rFonts w:cs="Times New Roman"/>
                <w:szCs w:val="26"/>
              </w:rPr>
              <w:t>1</w:t>
            </w:r>
          </w:p>
        </w:tc>
        <w:tc>
          <w:tcPr>
            <w:tcW w:w="655" w:type="pct"/>
            <w:vAlign w:val="center"/>
          </w:tcPr>
          <w:p w14:paraId="1E7CEDBC" w14:textId="77777777" w:rsidR="00184050" w:rsidRPr="000D1248" w:rsidRDefault="00184050" w:rsidP="00184050">
            <w:pPr>
              <w:spacing w:line="240" w:lineRule="atLeast"/>
              <w:ind w:firstLine="22"/>
              <w:rPr>
                <w:rFonts w:eastAsia="Times New Roman" w:cs="Times New Roman"/>
                <w:sz w:val="24"/>
                <w:szCs w:val="24"/>
                <w:lang w:val="en-GB" w:eastAsia="zh-CN"/>
              </w:rPr>
            </w:pPr>
          </w:p>
        </w:tc>
        <w:tc>
          <w:tcPr>
            <w:tcW w:w="319" w:type="pct"/>
            <w:vAlign w:val="center"/>
          </w:tcPr>
          <w:p w14:paraId="39B8FF4B" w14:textId="77777777" w:rsidR="00184050" w:rsidRPr="000D1248" w:rsidRDefault="00184050" w:rsidP="00184050">
            <w:pPr>
              <w:spacing w:line="240" w:lineRule="atLeast"/>
              <w:ind w:firstLine="22"/>
              <w:rPr>
                <w:rFonts w:eastAsia="Times New Roman" w:cs="Times New Roman"/>
                <w:sz w:val="24"/>
                <w:szCs w:val="24"/>
                <w:lang w:eastAsia="zh-CN"/>
              </w:rPr>
            </w:pPr>
          </w:p>
        </w:tc>
        <w:tc>
          <w:tcPr>
            <w:tcW w:w="862" w:type="pct"/>
            <w:vAlign w:val="center"/>
          </w:tcPr>
          <w:p w14:paraId="0926AA5B" w14:textId="77777777" w:rsidR="00184050" w:rsidRPr="000D1248" w:rsidRDefault="00184050" w:rsidP="00184050">
            <w:pPr>
              <w:spacing w:line="240" w:lineRule="atLeast"/>
              <w:ind w:firstLine="22"/>
              <w:jc w:val="both"/>
              <w:rPr>
                <w:rFonts w:eastAsia="Times New Roman" w:cs="Times New Roman"/>
                <w:sz w:val="24"/>
                <w:szCs w:val="24"/>
                <w:lang w:eastAsia="zh-CN"/>
              </w:rPr>
            </w:pPr>
          </w:p>
        </w:tc>
        <w:tc>
          <w:tcPr>
            <w:tcW w:w="384" w:type="pct"/>
            <w:vAlign w:val="center"/>
          </w:tcPr>
          <w:p w14:paraId="2B620AD3" w14:textId="77777777" w:rsidR="00184050" w:rsidRPr="000D1248" w:rsidRDefault="00184050" w:rsidP="00184050">
            <w:pPr>
              <w:spacing w:line="240" w:lineRule="atLeast"/>
              <w:ind w:firstLine="22"/>
              <w:rPr>
                <w:rFonts w:eastAsia="Times New Roman" w:cs="Times New Roman"/>
                <w:sz w:val="24"/>
                <w:szCs w:val="24"/>
                <w:lang w:val="en-GB" w:eastAsia="zh-CN"/>
              </w:rPr>
            </w:pPr>
          </w:p>
        </w:tc>
        <w:tc>
          <w:tcPr>
            <w:tcW w:w="513" w:type="pct"/>
            <w:vAlign w:val="center"/>
          </w:tcPr>
          <w:p w14:paraId="6B46091B" w14:textId="77777777" w:rsidR="00184050" w:rsidRPr="000D1248" w:rsidRDefault="00184050" w:rsidP="00184050">
            <w:pPr>
              <w:spacing w:line="240" w:lineRule="atLeast"/>
              <w:ind w:firstLine="22"/>
              <w:rPr>
                <w:rFonts w:eastAsia="Times New Roman" w:cs="Times New Roman"/>
                <w:sz w:val="24"/>
                <w:szCs w:val="24"/>
                <w:lang w:val="en-GB" w:eastAsia="zh-CN"/>
              </w:rPr>
            </w:pPr>
          </w:p>
        </w:tc>
        <w:tc>
          <w:tcPr>
            <w:tcW w:w="429" w:type="pct"/>
            <w:vAlign w:val="center"/>
          </w:tcPr>
          <w:p w14:paraId="78D84372" w14:textId="77777777" w:rsidR="00184050" w:rsidRPr="000D1248" w:rsidRDefault="00184050" w:rsidP="00184050">
            <w:pPr>
              <w:spacing w:line="240" w:lineRule="atLeast"/>
              <w:ind w:firstLine="22"/>
              <w:rPr>
                <w:rFonts w:eastAsia="Times New Roman" w:cs="Times New Roman"/>
                <w:sz w:val="24"/>
                <w:szCs w:val="24"/>
                <w:lang w:eastAsia="zh-CN"/>
              </w:rPr>
            </w:pPr>
          </w:p>
        </w:tc>
        <w:tc>
          <w:tcPr>
            <w:tcW w:w="422" w:type="pct"/>
            <w:vAlign w:val="center"/>
          </w:tcPr>
          <w:p w14:paraId="1BA06952" w14:textId="77777777" w:rsidR="00184050" w:rsidRPr="000D1248" w:rsidRDefault="00184050" w:rsidP="00184050">
            <w:pPr>
              <w:spacing w:line="240" w:lineRule="atLeast"/>
              <w:ind w:firstLine="22"/>
              <w:rPr>
                <w:rFonts w:eastAsia="Times New Roman" w:cs="Times New Roman"/>
                <w:sz w:val="24"/>
                <w:szCs w:val="24"/>
                <w:lang w:val="en-GB" w:eastAsia="zh-CN"/>
              </w:rPr>
            </w:pPr>
          </w:p>
        </w:tc>
        <w:tc>
          <w:tcPr>
            <w:tcW w:w="838" w:type="pct"/>
            <w:vAlign w:val="center"/>
          </w:tcPr>
          <w:p w14:paraId="73F540D5" w14:textId="77777777" w:rsidR="00184050" w:rsidRPr="000D1248" w:rsidRDefault="00184050" w:rsidP="00184050">
            <w:pPr>
              <w:spacing w:line="240" w:lineRule="atLeast"/>
              <w:ind w:firstLine="22"/>
              <w:jc w:val="left"/>
              <w:rPr>
                <w:rFonts w:eastAsia="Times New Roman" w:cs="Times New Roman"/>
                <w:sz w:val="24"/>
                <w:szCs w:val="24"/>
                <w:lang w:eastAsia="zh-CN"/>
              </w:rPr>
            </w:pPr>
          </w:p>
        </w:tc>
        <w:tc>
          <w:tcPr>
            <w:tcW w:w="361" w:type="pct"/>
            <w:vAlign w:val="center"/>
          </w:tcPr>
          <w:p w14:paraId="22C5279D" w14:textId="77777777" w:rsidR="00184050" w:rsidRPr="000D1248" w:rsidRDefault="00184050" w:rsidP="00184050">
            <w:pPr>
              <w:spacing w:line="240" w:lineRule="atLeast"/>
              <w:ind w:firstLine="22"/>
              <w:jc w:val="left"/>
              <w:rPr>
                <w:rFonts w:eastAsia="Times New Roman" w:cs="Times New Roman"/>
                <w:sz w:val="24"/>
                <w:szCs w:val="24"/>
                <w:lang w:eastAsia="zh-CN"/>
              </w:rPr>
            </w:pPr>
          </w:p>
        </w:tc>
      </w:tr>
      <w:tr w:rsidR="00184050" w:rsidRPr="000D1248" w14:paraId="0B6CEDE0" w14:textId="77777777" w:rsidTr="000D0997">
        <w:trPr>
          <w:trHeight w:val="624"/>
        </w:trPr>
        <w:tc>
          <w:tcPr>
            <w:tcW w:w="217" w:type="pct"/>
            <w:vAlign w:val="center"/>
          </w:tcPr>
          <w:p w14:paraId="4C6D9966" w14:textId="77777777" w:rsidR="00184050" w:rsidRPr="000D1248" w:rsidRDefault="00184050" w:rsidP="00184050">
            <w:pPr>
              <w:spacing w:line="240" w:lineRule="atLeast"/>
              <w:ind w:firstLine="22"/>
              <w:rPr>
                <w:rFonts w:cs="Times New Roman"/>
                <w:szCs w:val="26"/>
              </w:rPr>
            </w:pPr>
            <w:r w:rsidRPr="000D1248">
              <w:rPr>
                <w:rFonts w:cs="Times New Roman"/>
                <w:szCs w:val="26"/>
              </w:rPr>
              <w:t>…</w:t>
            </w:r>
          </w:p>
        </w:tc>
        <w:tc>
          <w:tcPr>
            <w:tcW w:w="655" w:type="pct"/>
            <w:vAlign w:val="center"/>
          </w:tcPr>
          <w:p w14:paraId="23A2B68C" w14:textId="77777777" w:rsidR="00184050" w:rsidRPr="000D1248" w:rsidRDefault="00184050" w:rsidP="00184050">
            <w:pPr>
              <w:spacing w:line="240" w:lineRule="atLeast"/>
              <w:ind w:firstLine="22"/>
              <w:rPr>
                <w:rFonts w:eastAsia="Times New Roman" w:cs="Times New Roman"/>
                <w:sz w:val="24"/>
                <w:szCs w:val="24"/>
                <w:lang w:val="en-GB" w:eastAsia="zh-CN"/>
              </w:rPr>
            </w:pPr>
            <w:r w:rsidRPr="000D1248">
              <w:rPr>
                <w:rFonts w:eastAsia="Times New Roman" w:cs="Times New Roman"/>
                <w:sz w:val="24"/>
                <w:szCs w:val="24"/>
                <w:lang w:val="en-GB" w:eastAsia="zh-CN"/>
              </w:rPr>
              <w:t>………….</w:t>
            </w:r>
          </w:p>
        </w:tc>
        <w:tc>
          <w:tcPr>
            <w:tcW w:w="319" w:type="pct"/>
            <w:vAlign w:val="center"/>
          </w:tcPr>
          <w:p w14:paraId="3441EBA8" w14:textId="77777777" w:rsidR="00184050" w:rsidRPr="000D1248" w:rsidRDefault="00184050" w:rsidP="00184050">
            <w:pPr>
              <w:spacing w:line="240" w:lineRule="atLeast"/>
              <w:ind w:firstLine="22"/>
              <w:rPr>
                <w:rFonts w:eastAsia="Times New Roman" w:cs="Times New Roman"/>
                <w:sz w:val="24"/>
                <w:szCs w:val="24"/>
                <w:lang w:eastAsia="zh-CN"/>
              </w:rPr>
            </w:pPr>
          </w:p>
        </w:tc>
        <w:tc>
          <w:tcPr>
            <w:tcW w:w="862" w:type="pct"/>
            <w:vAlign w:val="center"/>
          </w:tcPr>
          <w:p w14:paraId="5FFA5ADB" w14:textId="77777777" w:rsidR="00184050" w:rsidRPr="000D1248" w:rsidRDefault="00184050" w:rsidP="00184050">
            <w:pPr>
              <w:spacing w:line="240" w:lineRule="atLeast"/>
              <w:ind w:firstLine="22"/>
              <w:jc w:val="both"/>
              <w:rPr>
                <w:rFonts w:eastAsia="Times New Roman" w:cs="Times New Roman"/>
                <w:sz w:val="24"/>
                <w:szCs w:val="24"/>
                <w:lang w:eastAsia="zh-CN"/>
              </w:rPr>
            </w:pPr>
          </w:p>
        </w:tc>
        <w:tc>
          <w:tcPr>
            <w:tcW w:w="384" w:type="pct"/>
            <w:vAlign w:val="center"/>
          </w:tcPr>
          <w:p w14:paraId="227C60B2" w14:textId="77777777" w:rsidR="00184050" w:rsidRPr="000D1248" w:rsidRDefault="00184050" w:rsidP="00184050">
            <w:pPr>
              <w:spacing w:line="240" w:lineRule="atLeast"/>
              <w:ind w:firstLine="22"/>
              <w:rPr>
                <w:rFonts w:eastAsia="Times New Roman" w:cs="Times New Roman"/>
                <w:sz w:val="24"/>
                <w:szCs w:val="24"/>
                <w:lang w:val="en-GB" w:eastAsia="zh-CN"/>
              </w:rPr>
            </w:pPr>
          </w:p>
        </w:tc>
        <w:tc>
          <w:tcPr>
            <w:tcW w:w="513" w:type="pct"/>
            <w:vAlign w:val="center"/>
          </w:tcPr>
          <w:p w14:paraId="18965E0A" w14:textId="77777777" w:rsidR="00184050" w:rsidRPr="000D1248" w:rsidRDefault="00184050" w:rsidP="00184050">
            <w:pPr>
              <w:spacing w:line="240" w:lineRule="atLeast"/>
              <w:ind w:firstLine="22"/>
              <w:rPr>
                <w:rFonts w:eastAsia="Times New Roman" w:cs="Times New Roman"/>
                <w:sz w:val="24"/>
                <w:szCs w:val="24"/>
                <w:lang w:val="en-GB" w:eastAsia="zh-CN"/>
              </w:rPr>
            </w:pPr>
          </w:p>
        </w:tc>
        <w:tc>
          <w:tcPr>
            <w:tcW w:w="429" w:type="pct"/>
            <w:vAlign w:val="center"/>
          </w:tcPr>
          <w:p w14:paraId="5BA26326" w14:textId="77777777" w:rsidR="00184050" w:rsidRPr="000D1248" w:rsidRDefault="00184050" w:rsidP="00184050">
            <w:pPr>
              <w:spacing w:line="240" w:lineRule="atLeast"/>
              <w:ind w:firstLine="22"/>
              <w:rPr>
                <w:rFonts w:eastAsia="Times New Roman" w:cs="Times New Roman"/>
                <w:sz w:val="24"/>
                <w:szCs w:val="24"/>
                <w:lang w:eastAsia="zh-CN"/>
              </w:rPr>
            </w:pPr>
          </w:p>
        </w:tc>
        <w:tc>
          <w:tcPr>
            <w:tcW w:w="422" w:type="pct"/>
            <w:vAlign w:val="center"/>
          </w:tcPr>
          <w:p w14:paraId="7FC28783" w14:textId="77777777" w:rsidR="00184050" w:rsidRPr="000D1248" w:rsidRDefault="00184050" w:rsidP="00184050">
            <w:pPr>
              <w:spacing w:line="240" w:lineRule="atLeast"/>
              <w:ind w:firstLine="22"/>
              <w:rPr>
                <w:rFonts w:eastAsia="Times New Roman" w:cs="Times New Roman"/>
                <w:sz w:val="24"/>
                <w:szCs w:val="24"/>
                <w:lang w:val="en-GB" w:eastAsia="zh-CN"/>
              </w:rPr>
            </w:pPr>
          </w:p>
        </w:tc>
        <w:tc>
          <w:tcPr>
            <w:tcW w:w="838" w:type="pct"/>
            <w:vAlign w:val="center"/>
          </w:tcPr>
          <w:p w14:paraId="64D59D35" w14:textId="77777777" w:rsidR="00184050" w:rsidRPr="000D1248" w:rsidRDefault="00184050" w:rsidP="00184050">
            <w:pPr>
              <w:spacing w:line="240" w:lineRule="atLeast"/>
              <w:ind w:firstLine="22"/>
              <w:jc w:val="left"/>
              <w:rPr>
                <w:rFonts w:eastAsia="Times New Roman" w:cs="Times New Roman"/>
                <w:sz w:val="24"/>
                <w:szCs w:val="24"/>
                <w:lang w:eastAsia="zh-CN"/>
              </w:rPr>
            </w:pPr>
          </w:p>
        </w:tc>
        <w:tc>
          <w:tcPr>
            <w:tcW w:w="361" w:type="pct"/>
            <w:vAlign w:val="center"/>
          </w:tcPr>
          <w:p w14:paraId="71FCD464" w14:textId="77777777" w:rsidR="00184050" w:rsidRPr="000D1248" w:rsidRDefault="00184050" w:rsidP="00184050">
            <w:pPr>
              <w:spacing w:line="240" w:lineRule="atLeast"/>
              <w:ind w:firstLine="22"/>
              <w:rPr>
                <w:rFonts w:eastAsia="Times New Roman" w:cs="Times New Roman"/>
                <w:sz w:val="24"/>
                <w:szCs w:val="24"/>
                <w:lang w:eastAsia="zh-CN"/>
              </w:rPr>
            </w:pPr>
          </w:p>
        </w:tc>
      </w:tr>
      <w:bookmarkEnd w:id="64"/>
    </w:tbl>
    <w:p w14:paraId="6CEE736D" w14:textId="77777777" w:rsidR="00184050" w:rsidRPr="000D1248" w:rsidRDefault="00184050" w:rsidP="00184050">
      <w:pPr>
        <w:spacing w:before="0" w:after="0" w:line="240" w:lineRule="auto"/>
        <w:jc w:val="left"/>
        <w:rPr>
          <w:rFonts w:cs="Times New Roman"/>
          <w:b/>
          <w:szCs w:val="26"/>
        </w:rPr>
      </w:pPr>
    </w:p>
    <w:tbl>
      <w:tblPr>
        <w:tblStyle w:val="TableGrid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8"/>
        <w:gridCol w:w="4948"/>
        <w:gridCol w:w="4949"/>
      </w:tblGrid>
      <w:tr w:rsidR="00184050" w:rsidRPr="000D1248" w14:paraId="6070C1BA" w14:textId="77777777" w:rsidTr="00184050">
        <w:trPr>
          <w:trHeight w:val="102"/>
          <w:jc w:val="center"/>
        </w:trPr>
        <w:tc>
          <w:tcPr>
            <w:tcW w:w="4948" w:type="dxa"/>
          </w:tcPr>
          <w:p w14:paraId="12CF20A0"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TRƯỞNG PHÒNG KH-CN</w:t>
            </w:r>
          </w:p>
        </w:tc>
        <w:tc>
          <w:tcPr>
            <w:tcW w:w="4948" w:type="dxa"/>
          </w:tcPr>
          <w:p w14:paraId="2F234FB3" w14:textId="77777777" w:rsidR="00184050" w:rsidRPr="000D1248" w:rsidRDefault="00184050" w:rsidP="00184050">
            <w:pPr>
              <w:rPr>
                <w:rFonts w:ascii="Times New Roman" w:hAnsi="Times New Roman" w:cs="Times New Roman"/>
                <w:b/>
                <w:sz w:val="26"/>
                <w:szCs w:val="26"/>
              </w:rPr>
            </w:pPr>
          </w:p>
        </w:tc>
        <w:tc>
          <w:tcPr>
            <w:tcW w:w="4949" w:type="dxa"/>
          </w:tcPr>
          <w:p w14:paraId="78B55AFE"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HIỆU TRƯỞNG</w:t>
            </w:r>
          </w:p>
        </w:tc>
      </w:tr>
      <w:tr w:rsidR="00184050" w:rsidRPr="000D1248" w14:paraId="77E610E2" w14:textId="77777777" w:rsidTr="00184050">
        <w:trPr>
          <w:jc w:val="center"/>
        </w:trPr>
        <w:tc>
          <w:tcPr>
            <w:tcW w:w="4948" w:type="dxa"/>
          </w:tcPr>
          <w:p w14:paraId="60C4D55C"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xác nhận)</w:t>
            </w:r>
          </w:p>
        </w:tc>
        <w:tc>
          <w:tcPr>
            <w:tcW w:w="4948" w:type="dxa"/>
          </w:tcPr>
          <w:p w14:paraId="7A3A0DA0" w14:textId="77777777" w:rsidR="00184050" w:rsidRPr="000D1248" w:rsidRDefault="00184050" w:rsidP="00184050">
            <w:pPr>
              <w:rPr>
                <w:rFonts w:ascii="Times New Roman" w:hAnsi="Times New Roman" w:cs="Times New Roman"/>
                <w:i/>
                <w:sz w:val="26"/>
                <w:szCs w:val="26"/>
              </w:rPr>
            </w:pPr>
          </w:p>
        </w:tc>
        <w:tc>
          <w:tcPr>
            <w:tcW w:w="4949" w:type="dxa"/>
          </w:tcPr>
          <w:p w14:paraId="20299FD9"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đóng dấu)</w:t>
            </w:r>
          </w:p>
        </w:tc>
      </w:tr>
    </w:tbl>
    <w:p w14:paraId="5022B220" w14:textId="77777777" w:rsidR="00184050" w:rsidRPr="000D1248" w:rsidRDefault="00184050" w:rsidP="00184050">
      <w:pPr>
        <w:spacing w:before="120" w:after="120" w:line="360" w:lineRule="exact"/>
        <w:jc w:val="left"/>
        <w:rPr>
          <w:rFonts w:cs="Times New Roman"/>
          <w:b/>
          <w:szCs w:val="26"/>
        </w:rPr>
      </w:pPr>
    </w:p>
    <w:p w14:paraId="5E18518F" w14:textId="77777777" w:rsidR="00184050" w:rsidRPr="000D1248" w:rsidRDefault="00184050" w:rsidP="00184050">
      <w:pPr>
        <w:spacing w:before="120" w:after="120" w:line="360" w:lineRule="exact"/>
        <w:jc w:val="left"/>
        <w:rPr>
          <w:rFonts w:cs="Times New Roman"/>
          <w:b/>
          <w:szCs w:val="26"/>
        </w:rPr>
      </w:pPr>
    </w:p>
    <w:p w14:paraId="65FDD647" w14:textId="77777777" w:rsidR="00184050" w:rsidRPr="000D1248" w:rsidRDefault="00184050" w:rsidP="00184050">
      <w:pPr>
        <w:spacing w:before="120" w:after="120" w:line="360" w:lineRule="exact"/>
        <w:jc w:val="left"/>
        <w:rPr>
          <w:rFonts w:cs="Times New Roman"/>
          <w:b/>
          <w:szCs w:val="26"/>
        </w:rPr>
      </w:pPr>
    </w:p>
    <w:p w14:paraId="5612613F" w14:textId="77777777" w:rsidR="00184050" w:rsidRPr="000D1248" w:rsidRDefault="00184050" w:rsidP="00184050">
      <w:pPr>
        <w:spacing w:before="120" w:after="120" w:line="360" w:lineRule="exact"/>
        <w:jc w:val="left"/>
        <w:rPr>
          <w:rFonts w:cs="Times New Roman"/>
          <w:b/>
          <w:szCs w:val="26"/>
        </w:rPr>
      </w:pPr>
    </w:p>
    <w:p w14:paraId="1A29869B" w14:textId="77777777" w:rsidR="00184050" w:rsidRPr="000D1248" w:rsidRDefault="00184050" w:rsidP="00184050">
      <w:pPr>
        <w:spacing w:before="120" w:after="120" w:line="360" w:lineRule="exact"/>
        <w:jc w:val="left"/>
        <w:rPr>
          <w:rFonts w:cs="Times New Roman"/>
          <w:b/>
          <w:szCs w:val="26"/>
        </w:rPr>
      </w:pPr>
    </w:p>
    <w:p w14:paraId="794A3B8D" w14:textId="52BED6D9" w:rsidR="00184050" w:rsidRPr="000D1248" w:rsidRDefault="00184050" w:rsidP="00184050">
      <w:pPr>
        <w:spacing w:before="120" w:after="120" w:line="360" w:lineRule="exact"/>
        <w:jc w:val="left"/>
        <w:rPr>
          <w:rFonts w:cs="Times New Roman"/>
          <w:b/>
          <w:szCs w:val="26"/>
        </w:rPr>
      </w:pPr>
    </w:p>
    <w:p w14:paraId="2FDB7F31"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lastRenderedPageBreak/>
        <w:t>Mẫu 5a:  Các công trình khoa học công bố của giảng viên, nhà khoa học cơ hữu liên quan đến ngành đào tạo dự kiến mở của cơ sở đào tạo trong thời gian 5 năm tính đến thời điểm nộp hồ sơ mở ngành đào tạo (kèm theo bản liệt kê có bản sao trang bìa tạp chí, trang phụ lục, trang đầu và trang cuối của công trình công bố)</w:t>
      </w:r>
      <w:r w:rsidRPr="000D1248">
        <w:rPr>
          <w:rFonts w:cs="Times New Roman"/>
          <w:b/>
          <w:szCs w:val="26"/>
          <w:vertAlign w:val="superscript"/>
        </w:rPr>
        <w:footnoteReference w:id="9"/>
      </w:r>
    </w:p>
    <w:tbl>
      <w:tblPr>
        <w:tblW w:w="49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
        <w:gridCol w:w="12685"/>
        <w:gridCol w:w="1613"/>
      </w:tblGrid>
      <w:tr w:rsidR="00184050" w:rsidRPr="000D1248" w14:paraId="149BE406" w14:textId="77777777" w:rsidTr="000D0997">
        <w:trPr>
          <w:tblHeader/>
          <w:jc w:val="center"/>
        </w:trPr>
        <w:tc>
          <w:tcPr>
            <w:tcW w:w="240" w:type="pct"/>
            <w:vAlign w:val="center"/>
            <w:hideMark/>
          </w:tcPr>
          <w:p w14:paraId="12AB5518" w14:textId="77777777" w:rsidR="00184050" w:rsidRPr="000D1248" w:rsidRDefault="00184050" w:rsidP="00184050">
            <w:pPr>
              <w:spacing w:before="120" w:after="120" w:line="360" w:lineRule="exact"/>
              <w:rPr>
                <w:rFonts w:cs="Times New Roman"/>
                <w:b/>
                <w:szCs w:val="26"/>
              </w:rPr>
            </w:pPr>
            <w:r w:rsidRPr="000D1248">
              <w:rPr>
                <w:rFonts w:cs="Times New Roman"/>
                <w:b/>
                <w:szCs w:val="26"/>
              </w:rPr>
              <w:t>STT</w:t>
            </w:r>
          </w:p>
        </w:tc>
        <w:tc>
          <w:tcPr>
            <w:tcW w:w="4223" w:type="pct"/>
            <w:vAlign w:val="center"/>
            <w:hideMark/>
          </w:tcPr>
          <w:p w14:paraId="51EC2879" w14:textId="77777777" w:rsidR="00184050" w:rsidRPr="000D1248" w:rsidRDefault="00184050" w:rsidP="00184050">
            <w:pPr>
              <w:spacing w:before="120" w:after="120" w:line="360" w:lineRule="exact"/>
              <w:rPr>
                <w:rFonts w:cs="Times New Roman"/>
                <w:b/>
                <w:szCs w:val="26"/>
              </w:rPr>
            </w:pPr>
            <w:r w:rsidRPr="000D1248">
              <w:rPr>
                <w:rFonts w:cs="Times New Roman"/>
                <w:b/>
                <w:szCs w:val="26"/>
              </w:rPr>
              <w:t>Công trình khoa học</w:t>
            </w:r>
          </w:p>
        </w:tc>
        <w:tc>
          <w:tcPr>
            <w:tcW w:w="537" w:type="pct"/>
            <w:vAlign w:val="center"/>
            <w:hideMark/>
          </w:tcPr>
          <w:p w14:paraId="6BD990FB" w14:textId="77777777" w:rsidR="00184050" w:rsidRPr="000D1248" w:rsidRDefault="00184050" w:rsidP="00184050">
            <w:pPr>
              <w:spacing w:before="120" w:after="120" w:line="360" w:lineRule="exact"/>
              <w:rPr>
                <w:rFonts w:cs="Times New Roman"/>
                <w:b/>
                <w:szCs w:val="26"/>
              </w:rPr>
            </w:pPr>
            <w:r w:rsidRPr="000D1248">
              <w:rPr>
                <w:rFonts w:cs="Times New Roman"/>
                <w:b/>
                <w:szCs w:val="26"/>
              </w:rPr>
              <w:t>Ghi chú</w:t>
            </w:r>
          </w:p>
        </w:tc>
      </w:tr>
      <w:tr w:rsidR="00184050" w:rsidRPr="000D1248" w14:paraId="56051203" w14:textId="77777777" w:rsidTr="000D0997">
        <w:trPr>
          <w:jc w:val="center"/>
        </w:trPr>
        <w:tc>
          <w:tcPr>
            <w:tcW w:w="5000" w:type="pct"/>
            <w:gridSpan w:val="3"/>
            <w:vAlign w:val="center"/>
          </w:tcPr>
          <w:p w14:paraId="3B8770F4" w14:textId="77777777" w:rsidR="00184050" w:rsidRPr="000D1248" w:rsidRDefault="00184050" w:rsidP="00184050">
            <w:pPr>
              <w:spacing w:before="120" w:after="120" w:line="360" w:lineRule="exact"/>
              <w:rPr>
                <w:rFonts w:cs="Times New Roman"/>
                <w:b/>
                <w:szCs w:val="26"/>
              </w:rPr>
            </w:pPr>
            <w:r w:rsidRPr="000D1248">
              <w:rPr>
                <w:rFonts w:cs="Times New Roman"/>
                <w:b/>
                <w:szCs w:val="26"/>
              </w:rPr>
              <w:t>DANH SÁCH CÔNG TRÌNH KHOA HỌC TRONG NƯỚC NĂM ……</w:t>
            </w:r>
          </w:p>
        </w:tc>
      </w:tr>
      <w:tr w:rsidR="00184050" w:rsidRPr="000D1248" w14:paraId="1007596C" w14:textId="77777777" w:rsidTr="000D0997">
        <w:trPr>
          <w:jc w:val="center"/>
        </w:trPr>
        <w:tc>
          <w:tcPr>
            <w:tcW w:w="240" w:type="pct"/>
            <w:vAlign w:val="center"/>
          </w:tcPr>
          <w:p w14:paraId="1B90E0F9" w14:textId="77777777" w:rsidR="00184050" w:rsidRPr="000D1248" w:rsidRDefault="00184050" w:rsidP="00184050">
            <w:pPr>
              <w:spacing w:before="120" w:after="120" w:line="360" w:lineRule="exact"/>
              <w:jc w:val="left"/>
              <w:rPr>
                <w:rFonts w:cs="Times New Roman"/>
                <w:szCs w:val="26"/>
              </w:rPr>
            </w:pPr>
          </w:p>
        </w:tc>
        <w:tc>
          <w:tcPr>
            <w:tcW w:w="4223" w:type="pct"/>
            <w:vAlign w:val="center"/>
          </w:tcPr>
          <w:p w14:paraId="201368CE" w14:textId="77777777" w:rsidR="00184050" w:rsidRPr="000D1248" w:rsidRDefault="00184050" w:rsidP="00184050">
            <w:pPr>
              <w:spacing w:before="120" w:after="120" w:line="360" w:lineRule="exact"/>
              <w:jc w:val="left"/>
              <w:rPr>
                <w:rFonts w:cs="Times New Roman"/>
                <w:szCs w:val="26"/>
              </w:rPr>
            </w:pPr>
          </w:p>
        </w:tc>
        <w:tc>
          <w:tcPr>
            <w:tcW w:w="537" w:type="pct"/>
            <w:vAlign w:val="center"/>
          </w:tcPr>
          <w:p w14:paraId="23A87118" w14:textId="77777777" w:rsidR="00184050" w:rsidRPr="000D1248" w:rsidRDefault="00184050" w:rsidP="00184050">
            <w:pPr>
              <w:spacing w:before="120" w:after="120" w:line="360" w:lineRule="exact"/>
              <w:jc w:val="left"/>
              <w:rPr>
                <w:rFonts w:cs="Times New Roman"/>
                <w:szCs w:val="26"/>
              </w:rPr>
            </w:pPr>
          </w:p>
        </w:tc>
      </w:tr>
      <w:tr w:rsidR="00184050" w:rsidRPr="000D1248" w14:paraId="2E59C4A0" w14:textId="77777777" w:rsidTr="000D0997">
        <w:trPr>
          <w:jc w:val="center"/>
        </w:trPr>
        <w:tc>
          <w:tcPr>
            <w:tcW w:w="240" w:type="pct"/>
            <w:vAlign w:val="center"/>
          </w:tcPr>
          <w:p w14:paraId="04FE4474" w14:textId="77777777" w:rsidR="00184050" w:rsidRPr="000D1248" w:rsidRDefault="00184050" w:rsidP="00184050">
            <w:pPr>
              <w:spacing w:before="120" w:after="120" w:line="360" w:lineRule="exact"/>
              <w:jc w:val="left"/>
              <w:rPr>
                <w:rFonts w:cs="Times New Roman"/>
                <w:szCs w:val="26"/>
              </w:rPr>
            </w:pPr>
          </w:p>
        </w:tc>
        <w:tc>
          <w:tcPr>
            <w:tcW w:w="4223" w:type="pct"/>
            <w:vAlign w:val="center"/>
          </w:tcPr>
          <w:p w14:paraId="2994BCCE" w14:textId="77777777" w:rsidR="00184050" w:rsidRPr="000D1248" w:rsidRDefault="00184050" w:rsidP="00184050">
            <w:pPr>
              <w:spacing w:before="120" w:after="120" w:line="360" w:lineRule="exact"/>
              <w:jc w:val="left"/>
              <w:rPr>
                <w:rFonts w:cs="Times New Roman"/>
                <w:szCs w:val="26"/>
              </w:rPr>
            </w:pPr>
          </w:p>
        </w:tc>
        <w:tc>
          <w:tcPr>
            <w:tcW w:w="537" w:type="pct"/>
            <w:vAlign w:val="center"/>
          </w:tcPr>
          <w:p w14:paraId="4A1BFA2F" w14:textId="77777777" w:rsidR="00184050" w:rsidRPr="000D1248" w:rsidRDefault="00184050" w:rsidP="00184050">
            <w:pPr>
              <w:spacing w:before="120" w:after="120" w:line="360" w:lineRule="exact"/>
              <w:jc w:val="left"/>
              <w:rPr>
                <w:rFonts w:cs="Times New Roman"/>
                <w:szCs w:val="26"/>
              </w:rPr>
            </w:pPr>
          </w:p>
        </w:tc>
      </w:tr>
    </w:tbl>
    <w:p w14:paraId="44D90903" w14:textId="77777777" w:rsidR="00184050" w:rsidRPr="000D1248" w:rsidRDefault="00184050" w:rsidP="00184050">
      <w:pPr>
        <w:spacing w:before="0" w:after="0" w:line="240" w:lineRule="auto"/>
        <w:jc w:val="left"/>
        <w:rPr>
          <w:rFonts w:cs="Times New Roman"/>
          <w:sz w:val="22"/>
        </w:rPr>
      </w:pPr>
      <w:r w:rsidRPr="000D1248">
        <w:rPr>
          <w:rFonts w:cs="Times New Roman"/>
          <w:sz w:val="22"/>
        </w:rPr>
        <w:t>Ghi chú: Các công trình khoa học được liệt kê theo nguyên tắc sau:</w:t>
      </w:r>
    </w:p>
    <w:p w14:paraId="553B9E97" w14:textId="77777777" w:rsidR="00184050" w:rsidRPr="000D1248" w:rsidRDefault="00184050" w:rsidP="00184050">
      <w:pPr>
        <w:shd w:val="clear" w:color="auto" w:fill="FFFFFF"/>
        <w:spacing w:before="0" w:after="0" w:line="240" w:lineRule="auto"/>
        <w:jc w:val="left"/>
        <w:rPr>
          <w:rFonts w:eastAsia="Times New Roman" w:cs="Times New Roman"/>
          <w:sz w:val="22"/>
        </w:rPr>
      </w:pPr>
      <w:r w:rsidRPr="000D1248">
        <w:rPr>
          <w:rFonts w:eastAsia="Times New Roman" w:cs="Times New Roman"/>
          <w:sz w:val="22"/>
          <w:lang w:val="vi-VN"/>
        </w:rPr>
        <w:t>- Họ tên tác giả, chữ cái viết tắt tên tác giả (Năm xuất bản), </w:t>
      </w:r>
      <w:r w:rsidRPr="000D1248">
        <w:rPr>
          <w:rFonts w:eastAsia="Times New Roman" w:cs="Times New Roman"/>
          <w:i/>
          <w:iCs/>
          <w:sz w:val="22"/>
          <w:lang w:val="vi-VN"/>
        </w:rPr>
        <w:t>tên sách</w:t>
      </w:r>
      <w:r w:rsidRPr="000D1248">
        <w:rPr>
          <w:rFonts w:eastAsia="Times New Roman" w:cs="Times New Roman"/>
          <w:sz w:val="22"/>
          <w:lang w:val="vi-VN"/>
        </w:rPr>
        <w:t>, lần xuất bản, nhà xuất bản, nơi xuất bản.</w:t>
      </w:r>
    </w:p>
    <w:p w14:paraId="6B3FF346" w14:textId="77777777" w:rsidR="00184050" w:rsidRPr="000D1248" w:rsidRDefault="00184050" w:rsidP="00184050">
      <w:pPr>
        <w:shd w:val="clear" w:color="auto" w:fill="FFFFFF"/>
        <w:spacing w:before="0" w:after="0" w:line="240" w:lineRule="auto"/>
        <w:jc w:val="left"/>
        <w:rPr>
          <w:rFonts w:eastAsia="Times New Roman" w:cs="Times New Roman"/>
          <w:sz w:val="22"/>
        </w:rPr>
      </w:pPr>
      <w:r w:rsidRPr="000D1248">
        <w:rPr>
          <w:rFonts w:eastAsia="Times New Roman" w:cs="Times New Roman"/>
          <w:sz w:val="22"/>
          <w:lang w:val="vi-VN"/>
        </w:rPr>
        <w:t>- Họ và chữ cái viết tắt tên tác giả (Năm xuất bản), ‘</w:t>
      </w:r>
      <w:r w:rsidRPr="000D1248">
        <w:rPr>
          <w:rFonts w:eastAsia="Times New Roman" w:cs="Times New Roman"/>
          <w:i/>
          <w:iCs/>
          <w:sz w:val="22"/>
          <w:lang w:val="vi-VN"/>
        </w:rPr>
        <w:t>Tên bài viết’, tên tập san</w:t>
      </w:r>
      <w:r w:rsidRPr="000D1248">
        <w:rPr>
          <w:rFonts w:eastAsia="Times New Roman" w:cs="Times New Roman"/>
          <w:sz w:val="22"/>
          <w:lang w:val="vi-VN"/>
        </w:rPr>
        <w:t>, số, kì/thời gian phát hành, số trang.</w:t>
      </w:r>
    </w:p>
    <w:p w14:paraId="0F64BE44" w14:textId="77777777" w:rsidR="00184050" w:rsidRPr="000D1248" w:rsidRDefault="00184050" w:rsidP="00184050">
      <w:pPr>
        <w:shd w:val="clear" w:color="auto" w:fill="FFFFFF"/>
        <w:spacing w:before="0" w:after="0" w:line="240" w:lineRule="auto"/>
        <w:jc w:val="left"/>
        <w:rPr>
          <w:rFonts w:eastAsia="Times New Roman" w:cs="Times New Roman"/>
          <w:sz w:val="22"/>
        </w:rPr>
      </w:pPr>
      <w:r w:rsidRPr="000D1248">
        <w:rPr>
          <w:rFonts w:eastAsia="Times New Roman" w:cs="Times New Roman"/>
          <w:sz w:val="22"/>
          <w:lang w:val="vi-VN"/>
        </w:rPr>
        <w:t>- Tác giả (Năm xuất bản), </w:t>
      </w:r>
      <w:r w:rsidRPr="000D1248">
        <w:rPr>
          <w:rFonts w:eastAsia="Times New Roman" w:cs="Times New Roman"/>
          <w:i/>
          <w:iCs/>
          <w:sz w:val="22"/>
          <w:lang w:val="vi-VN"/>
        </w:rPr>
        <w:t>tên tài liệu</w:t>
      </w:r>
      <w:r w:rsidRPr="000D1248">
        <w:rPr>
          <w:rFonts w:eastAsia="Times New Roman" w:cs="Times New Roman"/>
          <w:sz w:val="22"/>
          <w:lang w:val="vi-VN"/>
        </w:rPr>
        <w:t>, đơn vị bảo trợ thông tin, ngày truy cập.</w:t>
      </w:r>
    </w:p>
    <w:p w14:paraId="26E3F7AB" w14:textId="77777777" w:rsidR="00184050" w:rsidRPr="000D1248" w:rsidRDefault="00184050" w:rsidP="00184050">
      <w:pPr>
        <w:shd w:val="clear" w:color="auto" w:fill="FFFFFF"/>
        <w:spacing w:before="0" w:after="0" w:line="240" w:lineRule="auto"/>
        <w:jc w:val="left"/>
        <w:rPr>
          <w:rFonts w:eastAsia="Times New Roman" w:cs="Times New Roman"/>
          <w:sz w:val="22"/>
          <w:lang w:val="vi-VN"/>
        </w:rPr>
      </w:pPr>
      <w:r w:rsidRPr="000D1248">
        <w:rPr>
          <w:rFonts w:eastAsia="Times New Roman" w:cs="Times New Roman"/>
          <w:sz w:val="22"/>
          <w:lang w:val="vi-VN"/>
        </w:rPr>
        <w:t>- Họ tác giả, chữ viết tắt tên tác giả (Năm xuất bản), ‘Tiêu đề bài viết’</w:t>
      </w:r>
      <w:r w:rsidRPr="000D1248">
        <w:rPr>
          <w:rFonts w:eastAsia="Times New Roman" w:cs="Times New Roman"/>
          <w:i/>
          <w:iCs/>
          <w:sz w:val="22"/>
          <w:lang w:val="vi-VN"/>
        </w:rPr>
        <w:t>, [trong] tên kỷ yếu</w:t>
      </w:r>
      <w:r w:rsidRPr="000D1248">
        <w:rPr>
          <w:rFonts w:eastAsia="Times New Roman" w:cs="Times New Roman"/>
          <w:sz w:val="22"/>
          <w:lang w:val="vi-VN"/>
        </w:rPr>
        <w:t>, địa điểm và thời gian tổ chức, nhà xuất bản, nơi xuất bản, số trang.</w:t>
      </w:r>
    </w:p>
    <w:p w14:paraId="12A1211B" w14:textId="77777777" w:rsidR="00184050" w:rsidRPr="000D1248" w:rsidRDefault="00184050" w:rsidP="00184050">
      <w:pPr>
        <w:shd w:val="clear" w:color="auto" w:fill="FFFFFF"/>
        <w:spacing w:before="0" w:after="0" w:line="240" w:lineRule="auto"/>
        <w:jc w:val="left"/>
        <w:rPr>
          <w:rFonts w:eastAsia="Times New Roman" w:cs="Times New Roman"/>
          <w:sz w:val="22"/>
        </w:rPr>
      </w:pPr>
    </w:p>
    <w:tbl>
      <w:tblPr>
        <w:tblStyle w:val="TableGrid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8"/>
        <w:gridCol w:w="4948"/>
        <w:gridCol w:w="4949"/>
      </w:tblGrid>
      <w:tr w:rsidR="00184050" w:rsidRPr="000D1248" w14:paraId="7F8094BF" w14:textId="77777777" w:rsidTr="000D0997">
        <w:tc>
          <w:tcPr>
            <w:tcW w:w="4948" w:type="dxa"/>
          </w:tcPr>
          <w:p w14:paraId="4A7FD54F" w14:textId="77777777" w:rsidR="00184050" w:rsidRPr="000D1248" w:rsidRDefault="00184050" w:rsidP="00184050">
            <w:pPr>
              <w:rPr>
                <w:rFonts w:ascii="Times New Roman" w:hAnsi="Times New Roman" w:cs="Times New Roman"/>
                <w:b/>
                <w:szCs w:val="26"/>
              </w:rPr>
            </w:pPr>
            <w:r w:rsidRPr="000D1248">
              <w:rPr>
                <w:rFonts w:ascii="Times New Roman" w:hAnsi="Times New Roman" w:cs="Times New Roman"/>
                <w:b/>
                <w:szCs w:val="26"/>
              </w:rPr>
              <w:t>TRƯỞNG KHOA</w:t>
            </w:r>
          </w:p>
        </w:tc>
        <w:tc>
          <w:tcPr>
            <w:tcW w:w="4948" w:type="dxa"/>
          </w:tcPr>
          <w:p w14:paraId="25272300" w14:textId="77777777" w:rsidR="00184050" w:rsidRPr="000D1248" w:rsidRDefault="00184050" w:rsidP="00184050">
            <w:pPr>
              <w:rPr>
                <w:rFonts w:ascii="Times New Roman" w:hAnsi="Times New Roman" w:cs="Times New Roman"/>
                <w:b/>
                <w:szCs w:val="26"/>
              </w:rPr>
            </w:pPr>
          </w:p>
        </w:tc>
        <w:tc>
          <w:tcPr>
            <w:tcW w:w="4949" w:type="dxa"/>
          </w:tcPr>
          <w:p w14:paraId="69766EAB" w14:textId="77777777" w:rsidR="00184050" w:rsidRPr="000D1248" w:rsidRDefault="00184050" w:rsidP="00184050">
            <w:pPr>
              <w:rPr>
                <w:rFonts w:ascii="Times New Roman" w:hAnsi="Times New Roman" w:cs="Times New Roman"/>
                <w:b/>
                <w:szCs w:val="26"/>
              </w:rPr>
            </w:pPr>
            <w:r w:rsidRPr="000D1248">
              <w:rPr>
                <w:rFonts w:ascii="Times New Roman" w:hAnsi="Times New Roman" w:cs="Times New Roman"/>
                <w:b/>
                <w:szCs w:val="26"/>
              </w:rPr>
              <w:t>HIỆU TRƯỞNG</w:t>
            </w:r>
          </w:p>
        </w:tc>
      </w:tr>
      <w:tr w:rsidR="00184050" w:rsidRPr="000D1248" w14:paraId="13BF439B" w14:textId="77777777" w:rsidTr="000D0997">
        <w:tc>
          <w:tcPr>
            <w:tcW w:w="4948" w:type="dxa"/>
          </w:tcPr>
          <w:p w14:paraId="02D7628B" w14:textId="77777777" w:rsidR="00184050" w:rsidRPr="000D1248" w:rsidRDefault="00184050" w:rsidP="00184050">
            <w:pPr>
              <w:rPr>
                <w:rFonts w:ascii="Times New Roman" w:hAnsi="Times New Roman" w:cs="Times New Roman"/>
                <w:i/>
                <w:szCs w:val="26"/>
              </w:rPr>
            </w:pPr>
            <w:r w:rsidRPr="000D1248">
              <w:rPr>
                <w:rFonts w:ascii="Times New Roman" w:hAnsi="Times New Roman" w:cs="Times New Roman"/>
                <w:i/>
                <w:szCs w:val="26"/>
              </w:rPr>
              <w:t>(Ký tên xác nhận)</w:t>
            </w:r>
          </w:p>
        </w:tc>
        <w:tc>
          <w:tcPr>
            <w:tcW w:w="4948" w:type="dxa"/>
          </w:tcPr>
          <w:p w14:paraId="1BEC2B6A" w14:textId="77777777" w:rsidR="00184050" w:rsidRPr="000D1248" w:rsidRDefault="00184050" w:rsidP="00184050">
            <w:pPr>
              <w:rPr>
                <w:rFonts w:ascii="Times New Roman" w:hAnsi="Times New Roman" w:cs="Times New Roman"/>
                <w:i/>
                <w:szCs w:val="26"/>
              </w:rPr>
            </w:pPr>
          </w:p>
        </w:tc>
        <w:tc>
          <w:tcPr>
            <w:tcW w:w="4949" w:type="dxa"/>
          </w:tcPr>
          <w:p w14:paraId="4E4A4ED6" w14:textId="77777777" w:rsidR="00184050" w:rsidRPr="000D1248" w:rsidRDefault="00184050" w:rsidP="00184050">
            <w:pPr>
              <w:rPr>
                <w:rFonts w:ascii="Times New Roman" w:hAnsi="Times New Roman" w:cs="Times New Roman"/>
                <w:i/>
                <w:szCs w:val="26"/>
              </w:rPr>
            </w:pPr>
            <w:r w:rsidRPr="000D1248">
              <w:rPr>
                <w:rFonts w:ascii="Times New Roman" w:hAnsi="Times New Roman" w:cs="Times New Roman"/>
                <w:i/>
                <w:szCs w:val="26"/>
              </w:rPr>
              <w:t>(Ký tên, đóng dấu)</w:t>
            </w:r>
          </w:p>
        </w:tc>
      </w:tr>
    </w:tbl>
    <w:p w14:paraId="2B915F4F" w14:textId="77777777" w:rsidR="00184050" w:rsidRPr="000D1248" w:rsidRDefault="00184050" w:rsidP="00184050">
      <w:pPr>
        <w:spacing w:before="120" w:after="120" w:line="360" w:lineRule="exact"/>
        <w:jc w:val="left"/>
        <w:rPr>
          <w:rFonts w:cs="Times New Roman"/>
          <w:b/>
          <w:szCs w:val="26"/>
        </w:rPr>
      </w:pPr>
    </w:p>
    <w:p w14:paraId="030236EA" w14:textId="77777777" w:rsidR="00184050" w:rsidRPr="000D1248" w:rsidRDefault="00184050" w:rsidP="00184050">
      <w:pPr>
        <w:spacing w:before="120" w:after="120" w:line="360" w:lineRule="exact"/>
        <w:jc w:val="left"/>
        <w:rPr>
          <w:rFonts w:cs="Times New Roman"/>
          <w:b/>
          <w:szCs w:val="26"/>
        </w:rPr>
      </w:pPr>
    </w:p>
    <w:p w14:paraId="070160FD" w14:textId="77777777" w:rsidR="00184050" w:rsidRPr="000D1248" w:rsidRDefault="00184050" w:rsidP="00184050">
      <w:pPr>
        <w:spacing w:before="120" w:after="120" w:line="360" w:lineRule="exact"/>
        <w:jc w:val="left"/>
        <w:rPr>
          <w:rFonts w:cs="Times New Roman"/>
          <w:b/>
          <w:szCs w:val="26"/>
        </w:rPr>
      </w:pPr>
    </w:p>
    <w:p w14:paraId="5AF2834E" w14:textId="77777777" w:rsidR="00184050" w:rsidRPr="000D1248" w:rsidRDefault="00184050" w:rsidP="00184050">
      <w:pPr>
        <w:spacing w:before="120" w:after="120" w:line="360" w:lineRule="exact"/>
        <w:jc w:val="left"/>
        <w:rPr>
          <w:rFonts w:cs="Times New Roman"/>
          <w:b/>
          <w:szCs w:val="26"/>
        </w:rPr>
      </w:pPr>
    </w:p>
    <w:p w14:paraId="24A43D6A" w14:textId="77777777" w:rsidR="00184050" w:rsidRPr="000D1248" w:rsidRDefault="00184050" w:rsidP="00184050">
      <w:pPr>
        <w:spacing w:before="120" w:after="120" w:line="360" w:lineRule="exact"/>
        <w:jc w:val="left"/>
        <w:rPr>
          <w:rFonts w:cs="Times New Roman"/>
          <w:b/>
          <w:szCs w:val="26"/>
        </w:rPr>
      </w:pPr>
    </w:p>
    <w:p w14:paraId="40ABE1CC" w14:textId="7E4533E5" w:rsidR="00184050" w:rsidRPr="000D1248" w:rsidRDefault="00184050" w:rsidP="00184050">
      <w:pPr>
        <w:spacing w:before="120" w:after="120" w:line="360" w:lineRule="exact"/>
        <w:jc w:val="left"/>
        <w:rPr>
          <w:rFonts w:cs="Times New Roman"/>
          <w:b/>
          <w:szCs w:val="26"/>
        </w:rPr>
      </w:pPr>
    </w:p>
    <w:p w14:paraId="1D023431"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lastRenderedPageBreak/>
        <w:t xml:space="preserve">Mẫu 5b. Bảng tổng hợp trích ngang danh sách 05 giảng viên cơ hữu đứng tên mở ngành đào tạo trình độ thạc sĩ </w:t>
      </w:r>
      <w:r w:rsidRPr="000D1248">
        <w:rPr>
          <w:rFonts w:cs="Times New Roman"/>
          <w:b/>
          <w:szCs w:val="26"/>
          <w:vertAlign w:val="superscript"/>
        </w:rPr>
        <w:footnoteReference w:id="10"/>
      </w:r>
    </w:p>
    <w:p w14:paraId="7898F08C" w14:textId="24EE4B8F" w:rsidR="00184050" w:rsidRPr="000D1248" w:rsidRDefault="00184050" w:rsidP="00184050">
      <w:pPr>
        <w:spacing w:before="0" w:after="0" w:line="360" w:lineRule="exact"/>
        <w:jc w:val="left"/>
        <w:rPr>
          <w:rFonts w:cs="Times New Roman"/>
          <w:b/>
          <w:i/>
          <w:szCs w:val="26"/>
        </w:rPr>
      </w:pPr>
      <w:r w:rsidRPr="000D1248">
        <w:rPr>
          <w:rFonts w:cs="Times New Roman"/>
          <w:b/>
          <w:i/>
          <w:szCs w:val="26"/>
        </w:rPr>
        <w:t xml:space="preserve">1. </w:t>
      </w:r>
      <w:r w:rsidR="00BE5FB1">
        <w:rPr>
          <w:rFonts w:cs="Times New Roman"/>
          <w:b/>
          <w:i/>
          <w:szCs w:val="26"/>
        </w:rPr>
        <w:t>Chức danh</w:t>
      </w:r>
      <w:r w:rsidRPr="000D1248">
        <w:rPr>
          <w:rFonts w:cs="Times New Roman"/>
          <w:b/>
          <w:i/>
          <w:szCs w:val="26"/>
        </w:rPr>
        <w:t>/ học vị: TÊN GIẢNG VIÊN THỨ NHẤT</w:t>
      </w:r>
    </w:p>
    <w:p w14:paraId="1E512645" w14:textId="77777777" w:rsidR="00184050" w:rsidRPr="000D1248" w:rsidRDefault="00184050" w:rsidP="00184050">
      <w:pPr>
        <w:spacing w:before="0" w:after="0" w:line="360" w:lineRule="exact"/>
        <w:jc w:val="left"/>
        <w:rPr>
          <w:rFonts w:cs="Times New Roman"/>
          <w:b/>
          <w:i/>
          <w:szCs w:val="26"/>
        </w:rPr>
      </w:pPr>
      <w:r w:rsidRPr="000D1248">
        <w:rPr>
          <w:rFonts w:cs="Times New Roman"/>
          <w:b/>
          <w:i/>
          <w:szCs w:val="26"/>
        </w:rPr>
        <w:t>Ngày tháng năm sinh:</w:t>
      </w:r>
    </w:p>
    <w:p w14:paraId="2A35DED6" w14:textId="3D0D75C2" w:rsidR="00184050" w:rsidRPr="000D1248" w:rsidRDefault="00BE5FB1" w:rsidP="00184050">
      <w:pPr>
        <w:spacing w:before="0" w:after="0" w:line="360" w:lineRule="exact"/>
        <w:jc w:val="left"/>
        <w:rPr>
          <w:rFonts w:cs="Times New Roman"/>
          <w:b/>
          <w:i/>
          <w:szCs w:val="26"/>
        </w:rPr>
      </w:pPr>
      <w:r>
        <w:rPr>
          <w:rFonts w:cs="Times New Roman"/>
          <w:b/>
          <w:i/>
          <w:szCs w:val="26"/>
        </w:rPr>
        <w:t>Chức danh</w:t>
      </w:r>
      <w:r w:rsidR="00184050" w:rsidRPr="000D1248">
        <w:rPr>
          <w:rFonts w:cs="Times New Roman"/>
          <w:b/>
          <w:i/>
          <w:szCs w:val="26"/>
        </w:rPr>
        <w:t>, năm phong:</w:t>
      </w:r>
    </w:p>
    <w:p w14:paraId="6FB2934D" w14:textId="77777777" w:rsidR="00184050" w:rsidRPr="000D1248" w:rsidRDefault="00184050" w:rsidP="00184050">
      <w:pPr>
        <w:spacing w:before="0" w:after="0" w:line="360" w:lineRule="exact"/>
        <w:jc w:val="left"/>
        <w:rPr>
          <w:rFonts w:cs="Times New Roman"/>
          <w:b/>
          <w:i/>
          <w:szCs w:val="26"/>
        </w:rPr>
      </w:pPr>
      <w:r w:rsidRPr="000D1248">
        <w:rPr>
          <w:rFonts w:cs="Times New Roman"/>
          <w:b/>
          <w:i/>
          <w:szCs w:val="26"/>
        </w:rPr>
        <w:t>Học vị, năm phong:</w:t>
      </w:r>
    </w:p>
    <w:p w14:paraId="30C9EFD4" w14:textId="77777777" w:rsidR="00184050" w:rsidRPr="000D1248" w:rsidRDefault="00184050" w:rsidP="00184050">
      <w:pPr>
        <w:spacing w:before="0" w:after="0" w:line="360" w:lineRule="exact"/>
        <w:jc w:val="left"/>
        <w:rPr>
          <w:rFonts w:cs="Times New Roman"/>
          <w:b/>
          <w:i/>
          <w:szCs w:val="26"/>
        </w:rPr>
      </w:pPr>
      <w:r w:rsidRPr="000D1248">
        <w:rPr>
          <w:rFonts w:cs="Times New Roman"/>
          <w:b/>
          <w:i/>
          <w:szCs w:val="26"/>
        </w:rPr>
        <w:t>Ngành (tiến sĩ):</w:t>
      </w:r>
    </w:p>
    <w:p w14:paraId="4E025F6C" w14:textId="77777777" w:rsidR="00184050" w:rsidRPr="000D1248" w:rsidRDefault="00184050" w:rsidP="00184050">
      <w:pPr>
        <w:spacing w:before="0" w:after="0" w:line="360" w:lineRule="exact"/>
        <w:jc w:val="left"/>
        <w:rPr>
          <w:rFonts w:cs="Times New Roman"/>
          <w:b/>
          <w:i/>
          <w:szCs w:val="26"/>
        </w:rPr>
      </w:pPr>
      <w:r w:rsidRPr="000D1248">
        <w:rPr>
          <w:rFonts w:cs="Times New Roman"/>
          <w:b/>
          <w:i/>
          <w:szCs w:val="26"/>
        </w:rPr>
        <w:t>Chuyên ngành (nếu có):</w:t>
      </w:r>
    </w:p>
    <w:p w14:paraId="4C13900B" w14:textId="77777777" w:rsidR="00184050" w:rsidRPr="000D1248" w:rsidRDefault="00184050" w:rsidP="00184050">
      <w:pPr>
        <w:spacing w:before="0" w:after="0" w:line="360" w:lineRule="exact"/>
        <w:jc w:val="left"/>
        <w:rPr>
          <w:rFonts w:cs="Times New Roman"/>
          <w:b/>
          <w:i/>
          <w:szCs w:val="26"/>
        </w:rPr>
      </w:pPr>
      <w:r w:rsidRPr="000D1248">
        <w:rPr>
          <w:rFonts w:cs="Times New Roman"/>
          <w:b/>
          <w:i/>
          <w:szCs w:val="26"/>
        </w:rPr>
        <w:t>Tên luận án:</w:t>
      </w:r>
    </w:p>
    <w:p w14:paraId="2589DFB9" w14:textId="77777777" w:rsidR="00184050" w:rsidRPr="000D1248" w:rsidRDefault="00184050" w:rsidP="00184050">
      <w:pPr>
        <w:spacing w:before="0" w:after="0" w:line="360" w:lineRule="exact"/>
        <w:jc w:val="left"/>
        <w:rPr>
          <w:rFonts w:cs="Times New Roman"/>
          <w:szCs w:val="26"/>
        </w:rPr>
      </w:pPr>
      <w:r w:rsidRPr="000D1248">
        <w:rPr>
          <w:rFonts w:cs="Times New Roman"/>
          <w:b/>
          <w:i/>
          <w:szCs w:val="26"/>
        </w:rPr>
        <w:t>Thành tích khoa học:</w:t>
      </w:r>
      <w:r w:rsidRPr="000D1248">
        <w:rPr>
          <w:rFonts w:cs="Times New Roman"/>
          <w:b/>
          <w:szCs w:val="26"/>
        </w:rPr>
        <w:t xml:space="preserve"> </w:t>
      </w:r>
      <w:r w:rsidRPr="000D1248">
        <w:rPr>
          <w:rFonts w:cs="Times New Roman"/>
          <w:szCs w:val="26"/>
        </w:rPr>
        <w:t>Số đề tài cấp Bộ/tỉnh; số đề tài cấp cơ sở; số bài báo khoa học thuộc WoS/Scopus (số bài là tác giả chính); số bài báo khoa học trong nước (số bài là tác giả chính có điểm từ 0,5 điểm trở lên); số bài báo khoa học, báo cáo khoa học khác</w:t>
      </w:r>
    </w:p>
    <w:p w14:paraId="35587AFF"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t>1.1. Đề tài cấp Bộ, tỉnh, cơ sở</w:t>
      </w:r>
    </w:p>
    <w:tbl>
      <w:tblPr>
        <w:tblStyle w:val="TableGrid8"/>
        <w:tblW w:w="0" w:type="auto"/>
        <w:jc w:val="center"/>
        <w:tblLook w:val="04A0" w:firstRow="1" w:lastRow="0" w:firstColumn="1" w:lastColumn="0" w:noHBand="0" w:noVBand="1"/>
      </w:tblPr>
      <w:tblGrid>
        <w:gridCol w:w="1271"/>
        <w:gridCol w:w="5954"/>
        <w:gridCol w:w="3711"/>
        <w:gridCol w:w="3712"/>
      </w:tblGrid>
      <w:tr w:rsidR="00184050" w:rsidRPr="000D1248" w14:paraId="3E8354E4" w14:textId="77777777" w:rsidTr="000D0997">
        <w:trPr>
          <w:jc w:val="center"/>
        </w:trPr>
        <w:tc>
          <w:tcPr>
            <w:tcW w:w="1271" w:type="dxa"/>
          </w:tcPr>
          <w:p w14:paraId="1E736AB8" w14:textId="77777777" w:rsidR="00184050" w:rsidRPr="000D1248" w:rsidRDefault="00184050" w:rsidP="00184050">
            <w:pPr>
              <w:rPr>
                <w:rFonts w:cs="Times New Roman"/>
                <w:b/>
                <w:szCs w:val="26"/>
              </w:rPr>
            </w:pPr>
            <w:r w:rsidRPr="000D1248">
              <w:rPr>
                <w:rFonts w:cs="Times New Roman"/>
                <w:b/>
                <w:szCs w:val="26"/>
              </w:rPr>
              <w:t>STT</w:t>
            </w:r>
          </w:p>
        </w:tc>
        <w:tc>
          <w:tcPr>
            <w:tcW w:w="5954" w:type="dxa"/>
          </w:tcPr>
          <w:p w14:paraId="4CD1E5C4" w14:textId="77777777" w:rsidR="00184050" w:rsidRPr="000D1248" w:rsidRDefault="00184050" w:rsidP="00184050">
            <w:pPr>
              <w:rPr>
                <w:rFonts w:cs="Times New Roman"/>
                <w:b/>
                <w:szCs w:val="26"/>
              </w:rPr>
            </w:pPr>
            <w:r w:rsidRPr="000D1248">
              <w:rPr>
                <w:rFonts w:cs="Times New Roman"/>
                <w:b/>
                <w:szCs w:val="26"/>
              </w:rPr>
              <w:t>Tên đề tài</w:t>
            </w:r>
          </w:p>
        </w:tc>
        <w:tc>
          <w:tcPr>
            <w:tcW w:w="3711" w:type="dxa"/>
          </w:tcPr>
          <w:p w14:paraId="2B6870A3" w14:textId="77777777" w:rsidR="00184050" w:rsidRPr="000D1248" w:rsidRDefault="00184050" w:rsidP="00184050">
            <w:pPr>
              <w:rPr>
                <w:rFonts w:cs="Times New Roman"/>
                <w:b/>
                <w:szCs w:val="26"/>
              </w:rPr>
            </w:pPr>
            <w:r w:rsidRPr="000D1248">
              <w:rPr>
                <w:rFonts w:cs="Times New Roman"/>
                <w:b/>
                <w:szCs w:val="26"/>
              </w:rPr>
              <w:t>Cấp quyết định, mã số</w:t>
            </w:r>
          </w:p>
        </w:tc>
        <w:tc>
          <w:tcPr>
            <w:tcW w:w="3712" w:type="dxa"/>
          </w:tcPr>
          <w:p w14:paraId="60B5EE49" w14:textId="77777777" w:rsidR="00184050" w:rsidRPr="000D1248" w:rsidRDefault="00184050" w:rsidP="00184050">
            <w:pPr>
              <w:rPr>
                <w:rFonts w:cs="Times New Roman"/>
                <w:b/>
                <w:szCs w:val="26"/>
              </w:rPr>
            </w:pPr>
            <w:r w:rsidRPr="000D1248">
              <w:rPr>
                <w:rFonts w:cs="Times New Roman"/>
                <w:b/>
                <w:szCs w:val="26"/>
              </w:rPr>
              <w:t>Số QĐ, ngày tháng năm/ ngày nghiệm thu</w:t>
            </w:r>
          </w:p>
        </w:tc>
      </w:tr>
      <w:tr w:rsidR="00184050" w:rsidRPr="000D1248" w14:paraId="381DB69E" w14:textId="77777777" w:rsidTr="000D0997">
        <w:trPr>
          <w:jc w:val="center"/>
        </w:trPr>
        <w:tc>
          <w:tcPr>
            <w:tcW w:w="1271" w:type="dxa"/>
          </w:tcPr>
          <w:p w14:paraId="4F5C77A8" w14:textId="77777777" w:rsidR="00184050" w:rsidRPr="000D1248" w:rsidRDefault="00184050" w:rsidP="00184050">
            <w:pPr>
              <w:rPr>
                <w:rFonts w:cs="Times New Roman"/>
                <w:szCs w:val="26"/>
              </w:rPr>
            </w:pPr>
            <w:r w:rsidRPr="000D1248">
              <w:rPr>
                <w:rFonts w:cs="Times New Roman"/>
                <w:szCs w:val="26"/>
              </w:rPr>
              <w:t>1</w:t>
            </w:r>
          </w:p>
        </w:tc>
        <w:tc>
          <w:tcPr>
            <w:tcW w:w="5954" w:type="dxa"/>
          </w:tcPr>
          <w:p w14:paraId="29675727" w14:textId="77777777" w:rsidR="00184050" w:rsidRPr="000D1248" w:rsidRDefault="00184050" w:rsidP="00184050">
            <w:pPr>
              <w:rPr>
                <w:rFonts w:cs="Times New Roman"/>
                <w:b/>
                <w:szCs w:val="26"/>
              </w:rPr>
            </w:pPr>
          </w:p>
        </w:tc>
        <w:tc>
          <w:tcPr>
            <w:tcW w:w="3711" w:type="dxa"/>
          </w:tcPr>
          <w:p w14:paraId="7C8734F4" w14:textId="77777777" w:rsidR="00184050" w:rsidRPr="000D1248" w:rsidRDefault="00184050" w:rsidP="00184050">
            <w:pPr>
              <w:rPr>
                <w:rFonts w:cs="Times New Roman"/>
                <w:b/>
                <w:szCs w:val="26"/>
              </w:rPr>
            </w:pPr>
          </w:p>
        </w:tc>
        <w:tc>
          <w:tcPr>
            <w:tcW w:w="3712" w:type="dxa"/>
          </w:tcPr>
          <w:p w14:paraId="6A0760E9" w14:textId="77777777" w:rsidR="00184050" w:rsidRPr="000D1248" w:rsidRDefault="00184050" w:rsidP="00184050">
            <w:pPr>
              <w:rPr>
                <w:rFonts w:cs="Times New Roman"/>
                <w:b/>
                <w:szCs w:val="26"/>
              </w:rPr>
            </w:pPr>
          </w:p>
        </w:tc>
      </w:tr>
    </w:tbl>
    <w:p w14:paraId="66F39B6B"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t>1.2. Bài báo khoa học</w:t>
      </w:r>
    </w:p>
    <w:tbl>
      <w:tblPr>
        <w:tblStyle w:val="TableGrid8"/>
        <w:tblW w:w="14737" w:type="dxa"/>
        <w:tblLook w:val="04A0" w:firstRow="1" w:lastRow="0" w:firstColumn="1" w:lastColumn="0" w:noHBand="0" w:noVBand="1"/>
      </w:tblPr>
      <w:tblGrid>
        <w:gridCol w:w="704"/>
        <w:gridCol w:w="3969"/>
        <w:gridCol w:w="2121"/>
        <w:gridCol w:w="2121"/>
        <w:gridCol w:w="2121"/>
        <w:gridCol w:w="2121"/>
        <w:gridCol w:w="1580"/>
      </w:tblGrid>
      <w:tr w:rsidR="00184050" w:rsidRPr="000D1248" w14:paraId="6017992E" w14:textId="77777777" w:rsidTr="000D0997">
        <w:tc>
          <w:tcPr>
            <w:tcW w:w="704" w:type="dxa"/>
          </w:tcPr>
          <w:p w14:paraId="2A9E57C6" w14:textId="77777777" w:rsidR="00184050" w:rsidRPr="000D1248" w:rsidRDefault="00184050" w:rsidP="00184050">
            <w:pPr>
              <w:rPr>
                <w:rFonts w:cs="Times New Roman"/>
                <w:b/>
                <w:szCs w:val="26"/>
              </w:rPr>
            </w:pPr>
            <w:r w:rsidRPr="000D1248">
              <w:rPr>
                <w:rFonts w:cs="Times New Roman"/>
                <w:b/>
                <w:szCs w:val="26"/>
              </w:rPr>
              <w:t>TT</w:t>
            </w:r>
          </w:p>
        </w:tc>
        <w:tc>
          <w:tcPr>
            <w:tcW w:w="3969" w:type="dxa"/>
          </w:tcPr>
          <w:p w14:paraId="179A2318" w14:textId="77777777" w:rsidR="00184050" w:rsidRPr="000D1248" w:rsidRDefault="00184050" w:rsidP="00184050">
            <w:pPr>
              <w:rPr>
                <w:rFonts w:cs="Times New Roman"/>
                <w:b/>
                <w:szCs w:val="26"/>
              </w:rPr>
            </w:pPr>
            <w:r w:rsidRPr="000D1248">
              <w:rPr>
                <w:rFonts w:cs="Times New Roman"/>
                <w:b/>
                <w:szCs w:val="26"/>
              </w:rPr>
              <w:t>Tên công trình</w:t>
            </w:r>
          </w:p>
        </w:tc>
        <w:tc>
          <w:tcPr>
            <w:tcW w:w="2121" w:type="dxa"/>
          </w:tcPr>
          <w:p w14:paraId="0F41133C" w14:textId="77777777" w:rsidR="00184050" w:rsidRPr="000D1248" w:rsidRDefault="00184050" w:rsidP="00184050">
            <w:pPr>
              <w:rPr>
                <w:rFonts w:cs="Times New Roman"/>
                <w:szCs w:val="26"/>
              </w:rPr>
            </w:pPr>
            <w:r w:rsidRPr="000D1248">
              <w:rPr>
                <w:rFonts w:cs="Times New Roman"/>
                <w:b/>
                <w:szCs w:val="26"/>
              </w:rPr>
              <w:t xml:space="preserve">Tác giả chính </w:t>
            </w:r>
            <w:r w:rsidRPr="000D1248">
              <w:rPr>
                <w:rFonts w:cs="Times New Roman"/>
                <w:szCs w:val="26"/>
              </w:rPr>
              <w:t>(Tác giả đứng đầu, tác giả liên hệ)</w:t>
            </w:r>
          </w:p>
        </w:tc>
        <w:tc>
          <w:tcPr>
            <w:tcW w:w="2121" w:type="dxa"/>
          </w:tcPr>
          <w:p w14:paraId="4E8B8B29" w14:textId="77777777" w:rsidR="00184050" w:rsidRPr="000D1248" w:rsidRDefault="00184050" w:rsidP="00184050">
            <w:pPr>
              <w:rPr>
                <w:rFonts w:cs="Times New Roman"/>
                <w:b/>
                <w:szCs w:val="26"/>
              </w:rPr>
            </w:pPr>
            <w:r w:rsidRPr="000D1248">
              <w:rPr>
                <w:rFonts w:cs="Times New Roman"/>
                <w:b/>
                <w:szCs w:val="26"/>
              </w:rPr>
              <w:t>Thuộc WoS/Scopus</w:t>
            </w:r>
          </w:p>
          <w:p w14:paraId="5A667DBB" w14:textId="77777777" w:rsidR="00184050" w:rsidRPr="000D1248" w:rsidRDefault="00184050" w:rsidP="00184050">
            <w:pPr>
              <w:rPr>
                <w:rFonts w:cs="Times New Roman"/>
                <w:szCs w:val="26"/>
              </w:rPr>
            </w:pPr>
            <w:r w:rsidRPr="000D1248">
              <w:rPr>
                <w:rFonts w:cs="Times New Roman"/>
                <w:szCs w:val="26"/>
              </w:rPr>
              <w:t>(kể cả BCKH)</w:t>
            </w:r>
          </w:p>
        </w:tc>
        <w:tc>
          <w:tcPr>
            <w:tcW w:w="2121" w:type="dxa"/>
          </w:tcPr>
          <w:p w14:paraId="28F266F8" w14:textId="77777777" w:rsidR="00184050" w:rsidRPr="000D1248" w:rsidRDefault="00184050" w:rsidP="00184050">
            <w:pPr>
              <w:rPr>
                <w:rFonts w:cs="Times New Roman"/>
                <w:b/>
                <w:szCs w:val="26"/>
              </w:rPr>
            </w:pPr>
            <w:r w:rsidRPr="000D1248">
              <w:rPr>
                <w:rFonts w:cs="Times New Roman"/>
                <w:b/>
                <w:szCs w:val="26"/>
              </w:rPr>
              <w:t>BBKH trong nước có điểm từ 0,5 điểm trở lên</w:t>
            </w:r>
          </w:p>
        </w:tc>
        <w:tc>
          <w:tcPr>
            <w:tcW w:w="2121" w:type="dxa"/>
          </w:tcPr>
          <w:p w14:paraId="7665117B" w14:textId="77777777" w:rsidR="00184050" w:rsidRPr="000D1248" w:rsidRDefault="00184050" w:rsidP="00184050">
            <w:pPr>
              <w:rPr>
                <w:rFonts w:cs="Times New Roman"/>
                <w:b/>
                <w:szCs w:val="26"/>
              </w:rPr>
            </w:pPr>
            <w:r w:rsidRPr="000D1248">
              <w:rPr>
                <w:rFonts w:cs="Times New Roman"/>
                <w:b/>
                <w:szCs w:val="26"/>
              </w:rPr>
              <w:t>Các BBKH khác</w:t>
            </w:r>
          </w:p>
        </w:tc>
        <w:tc>
          <w:tcPr>
            <w:tcW w:w="1580" w:type="dxa"/>
          </w:tcPr>
          <w:p w14:paraId="1E5C9046" w14:textId="77777777" w:rsidR="00184050" w:rsidRPr="000D1248" w:rsidRDefault="00184050" w:rsidP="00184050">
            <w:pPr>
              <w:rPr>
                <w:rFonts w:cs="Times New Roman"/>
                <w:b/>
                <w:szCs w:val="26"/>
              </w:rPr>
            </w:pPr>
            <w:r w:rsidRPr="000D1248">
              <w:rPr>
                <w:rFonts w:cs="Times New Roman"/>
                <w:b/>
                <w:szCs w:val="26"/>
              </w:rPr>
              <w:t>Ghi chú</w:t>
            </w:r>
          </w:p>
        </w:tc>
      </w:tr>
      <w:tr w:rsidR="00184050" w:rsidRPr="000D1248" w14:paraId="6FD16CD3" w14:textId="77777777" w:rsidTr="000D0997">
        <w:tc>
          <w:tcPr>
            <w:tcW w:w="704" w:type="dxa"/>
          </w:tcPr>
          <w:p w14:paraId="045C6C0E" w14:textId="77777777" w:rsidR="00184050" w:rsidRPr="000D1248" w:rsidRDefault="00184050" w:rsidP="00184050">
            <w:pPr>
              <w:rPr>
                <w:rFonts w:cs="Times New Roman"/>
                <w:b/>
                <w:szCs w:val="26"/>
              </w:rPr>
            </w:pPr>
          </w:p>
        </w:tc>
        <w:tc>
          <w:tcPr>
            <w:tcW w:w="3969" w:type="dxa"/>
          </w:tcPr>
          <w:p w14:paraId="68AA0F9A" w14:textId="77777777" w:rsidR="00184050" w:rsidRPr="000D1248" w:rsidRDefault="00184050" w:rsidP="00184050">
            <w:pPr>
              <w:rPr>
                <w:rFonts w:cs="Times New Roman"/>
                <w:b/>
                <w:szCs w:val="26"/>
              </w:rPr>
            </w:pPr>
          </w:p>
        </w:tc>
        <w:tc>
          <w:tcPr>
            <w:tcW w:w="2121" w:type="dxa"/>
          </w:tcPr>
          <w:p w14:paraId="5F2581D3" w14:textId="77777777" w:rsidR="00184050" w:rsidRPr="000D1248" w:rsidRDefault="00184050" w:rsidP="00184050">
            <w:pPr>
              <w:rPr>
                <w:rFonts w:cs="Times New Roman"/>
                <w:b/>
                <w:szCs w:val="26"/>
              </w:rPr>
            </w:pPr>
          </w:p>
        </w:tc>
        <w:tc>
          <w:tcPr>
            <w:tcW w:w="2121" w:type="dxa"/>
          </w:tcPr>
          <w:p w14:paraId="3CF277A9" w14:textId="77777777" w:rsidR="00184050" w:rsidRPr="000D1248" w:rsidRDefault="00184050" w:rsidP="00184050">
            <w:pPr>
              <w:rPr>
                <w:rFonts w:cs="Times New Roman"/>
                <w:b/>
                <w:szCs w:val="26"/>
              </w:rPr>
            </w:pPr>
          </w:p>
        </w:tc>
        <w:tc>
          <w:tcPr>
            <w:tcW w:w="2121" w:type="dxa"/>
          </w:tcPr>
          <w:p w14:paraId="3CE55979" w14:textId="77777777" w:rsidR="00184050" w:rsidRPr="000D1248" w:rsidRDefault="00184050" w:rsidP="00184050">
            <w:pPr>
              <w:rPr>
                <w:rFonts w:cs="Times New Roman"/>
                <w:b/>
                <w:szCs w:val="26"/>
              </w:rPr>
            </w:pPr>
          </w:p>
        </w:tc>
        <w:tc>
          <w:tcPr>
            <w:tcW w:w="2121" w:type="dxa"/>
          </w:tcPr>
          <w:p w14:paraId="45A650F2" w14:textId="77777777" w:rsidR="00184050" w:rsidRPr="000D1248" w:rsidRDefault="00184050" w:rsidP="00184050">
            <w:pPr>
              <w:rPr>
                <w:rFonts w:cs="Times New Roman"/>
                <w:b/>
                <w:szCs w:val="26"/>
              </w:rPr>
            </w:pPr>
          </w:p>
        </w:tc>
        <w:tc>
          <w:tcPr>
            <w:tcW w:w="1580" w:type="dxa"/>
          </w:tcPr>
          <w:p w14:paraId="187C3386" w14:textId="77777777" w:rsidR="00184050" w:rsidRPr="000D1248" w:rsidRDefault="00184050" w:rsidP="00184050">
            <w:pPr>
              <w:rPr>
                <w:rFonts w:cs="Times New Roman"/>
                <w:b/>
                <w:szCs w:val="26"/>
              </w:rPr>
            </w:pPr>
          </w:p>
        </w:tc>
      </w:tr>
    </w:tbl>
    <w:p w14:paraId="5048CFFD" w14:textId="2301C2D3" w:rsidR="00184050" w:rsidRDefault="00184050" w:rsidP="00184050">
      <w:pPr>
        <w:spacing w:before="120" w:after="120" w:line="360" w:lineRule="exact"/>
        <w:jc w:val="left"/>
        <w:rPr>
          <w:rFonts w:cs="Times New Roman"/>
          <w:b/>
          <w:i/>
          <w:szCs w:val="26"/>
        </w:rPr>
      </w:pPr>
      <w:r w:rsidRPr="000D1248">
        <w:rPr>
          <w:rFonts w:cs="Times New Roman"/>
          <w:b/>
          <w:szCs w:val="26"/>
        </w:rPr>
        <w:t xml:space="preserve">2. </w:t>
      </w:r>
      <w:r w:rsidR="00BE5FB1">
        <w:rPr>
          <w:rFonts w:cs="Times New Roman"/>
          <w:b/>
          <w:i/>
          <w:szCs w:val="26"/>
        </w:rPr>
        <w:t>Chức danh</w:t>
      </w:r>
      <w:r w:rsidR="00BE5FB1" w:rsidRPr="000D1248">
        <w:rPr>
          <w:rFonts w:cs="Times New Roman"/>
          <w:b/>
          <w:i/>
          <w:szCs w:val="26"/>
        </w:rPr>
        <w:t xml:space="preserve"> </w:t>
      </w:r>
      <w:r w:rsidRPr="000D1248">
        <w:rPr>
          <w:rFonts w:cs="Times New Roman"/>
          <w:b/>
          <w:i/>
          <w:szCs w:val="26"/>
        </w:rPr>
        <w:t>/ học vị: TÊN GIẢNG VIÊN THỨ HAI</w:t>
      </w:r>
    </w:p>
    <w:p w14:paraId="403E9241" w14:textId="075CA966" w:rsidR="00A2674E" w:rsidRPr="000D1248" w:rsidRDefault="00A2674E" w:rsidP="00184050">
      <w:pPr>
        <w:spacing w:before="120" w:after="120" w:line="360" w:lineRule="exact"/>
        <w:jc w:val="left"/>
        <w:rPr>
          <w:rFonts w:cs="Times New Roman"/>
          <w:b/>
          <w:i/>
          <w:szCs w:val="26"/>
        </w:rPr>
      </w:pPr>
      <w:r>
        <w:rPr>
          <w:rFonts w:cs="Times New Roman"/>
          <w:b/>
          <w:i/>
          <w:szCs w:val="26"/>
        </w:rPr>
        <w:t>…</w:t>
      </w:r>
    </w:p>
    <w:tbl>
      <w:tblPr>
        <w:tblStyle w:val="TableGrid8"/>
        <w:tblW w:w="14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8"/>
        <w:gridCol w:w="4948"/>
        <w:gridCol w:w="4949"/>
      </w:tblGrid>
      <w:tr w:rsidR="00184050" w:rsidRPr="000D1248" w14:paraId="123BBC65" w14:textId="77777777" w:rsidTr="00184050">
        <w:trPr>
          <w:trHeight w:val="164"/>
        </w:trPr>
        <w:tc>
          <w:tcPr>
            <w:tcW w:w="4948" w:type="dxa"/>
          </w:tcPr>
          <w:p w14:paraId="14600823"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TRƯỞNG KHOA</w:t>
            </w:r>
          </w:p>
        </w:tc>
        <w:tc>
          <w:tcPr>
            <w:tcW w:w="4948" w:type="dxa"/>
          </w:tcPr>
          <w:p w14:paraId="4324D76B"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TRƯỞNG PHÒNG KH-CN</w:t>
            </w:r>
          </w:p>
        </w:tc>
        <w:tc>
          <w:tcPr>
            <w:tcW w:w="4949" w:type="dxa"/>
          </w:tcPr>
          <w:p w14:paraId="77690041"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HIỆU TRƯỞNG</w:t>
            </w:r>
          </w:p>
        </w:tc>
      </w:tr>
      <w:tr w:rsidR="00184050" w:rsidRPr="000D1248" w14:paraId="49296151" w14:textId="77777777" w:rsidTr="000D0997">
        <w:tc>
          <w:tcPr>
            <w:tcW w:w="4948" w:type="dxa"/>
          </w:tcPr>
          <w:p w14:paraId="18B72F0F"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xác nhận)</w:t>
            </w:r>
          </w:p>
        </w:tc>
        <w:tc>
          <w:tcPr>
            <w:tcW w:w="4948" w:type="dxa"/>
          </w:tcPr>
          <w:p w14:paraId="4695070C"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xác nhận)</w:t>
            </w:r>
          </w:p>
        </w:tc>
        <w:tc>
          <w:tcPr>
            <w:tcW w:w="4949" w:type="dxa"/>
          </w:tcPr>
          <w:p w14:paraId="5E3C44D4"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đóng dấu)</w:t>
            </w:r>
          </w:p>
        </w:tc>
      </w:tr>
    </w:tbl>
    <w:p w14:paraId="04ED1EBA"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lastRenderedPageBreak/>
        <w:t>3. Về cơ sở vật chất, trang thiết bị, thư viện phục vụ cho thực hiện chương trình đào tạo</w:t>
      </w:r>
    </w:p>
    <w:p w14:paraId="17C06904"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t>Mẫu 6: Cơ sở vật chất, trang thiết bị phục vụ thực hiện chương trình đào tạo thuộc ngành đào tạo dự kiến mở trình độ đại học /thạc sĩ của cơ sở đào tạo</w:t>
      </w:r>
      <w:r w:rsidRPr="000D1248">
        <w:rPr>
          <w:rFonts w:cs="Times New Roman"/>
          <w:b/>
          <w:szCs w:val="26"/>
          <w:vertAlign w:val="superscript"/>
        </w:rPr>
        <w:footnoteReference w:id="11"/>
      </w:r>
    </w:p>
    <w:tbl>
      <w:tblPr>
        <w:tblW w:w="493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60"/>
        <w:gridCol w:w="5045"/>
        <w:gridCol w:w="897"/>
        <w:gridCol w:w="1007"/>
        <w:gridCol w:w="4486"/>
        <w:gridCol w:w="1769"/>
        <w:gridCol w:w="1079"/>
      </w:tblGrid>
      <w:tr w:rsidR="00184050" w:rsidRPr="000D1248" w14:paraId="50B40EDB" w14:textId="77777777" w:rsidTr="000D0997">
        <w:trPr>
          <w:trHeight w:val="1084"/>
          <w:tblHeader/>
          <w:jc w:val="center"/>
        </w:trPr>
        <w:tc>
          <w:tcPr>
            <w:tcW w:w="221" w:type="pct"/>
            <w:vAlign w:val="center"/>
          </w:tcPr>
          <w:p w14:paraId="4B896EB5"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STT</w:t>
            </w:r>
          </w:p>
        </w:tc>
        <w:tc>
          <w:tcPr>
            <w:tcW w:w="1688" w:type="pct"/>
            <w:vAlign w:val="center"/>
          </w:tcPr>
          <w:p w14:paraId="7268EEB1"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Hạng mục</w:t>
            </w:r>
          </w:p>
        </w:tc>
        <w:tc>
          <w:tcPr>
            <w:tcW w:w="300" w:type="pct"/>
            <w:vAlign w:val="center"/>
          </w:tcPr>
          <w:p w14:paraId="3E99ED71"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Số</w:t>
            </w:r>
          </w:p>
          <w:p w14:paraId="3236ECAE"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lượng</w:t>
            </w:r>
          </w:p>
        </w:tc>
        <w:tc>
          <w:tcPr>
            <w:tcW w:w="337" w:type="pct"/>
            <w:vAlign w:val="center"/>
          </w:tcPr>
          <w:p w14:paraId="0022A6E2"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Diện tích sàn xây dựng (m2)</w:t>
            </w:r>
          </w:p>
        </w:tc>
        <w:tc>
          <w:tcPr>
            <w:tcW w:w="1501" w:type="pct"/>
            <w:vAlign w:val="center"/>
          </w:tcPr>
          <w:p w14:paraId="4C68CD25"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Học phần /môn học</w:t>
            </w:r>
          </w:p>
        </w:tc>
        <w:tc>
          <w:tcPr>
            <w:tcW w:w="592" w:type="pct"/>
            <w:vAlign w:val="center"/>
          </w:tcPr>
          <w:p w14:paraId="6B92E240"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Thời gian sử dụng (học kỳ, năm học)</w:t>
            </w:r>
          </w:p>
        </w:tc>
        <w:tc>
          <w:tcPr>
            <w:tcW w:w="361" w:type="pct"/>
            <w:vAlign w:val="center"/>
          </w:tcPr>
          <w:p w14:paraId="7CFEA95B"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Ghi chú</w:t>
            </w:r>
          </w:p>
        </w:tc>
      </w:tr>
      <w:tr w:rsidR="00184050" w:rsidRPr="000D1248" w14:paraId="44270110" w14:textId="77777777" w:rsidTr="000D0997">
        <w:trPr>
          <w:trHeight w:val="657"/>
          <w:jc w:val="center"/>
        </w:trPr>
        <w:tc>
          <w:tcPr>
            <w:tcW w:w="221" w:type="pct"/>
            <w:vAlign w:val="center"/>
          </w:tcPr>
          <w:p w14:paraId="26AAB8B5"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w:t>
            </w:r>
          </w:p>
        </w:tc>
        <w:tc>
          <w:tcPr>
            <w:tcW w:w="1688" w:type="pct"/>
            <w:vAlign w:val="center"/>
          </w:tcPr>
          <w:p w14:paraId="7E7CC6BA"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Hội trường, giảng đường, phòng học các loại, phòng đa năng, phòng làm việc của giáo sư, phó giáo sư, giảng viên cơ hữu</w:t>
            </w:r>
          </w:p>
        </w:tc>
        <w:tc>
          <w:tcPr>
            <w:tcW w:w="300" w:type="pct"/>
            <w:vAlign w:val="center"/>
          </w:tcPr>
          <w:p w14:paraId="13E0B8A5" w14:textId="77777777" w:rsidR="00184050" w:rsidRPr="000D1248" w:rsidRDefault="00184050" w:rsidP="00184050">
            <w:pPr>
              <w:spacing w:before="0" w:after="0" w:line="240" w:lineRule="auto"/>
              <w:rPr>
                <w:rFonts w:cs="Times New Roman"/>
                <w:sz w:val="24"/>
                <w:szCs w:val="24"/>
              </w:rPr>
            </w:pPr>
          </w:p>
        </w:tc>
        <w:tc>
          <w:tcPr>
            <w:tcW w:w="337" w:type="pct"/>
            <w:vAlign w:val="center"/>
          </w:tcPr>
          <w:p w14:paraId="2F185B26" w14:textId="77777777" w:rsidR="00184050" w:rsidRPr="000D1248" w:rsidRDefault="00184050" w:rsidP="00184050">
            <w:pPr>
              <w:spacing w:before="0" w:after="0" w:line="240" w:lineRule="auto"/>
              <w:rPr>
                <w:rFonts w:cs="Times New Roman"/>
                <w:sz w:val="24"/>
                <w:szCs w:val="24"/>
              </w:rPr>
            </w:pPr>
          </w:p>
        </w:tc>
        <w:tc>
          <w:tcPr>
            <w:tcW w:w="1501" w:type="pct"/>
            <w:vAlign w:val="center"/>
          </w:tcPr>
          <w:p w14:paraId="546D860A" w14:textId="77777777" w:rsidR="00184050" w:rsidRPr="000D1248" w:rsidRDefault="00184050" w:rsidP="00184050">
            <w:pPr>
              <w:spacing w:before="0" w:after="0" w:line="240" w:lineRule="auto"/>
              <w:jc w:val="left"/>
              <w:rPr>
                <w:rFonts w:cs="Times New Roman"/>
                <w:sz w:val="24"/>
                <w:szCs w:val="24"/>
              </w:rPr>
            </w:pPr>
          </w:p>
        </w:tc>
        <w:tc>
          <w:tcPr>
            <w:tcW w:w="592" w:type="pct"/>
            <w:vAlign w:val="center"/>
          </w:tcPr>
          <w:p w14:paraId="08BC012E" w14:textId="77777777" w:rsidR="00184050" w:rsidRPr="000D1248" w:rsidRDefault="00184050" w:rsidP="00184050">
            <w:pPr>
              <w:spacing w:before="0" w:after="0" w:line="240" w:lineRule="auto"/>
              <w:jc w:val="left"/>
              <w:rPr>
                <w:rFonts w:cs="Times New Roman"/>
                <w:sz w:val="24"/>
                <w:szCs w:val="24"/>
              </w:rPr>
            </w:pPr>
          </w:p>
        </w:tc>
        <w:tc>
          <w:tcPr>
            <w:tcW w:w="361" w:type="pct"/>
            <w:vAlign w:val="center"/>
          </w:tcPr>
          <w:p w14:paraId="2F86097E" w14:textId="77777777" w:rsidR="00184050" w:rsidRPr="000D1248" w:rsidRDefault="00184050" w:rsidP="00184050">
            <w:pPr>
              <w:spacing w:before="0" w:after="0" w:line="240" w:lineRule="auto"/>
              <w:jc w:val="left"/>
              <w:rPr>
                <w:rFonts w:cs="Times New Roman"/>
                <w:sz w:val="24"/>
                <w:szCs w:val="24"/>
              </w:rPr>
            </w:pPr>
          </w:p>
        </w:tc>
      </w:tr>
      <w:tr w:rsidR="00184050" w:rsidRPr="000D1248" w14:paraId="7ED901F2" w14:textId="77777777" w:rsidTr="000D0997">
        <w:trPr>
          <w:trHeight w:val="330"/>
          <w:jc w:val="center"/>
        </w:trPr>
        <w:tc>
          <w:tcPr>
            <w:tcW w:w="221" w:type="pct"/>
            <w:vAlign w:val="center"/>
          </w:tcPr>
          <w:p w14:paraId="276097EF"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1.1</w:t>
            </w:r>
          </w:p>
        </w:tc>
        <w:tc>
          <w:tcPr>
            <w:tcW w:w="1688" w:type="pct"/>
            <w:vAlign w:val="center"/>
          </w:tcPr>
          <w:p w14:paraId="3FB16C7D"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Hội trường, phòng học lớn trên 200 chỗ</w:t>
            </w:r>
          </w:p>
        </w:tc>
        <w:tc>
          <w:tcPr>
            <w:tcW w:w="300" w:type="pct"/>
            <w:vAlign w:val="center"/>
          </w:tcPr>
          <w:p w14:paraId="149BC7E3" w14:textId="77777777" w:rsidR="00184050" w:rsidRPr="000D1248" w:rsidRDefault="00184050" w:rsidP="00184050">
            <w:pPr>
              <w:spacing w:before="0" w:after="0" w:line="240" w:lineRule="auto"/>
              <w:rPr>
                <w:rFonts w:cs="Times New Roman"/>
                <w:sz w:val="24"/>
                <w:szCs w:val="24"/>
              </w:rPr>
            </w:pPr>
          </w:p>
        </w:tc>
        <w:tc>
          <w:tcPr>
            <w:tcW w:w="337" w:type="pct"/>
            <w:shd w:val="clear" w:color="auto" w:fill="FFFFFF" w:themeFill="background1"/>
            <w:vAlign w:val="center"/>
          </w:tcPr>
          <w:p w14:paraId="37500617" w14:textId="77777777" w:rsidR="00184050" w:rsidRPr="000D1248" w:rsidRDefault="00184050" w:rsidP="00184050">
            <w:pPr>
              <w:spacing w:before="0" w:after="0" w:line="240" w:lineRule="auto"/>
              <w:rPr>
                <w:rFonts w:cs="Times New Roman"/>
                <w:sz w:val="24"/>
                <w:szCs w:val="24"/>
              </w:rPr>
            </w:pPr>
          </w:p>
        </w:tc>
        <w:tc>
          <w:tcPr>
            <w:tcW w:w="1501" w:type="pct"/>
            <w:vAlign w:val="center"/>
          </w:tcPr>
          <w:p w14:paraId="140663CB" w14:textId="77777777" w:rsidR="00184050" w:rsidRPr="000D1248" w:rsidRDefault="00184050" w:rsidP="00184050">
            <w:pPr>
              <w:spacing w:before="0" w:after="0" w:line="240" w:lineRule="auto"/>
              <w:jc w:val="left"/>
              <w:rPr>
                <w:rFonts w:cs="Times New Roman"/>
                <w:sz w:val="24"/>
                <w:szCs w:val="24"/>
              </w:rPr>
            </w:pPr>
          </w:p>
        </w:tc>
        <w:tc>
          <w:tcPr>
            <w:tcW w:w="592" w:type="pct"/>
            <w:vAlign w:val="center"/>
          </w:tcPr>
          <w:p w14:paraId="542F2881" w14:textId="77777777" w:rsidR="00184050" w:rsidRPr="000D1248" w:rsidRDefault="00184050" w:rsidP="00184050">
            <w:pPr>
              <w:spacing w:before="0" w:after="0" w:line="240" w:lineRule="auto"/>
              <w:jc w:val="left"/>
              <w:rPr>
                <w:rFonts w:cs="Times New Roman"/>
                <w:sz w:val="24"/>
                <w:szCs w:val="24"/>
              </w:rPr>
            </w:pPr>
          </w:p>
        </w:tc>
        <w:tc>
          <w:tcPr>
            <w:tcW w:w="361" w:type="pct"/>
            <w:vAlign w:val="center"/>
          </w:tcPr>
          <w:p w14:paraId="3031BAD3" w14:textId="77777777" w:rsidR="00184050" w:rsidRPr="000D1248" w:rsidRDefault="00184050" w:rsidP="00184050">
            <w:pPr>
              <w:spacing w:before="0" w:after="0" w:line="240" w:lineRule="auto"/>
              <w:jc w:val="left"/>
              <w:rPr>
                <w:rFonts w:cs="Times New Roman"/>
                <w:sz w:val="24"/>
                <w:szCs w:val="24"/>
              </w:rPr>
            </w:pPr>
          </w:p>
        </w:tc>
      </w:tr>
      <w:tr w:rsidR="00184050" w:rsidRPr="000D1248" w14:paraId="556712CE" w14:textId="77777777" w:rsidTr="000D0997">
        <w:trPr>
          <w:trHeight w:val="330"/>
          <w:jc w:val="center"/>
        </w:trPr>
        <w:tc>
          <w:tcPr>
            <w:tcW w:w="221" w:type="pct"/>
            <w:vAlign w:val="center"/>
          </w:tcPr>
          <w:p w14:paraId="662CA430"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1.2</w:t>
            </w:r>
          </w:p>
        </w:tc>
        <w:tc>
          <w:tcPr>
            <w:tcW w:w="1688" w:type="pct"/>
            <w:vAlign w:val="center"/>
          </w:tcPr>
          <w:p w14:paraId="59A3A844"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Phòng học từ 100 - 200 chỗ</w:t>
            </w:r>
          </w:p>
        </w:tc>
        <w:tc>
          <w:tcPr>
            <w:tcW w:w="300" w:type="pct"/>
            <w:vAlign w:val="center"/>
          </w:tcPr>
          <w:p w14:paraId="767B28F1" w14:textId="77777777" w:rsidR="00184050" w:rsidRPr="000D1248" w:rsidRDefault="00184050" w:rsidP="00184050">
            <w:pPr>
              <w:spacing w:before="0" w:after="0" w:line="240" w:lineRule="auto"/>
              <w:rPr>
                <w:rFonts w:cs="Times New Roman"/>
                <w:sz w:val="24"/>
                <w:szCs w:val="24"/>
              </w:rPr>
            </w:pPr>
          </w:p>
        </w:tc>
        <w:tc>
          <w:tcPr>
            <w:tcW w:w="337" w:type="pct"/>
            <w:vAlign w:val="center"/>
          </w:tcPr>
          <w:p w14:paraId="6DDEA97F" w14:textId="77777777" w:rsidR="00184050" w:rsidRPr="000D1248" w:rsidRDefault="00184050" w:rsidP="00184050">
            <w:pPr>
              <w:spacing w:before="0" w:after="0" w:line="240" w:lineRule="auto"/>
              <w:rPr>
                <w:rFonts w:cs="Times New Roman"/>
                <w:sz w:val="24"/>
                <w:szCs w:val="24"/>
              </w:rPr>
            </w:pPr>
          </w:p>
        </w:tc>
        <w:tc>
          <w:tcPr>
            <w:tcW w:w="1501" w:type="pct"/>
            <w:vAlign w:val="center"/>
          </w:tcPr>
          <w:p w14:paraId="12196866" w14:textId="77777777" w:rsidR="00184050" w:rsidRPr="000D1248" w:rsidRDefault="00184050" w:rsidP="00184050">
            <w:pPr>
              <w:spacing w:before="0" w:after="0" w:line="240" w:lineRule="auto"/>
              <w:jc w:val="left"/>
              <w:rPr>
                <w:rFonts w:cs="Times New Roman"/>
                <w:sz w:val="24"/>
                <w:szCs w:val="24"/>
              </w:rPr>
            </w:pPr>
          </w:p>
        </w:tc>
        <w:tc>
          <w:tcPr>
            <w:tcW w:w="592" w:type="pct"/>
            <w:vAlign w:val="center"/>
          </w:tcPr>
          <w:p w14:paraId="73C6BCE3" w14:textId="77777777" w:rsidR="00184050" w:rsidRPr="000D1248" w:rsidRDefault="00184050" w:rsidP="00184050">
            <w:pPr>
              <w:spacing w:before="0" w:after="0" w:line="240" w:lineRule="auto"/>
              <w:jc w:val="left"/>
              <w:rPr>
                <w:rFonts w:cs="Times New Roman"/>
                <w:sz w:val="24"/>
                <w:szCs w:val="24"/>
              </w:rPr>
            </w:pPr>
          </w:p>
        </w:tc>
        <w:tc>
          <w:tcPr>
            <w:tcW w:w="361" w:type="pct"/>
            <w:vAlign w:val="center"/>
          </w:tcPr>
          <w:p w14:paraId="2A493445" w14:textId="77777777" w:rsidR="00184050" w:rsidRPr="000D1248" w:rsidRDefault="00184050" w:rsidP="00184050">
            <w:pPr>
              <w:spacing w:before="0" w:after="0" w:line="240" w:lineRule="auto"/>
              <w:jc w:val="left"/>
              <w:rPr>
                <w:rFonts w:cs="Times New Roman"/>
                <w:sz w:val="24"/>
                <w:szCs w:val="24"/>
              </w:rPr>
            </w:pPr>
          </w:p>
        </w:tc>
      </w:tr>
      <w:tr w:rsidR="00184050" w:rsidRPr="000D1248" w14:paraId="1867CAE7" w14:textId="77777777" w:rsidTr="000D0997">
        <w:trPr>
          <w:trHeight w:val="340"/>
          <w:jc w:val="center"/>
        </w:trPr>
        <w:tc>
          <w:tcPr>
            <w:tcW w:w="221" w:type="pct"/>
            <w:vAlign w:val="center"/>
          </w:tcPr>
          <w:p w14:paraId="6E495D92"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1.3</w:t>
            </w:r>
          </w:p>
        </w:tc>
        <w:tc>
          <w:tcPr>
            <w:tcW w:w="1688" w:type="pct"/>
            <w:vAlign w:val="center"/>
          </w:tcPr>
          <w:p w14:paraId="0F97AA18"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Phòng học từ 50 - 100 chỗ</w:t>
            </w:r>
          </w:p>
        </w:tc>
        <w:tc>
          <w:tcPr>
            <w:tcW w:w="300" w:type="pct"/>
            <w:vAlign w:val="center"/>
          </w:tcPr>
          <w:p w14:paraId="48651E87" w14:textId="77777777" w:rsidR="00184050" w:rsidRPr="000D1248" w:rsidRDefault="00184050" w:rsidP="00184050">
            <w:pPr>
              <w:spacing w:before="0" w:after="0" w:line="240" w:lineRule="auto"/>
              <w:rPr>
                <w:rFonts w:cs="Times New Roman"/>
                <w:sz w:val="24"/>
                <w:szCs w:val="24"/>
              </w:rPr>
            </w:pPr>
          </w:p>
        </w:tc>
        <w:tc>
          <w:tcPr>
            <w:tcW w:w="337" w:type="pct"/>
            <w:vAlign w:val="center"/>
          </w:tcPr>
          <w:p w14:paraId="6A5109A4" w14:textId="77777777" w:rsidR="00184050" w:rsidRPr="000D1248" w:rsidRDefault="00184050" w:rsidP="00184050">
            <w:pPr>
              <w:spacing w:before="0" w:after="0" w:line="240" w:lineRule="auto"/>
              <w:rPr>
                <w:rFonts w:cs="Times New Roman"/>
                <w:sz w:val="24"/>
                <w:szCs w:val="24"/>
              </w:rPr>
            </w:pPr>
          </w:p>
        </w:tc>
        <w:tc>
          <w:tcPr>
            <w:tcW w:w="1501" w:type="pct"/>
            <w:vAlign w:val="center"/>
          </w:tcPr>
          <w:p w14:paraId="41EBC84C" w14:textId="77777777" w:rsidR="00184050" w:rsidRPr="000D1248" w:rsidRDefault="00184050" w:rsidP="00184050">
            <w:pPr>
              <w:spacing w:before="0" w:after="0" w:line="240" w:lineRule="auto"/>
              <w:jc w:val="left"/>
              <w:rPr>
                <w:rFonts w:cs="Times New Roman"/>
                <w:sz w:val="24"/>
                <w:szCs w:val="24"/>
              </w:rPr>
            </w:pPr>
          </w:p>
        </w:tc>
        <w:tc>
          <w:tcPr>
            <w:tcW w:w="592" w:type="pct"/>
            <w:vAlign w:val="center"/>
          </w:tcPr>
          <w:p w14:paraId="0D6FDEC8" w14:textId="77777777" w:rsidR="00184050" w:rsidRPr="000D1248" w:rsidRDefault="00184050" w:rsidP="00184050">
            <w:pPr>
              <w:spacing w:before="0" w:after="0" w:line="240" w:lineRule="auto"/>
              <w:jc w:val="left"/>
              <w:rPr>
                <w:rFonts w:cs="Times New Roman"/>
                <w:sz w:val="24"/>
                <w:szCs w:val="24"/>
              </w:rPr>
            </w:pPr>
          </w:p>
        </w:tc>
        <w:tc>
          <w:tcPr>
            <w:tcW w:w="361" w:type="pct"/>
            <w:vAlign w:val="center"/>
          </w:tcPr>
          <w:p w14:paraId="17C269F6" w14:textId="77777777" w:rsidR="00184050" w:rsidRPr="000D1248" w:rsidRDefault="00184050" w:rsidP="00184050">
            <w:pPr>
              <w:spacing w:before="0" w:after="0" w:line="240" w:lineRule="auto"/>
              <w:jc w:val="left"/>
              <w:rPr>
                <w:rFonts w:cs="Times New Roman"/>
                <w:sz w:val="24"/>
                <w:szCs w:val="24"/>
              </w:rPr>
            </w:pPr>
          </w:p>
        </w:tc>
      </w:tr>
      <w:tr w:rsidR="00184050" w:rsidRPr="000D1248" w14:paraId="5EF62FEB" w14:textId="77777777" w:rsidTr="000D0997">
        <w:trPr>
          <w:trHeight w:val="340"/>
          <w:jc w:val="center"/>
        </w:trPr>
        <w:tc>
          <w:tcPr>
            <w:tcW w:w="221" w:type="pct"/>
            <w:vAlign w:val="center"/>
          </w:tcPr>
          <w:p w14:paraId="60DFACCC"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1.4</w:t>
            </w:r>
          </w:p>
        </w:tc>
        <w:tc>
          <w:tcPr>
            <w:tcW w:w="1688" w:type="pct"/>
            <w:vAlign w:val="center"/>
          </w:tcPr>
          <w:p w14:paraId="7FF506BE"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Số phòng học dưới 50 chỗ</w:t>
            </w:r>
          </w:p>
        </w:tc>
        <w:tc>
          <w:tcPr>
            <w:tcW w:w="300" w:type="pct"/>
            <w:vAlign w:val="center"/>
          </w:tcPr>
          <w:p w14:paraId="761091CB" w14:textId="77777777" w:rsidR="00184050" w:rsidRPr="000D1248" w:rsidRDefault="00184050" w:rsidP="00184050">
            <w:pPr>
              <w:spacing w:before="0" w:after="0" w:line="240" w:lineRule="auto"/>
              <w:rPr>
                <w:rFonts w:cs="Times New Roman"/>
                <w:sz w:val="24"/>
                <w:szCs w:val="24"/>
              </w:rPr>
            </w:pPr>
          </w:p>
        </w:tc>
        <w:tc>
          <w:tcPr>
            <w:tcW w:w="337" w:type="pct"/>
            <w:vAlign w:val="center"/>
          </w:tcPr>
          <w:p w14:paraId="74B612CD" w14:textId="77777777" w:rsidR="00184050" w:rsidRPr="000D1248" w:rsidRDefault="00184050" w:rsidP="00184050">
            <w:pPr>
              <w:spacing w:before="0" w:after="0" w:line="240" w:lineRule="auto"/>
              <w:rPr>
                <w:rFonts w:cs="Times New Roman"/>
                <w:sz w:val="24"/>
                <w:szCs w:val="24"/>
              </w:rPr>
            </w:pPr>
          </w:p>
        </w:tc>
        <w:tc>
          <w:tcPr>
            <w:tcW w:w="1501" w:type="pct"/>
            <w:vAlign w:val="center"/>
          </w:tcPr>
          <w:p w14:paraId="07FC3EA2" w14:textId="77777777" w:rsidR="00184050" w:rsidRPr="000D1248" w:rsidRDefault="00184050" w:rsidP="00184050">
            <w:pPr>
              <w:spacing w:before="0" w:after="0" w:line="240" w:lineRule="auto"/>
              <w:jc w:val="left"/>
              <w:rPr>
                <w:rFonts w:cs="Times New Roman"/>
                <w:sz w:val="24"/>
                <w:szCs w:val="24"/>
              </w:rPr>
            </w:pPr>
          </w:p>
        </w:tc>
        <w:tc>
          <w:tcPr>
            <w:tcW w:w="592" w:type="pct"/>
            <w:vAlign w:val="center"/>
          </w:tcPr>
          <w:p w14:paraId="72FB7F93" w14:textId="77777777" w:rsidR="00184050" w:rsidRPr="000D1248" w:rsidRDefault="00184050" w:rsidP="00184050">
            <w:pPr>
              <w:spacing w:before="0" w:after="0" w:line="240" w:lineRule="auto"/>
              <w:jc w:val="left"/>
              <w:rPr>
                <w:rFonts w:cs="Times New Roman"/>
                <w:sz w:val="24"/>
                <w:szCs w:val="24"/>
              </w:rPr>
            </w:pPr>
          </w:p>
        </w:tc>
        <w:tc>
          <w:tcPr>
            <w:tcW w:w="361" w:type="pct"/>
            <w:vAlign w:val="center"/>
          </w:tcPr>
          <w:p w14:paraId="355A297B" w14:textId="77777777" w:rsidR="00184050" w:rsidRPr="000D1248" w:rsidRDefault="00184050" w:rsidP="00184050">
            <w:pPr>
              <w:spacing w:before="0" w:after="0" w:line="240" w:lineRule="auto"/>
              <w:jc w:val="left"/>
              <w:rPr>
                <w:rFonts w:cs="Times New Roman"/>
                <w:sz w:val="24"/>
                <w:szCs w:val="24"/>
              </w:rPr>
            </w:pPr>
          </w:p>
        </w:tc>
      </w:tr>
      <w:tr w:rsidR="00184050" w:rsidRPr="000D1248" w14:paraId="6AFD5D7A" w14:textId="77777777" w:rsidTr="000D0997">
        <w:trPr>
          <w:trHeight w:val="340"/>
          <w:jc w:val="center"/>
        </w:trPr>
        <w:tc>
          <w:tcPr>
            <w:tcW w:w="221" w:type="pct"/>
            <w:vAlign w:val="center"/>
          </w:tcPr>
          <w:p w14:paraId="25993B37"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1.5</w:t>
            </w:r>
          </w:p>
        </w:tc>
        <w:tc>
          <w:tcPr>
            <w:tcW w:w="1688" w:type="pct"/>
            <w:vAlign w:val="center"/>
          </w:tcPr>
          <w:p w14:paraId="02817597"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Số phòng học đa phương tiện</w:t>
            </w:r>
          </w:p>
        </w:tc>
        <w:tc>
          <w:tcPr>
            <w:tcW w:w="300" w:type="pct"/>
            <w:vAlign w:val="center"/>
          </w:tcPr>
          <w:p w14:paraId="3B88D5B5" w14:textId="77777777" w:rsidR="00184050" w:rsidRPr="000D1248" w:rsidRDefault="00184050" w:rsidP="00184050">
            <w:pPr>
              <w:spacing w:before="0" w:after="0" w:line="240" w:lineRule="auto"/>
              <w:rPr>
                <w:rFonts w:cs="Times New Roman"/>
                <w:sz w:val="24"/>
                <w:szCs w:val="24"/>
              </w:rPr>
            </w:pPr>
          </w:p>
        </w:tc>
        <w:tc>
          <w:tcPr>
            <w:tcW w:w="337" w:type="pct"/>
            <w:vAlign w:val="center"/>
          </w:tcPr>
          <w:p w14:paraId="0B7B4EE9" w14:textId="77777777" w:rsidR="00184050" w:rsidRPr="000D1248" w:rsidRDefault="00184050" w:rsidP="00184050">
            <w:pPr>
              <w:spacing w:before="0" w:after="0" w:line="240" w:lineRule="auto"/>
              <w:rPr>
                <w:rFonts w:cs="Times New Roman"/>
                <w:sz w:val="24"/>
                <w:szCs w:val="24"/>
              </w:rPr>
            </w:pPr>
          </w:p>
        </w:tc>
        <w:tc>
          <w:tcPr>
            <w:tcW w:w="1501" w:type="pct"/>
            <w:vAlign w:val="center"/>
          </w:tcPr>
          <w:p w14:paraId="148EF612" w14:textId="77777777" w:rsidR="00184050" w:rsidRPr="000D1248" w:rsidRDefault="00184050" w:rsidP="00184050">
            <w:pPr>
              <w:spacing w:before="0" w:after="0" w:line="240" w:lineRule="auto"/>
              <w:jc w:val="left"/>
              <w:rPr>
                <w:rFonts w:cs="Times New Roman"/>
                <w:sz w:val="24"/>
                <w:szCs w:val="24"/>
              </w:rPr>
            </w:pPr>
          </w:p>
        </w:tc>
        <w:tc>
          <w:tcPr>
            <w:tcW w:w="592" w:type="pct"/>
            <w:vAlign w:val="center"/>
          </w:tcPr>
          <w:p w14:paraId="4B82D792" w14:textId="77777777" w:rsidR="00184050" w:rsidRPr="000D1248" w:rsidRDefault="00184050" w:rsidP="00184050">
            <w:pPr>
              <w:spacing w:before="0" w:after="0" w:line="240" w:lineRule="auto"/>
              <w:jc w:val="left"/>
              <w:rPr>
                <w:rFonts w:cs="Times New Roman"/>
                <w:sz w:val="24"/>
                <w:szCs w:val="24"/>
              </w:rPr>
            </w:pPr>
          </w:p>
        </w:tc>
        <w:tc>
          <w:tcPr>
            <w:tcW w:w="361" w:type="pct"/>
            <w:vAlign w:val="center"/>
          </w:tcPr>
          <w:p w14:paraId="7594DD5E" w14:textId="77777777" w:rsidR="00184050" w:rsidRPr="000D1248" w:rsidRDefault="00184050" w:rsidP="00184050">
            <w:pPr>
              <w:spacing w:before="0" w:after="0" w:line="240" w:lineRule="auto"/>
              <w:jc w:val="left"/>
              <w:rPr>
                <w:rFonts w:cs="Times New Roman"/>
                <w:sz w:val="24"/>
                <w:szCs w:val="24"/>
              </w:rPr>
            </w:pPr>
          </w:p>
        </w:tc>
      </w:tr>
      <w:tr w:rsidR="00184050" w:rsidRPr="000D1248" w14:paraId="3C435515" w14:textId="77777777" w:rsidTr="000D0997">
        <w:trPr>
          <w:trHeight w:val="340"/>
          <w:jc w:val="center"/>
        </w:trPr>
        <w:tc>
          <w:tcPr>
            <w:tcW w:w="221" w:type="pct"/>
            <w:vAlign w:val="center"/>
          </w:tcPr>
          <w:p w14:paraId="14F7F4C1"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1.6</w:t>
            </w:r>
          </w:p>
        </w:tc>
        <w:tc>
          <w:tcPr>
            <w:tcW w:w="1688" w:type="pct"/>
            <w:vAlign w:val="center"/>
          </w:tcPr>
          <w:p w14:paraId="07754517"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Phòng máy tính</w:t>
            </w:r>
          </w:p>
        </w:tc>
        <w:tc>
          <w:tcPr>
            <w:tcW w:w="300" w:type="pct"/>
            <w:vAlign w:val="center"/>
          </w:tcPr>
          <w:p w14:paraId="38E846F1" w14:textId="77777777" w:rsidR="00184050" w:rsidRPr="000D1248" w:rsidRDefault="00184050" w:rsidP="00184050">
            <w:pPr>
              <w:spacing w:before="0" w:after="0" w:line="240" w:lineRule="auto"/>
              <w:rPr>
                <w:rFonts w:cs="Times New Roman"/>
                <w:sz w:val="24"/>
                <w:szCs w:val="24"/>
              </w:rPr>
            </w:pPr>
          </w:p>
        </w:tc>
        <w:tc>
          <w:tcPr>
            <w:tcW w:w="337" w:type="pct"/>
            <w:vAlign w:val="center"/>
          </w:tcPr>
          <w:p w14:paraId="41F65F3F" w14:textId="77777777" w:rsidR="00184050" w:rsidRPr="000D1248" w:rsidRDefault="00184050" w:rsidP="00184050">
            <w:pPr>
              <w:spacing w:before="0" w:after="0" w:line="240" w:lineRule="auto"/>
              <w:rPr>
                <w:rFonts w:cs="Times New Roman"/>
                <w:sz w:val="24"/>
                <w:szCs w:val="24"/>
              </w:rPr>
            </w:pPr>
          </w:p>
        </w:tc>
        <w:tc>
          <w:tcPr>
            <w:tcW w:w="1501" w:type="pct"/>
            <w:vAlign w:val="center"/>
          </w:tcPr>
          <w:p w14:paraId="23B0C99B" w14:textId="77777777" w:rsidR="00184050" w:rsidRPr="000D1248" w:rsidRDefault="00184050" w:rsidP="00184050">
            <w:pPr>
              <w:spacing w:before="0" w:after="0" w:line="240" w:lineRule="auto"/>
              <w:jc w:val="left"/>
              <w:rPr>
                <w:rFonts w:cs="Times New Roman"/>
                <w:sz w:val="24"/>
                <w:szCs w:val="24"/>
              </w:rPr>
            </w:pPr>
          </w:p>
        </w:tc>
        <w:tc>
          <w:tcPr>
            <w:tcW w:w="592" w:type="pct"/>
            <w:vAlign w:val="center"/>
          </w:tcPr>
          <w:p w14:paraId="5033115B" w14:textId="77777777" w:rsidR="00184050" w:rsidRPr="000D1248" w:rsidRDefault="00184050" w:rsidP="00184050">
            <w:pPr>
              <w:spacing w:before="0" w:after="0" w:line="240" w:lineRule="auto"/>
              <w:jc w:val="left"/>
              <w:rPr>
                <w:rFonts w:cs="Times New Roman"/>
                <w:sz w:val="24"/>
                <w:szCs w:val="24"/>
              </w:rPr>
            </w:pPr>
          </w:p>
        </w:tc>
        <w:tc>
          <w:tcPr>
            <w:tcW w:w="361" w:type="pct"/>
            <w:vAlign w:val="center"/>
          </w:tcPr>
          <w:p w14:paraId="522DA5ED" w14:textId="77777777" w:rsidR="00184050" w:rsidRPr="000D1248" w:rsidRDefault="00184050" w:rsidP="00184050">
            <w:pPr>
              <w:spacing w:before="0" w:after="0" w:line="240" w:lineRule="auto"/>
              <w:jc w:val="left"/>
              <w:rPr>
                <w:rFonts w:cs="Times New Roman"/>
                <w:sz w:val="24"/>
                <w:szCs w:val="24"/>
              </w:rPr>
            </w:pPr>
          </w:p>
        </w:tc>
      </w:tr>
      <w:tr w:rsidR="00184050" w:rsidRPr="000D1248" w14:paraId="3D2A682C" w14:textId="77777777" w:rsidTr="000D0997">
        <w:trPr>
          <w:trHeight w:val="340"/>
          <w:jc w:val="center"/>
        </w:trPr>
        <w:tc>
          <w:tcPr>
            <w:tcW w:w="221" w:type="pct"/>
            <w:vAlign w:val="center"/>
          </w:tcPr>
          <w:p w14:paraId="7E23D440"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2</w:t>
            </w:r>
          </w:p>
        </w:tc>
        <w:tc>
          <w:tcPr>
            <w:tcW w:w="1688" w:type="pct"/>
            <w:vAlign w:val="center"/>
          </w:tcPr>
          <w:p w14:paraId="3F92A259"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Thư viện, trung tâm học liệu</w:t>
            </w:r>
          </w:p>
        </w:tc>
        <w:tc>
          <w:tcPr>
            <w:tcW w:w="300" w:type="pct"/>
            <w:vAlign w:val="center"/>
          </w:tcPr>
          <w:p w14:paraId="776AF6FD" w14:textId="77777777" w:rsidR="00184050" w:rsidRPr="000D1248" w:rsidRDefault="00184050" w:rsidP="00184050">
            <w:pPr>
              <w:spacing w:before="0" w:after="0" w:line="240" w:lineRule="auto"/>
              <w:rPr>
                <w:rFonts w:cs="Times New Roman"/>
                <w:sz w:val="24"/>
                <w:szCs w:val="24"/>
              </w:rPr>
            </w:pPr>
          </w:p>
        </w:tc>
        <w:tc>
          <w:tcPr>
            <w:tcW w:w="337" w:type="pct"/>
            <w:vAlign w:val="center"/>
          </w:tcPr>
          <w:p w14:paraId="5D922CC3" w14:textId="77777777" w:rsidR="00184050" w:rsidRPr="000D1248" w:rsidRDefault="00184050" w:rsidP="00184050">
            <w:pPr>
              <w:spacing w:before="0" w:after="0" w:line="240" w:lineRule="auto"/>
              <w:rPr>
                <w:rFonts w:cs="Times New Roman"/>
                <w:sz w:val="24"/>
                <w:szCs w:val="24"/>
              </w:rPr>
            </w:pPr>
          </w:p>
        </w:tc>
        <w:tc>
          <w:tcPr>
            <w:tcW w:w="1501" w:type="pct"/>
            <w:vAlign w:val="center"/>
          </w:tcPr>
          <w:p w14:paraId="4BCC218F" w14:textId="77777777" w:rsidR="00184050" w:rsidRPr="000D1248" w:rsidRDefault="00184050" w:rsidP="00184050">
            <w:pPr>
              <w:spacing w:before="0" w:after="0" w:line="240" w:lineRule="auto"/>
              <w:jc w:val="left"/>
              <w:rPr>
                <w:rFonts w:cs="Times New Roman"/>
                <w:sz w:val="24"/>
                <w:szCs w:val="24"/>
              </w:rPr>
            </w:pPr>
          </w:p>
        </w:tc>
        <w:tc>
          <w:tcPr>
            <w:tcW w:w="592" w:type="pct"/>
            <w:vAlign w:val="center"/>
          </w:tcPr>
          <w:p w14:paraId="71305A4A" w14:textId="77777777" w:rsidR="00184050" w:rsidRPr="000D1248" w:rsidRDefault="00184050" w:rsidP="00184050">
            <w:pPr>
              <w:spacing w:before="0" w:after="0" w:line="240" w:lineRule="auto"/>
              <w:jc w:val="left"/>
              <w:rPr>
                <w:rFonts w:cs="Times New Roman"/>
                <w:sz w:val="24"/>
                <w:szCs w:val="24"/>
              </w:rPr>
            </w:pPr>
          </w:p>
        </w:tc>
        <w:tc>
          <w:tcPr>
            <w:tcW w:w="361" w:type="pct"/>
            <w:vAlign w:val="center"/>
          </w:tcPr>
          <w:p w14:paraId="6704C5F0" w14:textId="77777777" w:rsidR="00184050" w:rsidRPr="000D1248" w:rsidRDefault="00184050" w:rsidP="00184050">
            <w:pPr>
              <w:spacing w:before="0" w:after="0" w:line="240" w:lineRule="auto"/>
              <w:jc w:val="left"/>
              <w:rPr>
                <w:rFonts w:cs="Times New Roman"/>
                <w:sz w:val="24"/>
                <w:szCs w:val="24"/>
              </w:rPr>
            </w:pPr>
          </w:p>
        </w:tc>
      </w:tr>
      <w:tr w:rsidR="00184050" w:rsidRPr="000D1248" w14:paraId="6398EE40" w14:textId="77777777" w:rsidTr="000D0997">
        <w:trPr>
          <w:trHeight w:val="340"/>
          <w:jc w:val="center"/>
        </w:trPr>
        <w:tc>
          <w:tcPr>
            <w:tcW w:w="221" w:type="pct"/>
            <w:vAlign w:val="center"/>
          </w:tcPr>
          <w:p w14:paraId="1EEB2D9D" w14:textId="77777777" w:rsidR="00184050" w:rsidRPr="000D1248" w:rsidRDefault="00184050" w:rsidP="00184050">
            <w:pPr>
              <w:spacing w:before="0" w:after="0" w:line="240" w:lineRule="auto"/>
              <w:rPr>
                <w:rFonts w:cs="Times New Roman"/>
                <w:sz w:val="24"/>
                <w:szCs w:val="24"/>
              </w:rPr>
            </w:pPr>
            <w:r w:rsidRPr="000D1248">
              <w:rPr>
                <w:rFonts w:cs="Times New Roman"/>
                <w:sz w:val="24"/>
                <w:szCs w:val="24"/>
              </w:rPr>
              <w:t>3</w:t>
            </w:r>
          </w:p>
        </w:tc>
        <w:tc>
          <w:tcPr>
            <w:tcW w:w="1688" w:type="pct"/>
            <w:vAlign w:val="center"/>
          </w:tcPr>
          <w:p w14:paraId="3F419A68"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Trung tâm nghiên cứu, phòng thí nghiệm, thực nghiệm, cơ sở thực hành, thực tập, luyện tập</w:t>
            </w:r>
          </w:p>
        </w:tc>
        <w:tc>
          <w:tcPr>
            <w:tcW w:w="300" w:type="pct"/>
            <w:vAlign w:val="center"/>
          </w:tcPr>
          <w:p w14:paraId="52CD4E5D" w14:textId="77777777" w:rsidR="00184050" w:rsidRPr="000D1248" w:rsidRDefault="00184050" w:rsidP="00184050">
            <w:pPr>
              <w:spacing w:before="0" w:after="0" w:line="240" w:lineRule="auto"/>
              <w:rPr>
                <w:rFonts w:cs="Times New Roman"/>
                <w:sz w:val="24"/>
                <w:szCs w:val="24"/>
              </w:rPr>
            </w:pPr>
          </w:p>
        </w:tc>
        <w:tc>
          <w:tcPr>
            <w:tcW w:w="337" w:type="pct"/>
            <w:vAlign w:val="center"/>
          </w:tcPr>
          <w:p w14:paraId="294423AC" w14:textId="77777777" w:rsidR="00184050" w:rsidRPr="000D1248" w:rsidRDefault="00184050" w:rsidP="00184050">
            <w:pPr>
              <w:spacing w:before="0" w:after="0" w:line="240" w:lineRule="auto"/>
              <w:rPr>
                <w:rFonts w:cs="Times New Roman"/>
                <w:sz w:val="24"/>
                <w:szCs w:val="24"/>
              </w:rPr>
            </w:pPr>
          </w:p>
        </w:tc>
        <w:tc>
          <w:tcPr>
            <w:tcW w:w="1501" w:type="pct"/>
            <w:vAlign w:val="center"/>
          </w:tcPr>
          <w:p w14:paraId="361947D0" w14:textId="77777777" w:rsidR="00184050" w:rsidRPr="000D1248" w:rsidRDefault="00184050" w:rsidP="00184050">
            <w:pPr>
              <w:spacing w:before="0" w:after="0" w:line="240" w:lineRule="auto"/>
              <w:jc w:val="left"/>
              <w:rPr>
                <w:rFonts w:cs="Times New Roman"/>
                <w:sz w:val="24"/>
                <w:szCs w:val="24"/>
              </w:rPr>
            </w:pPr>
          </w:p>
        </w:tc>
        <w:tc>
          <w:tcPr>
            <w:tcW w:w="592" w:type="pct"/>
            <w:vAlign w:val="center"/>
          </w:tcPr>
          <w:p w14:paraId="02E4D799" w14:textId="77777777" w:rsidR="00184050" w:rsidRPr="000D1248" w:rsidRDefault="00184050" w:rsidP="00184050">
            <w:pPr>
              <w:spacing w:before="0" w:after="0" w:line="240" w:lineRule="auto"/>
              <w:jc w:val="left"/>
              <w:rPr>
                <w:rFonts w:cs="Times New Roman"/>
                <w:sz w:val="24"/>
                <w:szCs w:val="24"/>
              </w:rPr>
            </w:pPr>
          </w:p>
        </w:tc>
        <w:tc>
          <w:tcPr>
            <w:tcW w:w="361" w:type="pct"/>
            <w:vAlign w:val="center"/>
          </w:tcPr>
          <w:p w14:paraId="202FC4AD" w14:textId="77777777" w:rsidR="00184050" w:rsidRPr="000D1248" w:rsidRDefault="00184050" w:rsidP="00184050">
            <w:pPr>
              <w:spacing w:before="0" w:after="0" w:line="240" w:lineRule="auto"/>
              <w:jc w:val="left"/>
              <w:rPr>
                <w:rFonts w:cs="Times New Roman"/>
                <w:sz w:val="24"/>
                <w:szCs w:val="24"/>
              </w:rPr>
            </w:pPr>
          </w:p>
        </w:tc>
      </w:tr>
    </w:tbl>
    <w:p w14:paraId="7CF8F014" w14:textId="77777777" w:rsidR="00184050" w:rsidRPr="000D1248" w:rsidRDefault="00184050" w:rsidP="00184050">
      <w:pPr>
        <w:spacing w:before="0" w:after="0" w:line="240" w:lineRule="auto"/>
        <w:jc w:val="left"/>
        <w:rPr>
          <w:rFonts w:cs="Times New Roman"/>
          <w:b/>
          <w:szCs w:val="26"/>
        </w:rPr>
      </w:pPr>
    </w:p>
    <w:tbl>
      <w:tblPr>
        <w:tblStyle w:val="TableGrid8"/>
        <w:tblW w:w="148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827"/>
        <w:gridCol w:w="4949"/>
      </w:tblGrid>
      <w:tr w:rsidR="00184050" w:rsidRPr="000D1248" w14:paraId="5AD7E168" w14:textId="77777777" w:rsidTr="00184050">
        <w:trPr>
          <w:jc w:val="center"/>
        </w:trPr>
        <w:tc>
          <w:tcPr>
            <w:tcW w:w="6096" w:type="dxa"/>
          </w:tcPr>
          <w:p w14:paraId="751F1F81"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TRƯỞNG PHÒNG HÀNH CHÍNH QUẢN TRỊ</w:t>
            </w:r>
          </w:p>
        </w:tc>
        <w:tc>
          <w:tcPr>
            <w:tcW w:w="3827" w:type="dxa"/>
          </w:tcPr>
          <w:p w14:paraId="46089BF6" w14:textId="77777777" w:rsidR="00184050" w:rsidRPr="000D1248" w:rsidRDefault="00184050" w:rsidP="00184050">
            <w:pPr>
              <w:rPr>
                <w:rFonts w:ascii="Times New Roman" w:hAnsi="Times New Roman" w:cs="Times New Roman"/>
                <w:b/>
                <w:sz w:val="26"/>
                <w:szCs w:val="26"/>
              </w:rPr>
            </w:pPr>
          </w:p>
        </w:tc>
        <w:tc>
          <w:tcPr>
            <w:tcW w:w="4949" w:type="dxa"/>
          </w:tcPr>
          <w:p w14:paraId="53540F32"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HIỆU TRƯỞNG</w:t>
            </w:r>
          </w:p>
        </w:tc>
      </w:tr>
      <w:tr w:rsidR="00184050" w:rsidRPr="000D1248" w14:paraId="53A9FCD8" w14:textId="77777777" w:rsidTr="00184050">
        <w:trPr>
          <w:jc w:val="center"/>
        </w:trPr>
        <w:tc>
          <w:tcPr>
            <w:tcW w:w="6096" w:type="dxa"/>
          </w:tcPr>
          <w:p w14:paraId="26EF305E"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xác nhận)</w:t>
            </w:r>
          </w:p>
        </w:tc>
        <w:tc>
          <w:tcPr>
            <w:tcW w:w="3827" w:type="dxa"/>
          </w:tcPr>
          <w:p w14:paraId="411F5AF8" w14:textId="77777777" w:rsidR="00184050" w:rsidRPr="000D1248" w:rsidRDefault="00184050" w:rsidP="00184050">
            <w:pPr>
              <w:rPr>
                <w:rFonts w:ascii="Times New Roman" w:hAnsi="Times New Roman" w:cs="Times New Roman"/>
                <w:i/>
                <w:sz w:val="26"/>
                <w:szCs w:val="26"/>
              </w:rPr>
            </w:pPr>
          </w:p>
        </w:tc>
        <w:tc>
          <w:tcPr>
            <w:tcW w:w="4949" w:type="dxa"/>
          </w:tcPr>
          <w:p w14:paraId="6AF1A73F"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đóng dấu)</w:t>
            </w:r>
          </w:p>
        </w:tc>
      </w:tr>
    </w:tbl>
    <w:p w14:paraId="3B55C61B" w14:textId="77777777" w:rsidR="00184050" w:rsidRPr="000D1248" w:rsidRDefault="00184050" w:rsidP="00184050">
      <w:pPr>
        <w:spacing w:before="120" w:after="120" w:line="360" w:lineRule="exact"/>
        <w:jc w:val="left"/>
        <w:rPr>
          <w:rFonts w:cs="Times New Roman"/>
          <w:b/>
          <w:szCs w:val="26"/>
        </w:rPr>
      </w:pPr>
    </w:p>
    <w:p w14:paraId="649DD944" w14:textId="77777777" w:rsidR="00184050" w:rsidRPr="000D1248" w:rsidRDefault="00184050" w:rsidP="00184050">
      <w:pPr>
        <w:spacing w:before="120" w:after="120" w:line="360" w:lineRule="exact"/>
        <w:jc w:val="left"/>
        <w:rPr>
          <w:rFonts w:cs="Times New Roman"/>
          <w:b/>
          <w:szCs w:val="26"/>
        </w:rPr>
      </w:pPr>
    </w:p>
    <w:p w14:paraId="16A4EF48" w14:textId="77777777" w:rsidR="00184050" w:rsidRPr="000D1248" w:rsidRDefault="00184050" w:rsidP="00184050">
      <w:pPr>
        <w:spacing w:before="120" w:after="120" w:line="360" w:lineRule="exact"/>
        <w:jc w:val="left"/>
        <w:rPr>
          <w:rFonts w:cs="Times New Roman"/>
          <w:b/>
          <w:szCs w:val="26"/>
        </w:rPr>
      </w:pPr>
    </w:p>
    <w:p w14:paraId="4BC98D0D"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lastRenderedPageBreak/>
        <w:t>Mẫu 7:  Thư viện</w:t>
      </w:r>
      <w:r w:rsidRPr="000D1248">
        <w:rPr>
          <w:rFonts w:cs="Times New Roman"/>
          <w:b/>
          <w:szCs w:val="26"/>
          <w:vertAlign w:val="superscript"/>
        </w:rPr>
        <w:footnoteReference w:id="12"/>
      </w:r>
    </w:p>
    <w:tbl>
      <w:tblPr>
        <w:tblpPr w:leftFromText="180" w:rightFromText="180" w:vertAnchor="text" w:tblpXSpec="center" w:tblpY="1"/>
        <w:tblOverlap w:val="never"/>
        <w:tblW w:w="50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9"/>
        <w:gridCol w:w="3283"/>
        <w:gridCol w:w="2601"/>
        <w:gridCol w:w="2291"/>
        <w:gridCol w:w="918"/>
        <w:gridCol w:w="1683"/>
        <w:gridCol w:w="1222"/>
        <w:gridCol w:w="1529"/>
        <w:gridCol w:w="1069"/>
      </w:tblGrid>
      <w:tr w:rsidR="00184050" w:rsidRPr="000D1248" w14:paraId="014A691C" w14:textId="77777777" w:rsidTr="000D0997">
        <w:trPr>
          <w:tblHeader/>
          <w:jc w:val="center"/>
        </w:trPr>
        <w:tc>
          <w:tcPr>
            <w:tcW w:w="247" w:type="pct"/>
            <w:vAlign w:val="center"/>
            <w:hideMark/>
          </w:tcPr>
          <w:p w14:paraId="0E34FBE6" w14:textId="77777777" w:rsidR="00184050" w:rsidRPr="000D1248" w:rsidRDefault="00184050" w:rsidP="00184050">
            <w:pPr>
              <w:spacing w:before="0" w:after="0" w:line="240" w:lineRule="auto"/>
              <w:jc w:val="left"/>
              <w:rPr>
                <w:rFonts w:cs="Times New Roman"/>
                <w:b/>
                <w:bCs/>
                <w:sz w:val="24"/>
                <w:szCs w:val="24"/>
              </w:rPr>
            </w:pPr>
            <w:bookmarkStart w:id="65" w:name="_Hlk124053187"/>
            <w:r w:rsidRPr="000D1248">
              <w:rPr>
                <w:rFonts w:cs="Times New Roman"/>
                <w:b/>
                <w:bCs/>
                <w:sz w:val="24"/>
                <w:szCs w:val="24"/>
              </w:rPr>
              <w:t>STT</w:t>
            </w:r>
          </w:p>
        </w:tc>
        <w:tc>
          <w:tcPr>
            <w:tcW w:w="1069" w:type="pct"/>
            <w:vAlign w:val="center"/>
            <w:hideMark/>
          </w:tcPr>
          <w:p w14:paraId="21B067AB" w14:textId="77777777" w:rsidR="00184050" w:rsidRPr="000D1248" w:rsidRDefault="00184050" w:rsidP="00184050">
            <w:pPr>
              <w:spacing w:before="0" w:after="0" w:line="240" w:lineRule="auto"/>
              <w:rPr>
                <w:rFonts w:cs="Times New Roman"/>
                <w:b/>
                <w:bCs/>
                <w:sz w:val="24"/>
                <w:szCs w:val="24"/>
              </w:rPr>
            </w:pPr>
            <w:r w:rsidRPr="000D1248">
              <w:rPr>
                <w:rFonts w:cs="Times New Roman"/>
                <w:b/>
                <w:bCs/>
                <w:sz w:val="24"/>
                <w:szCs w:val="24"/>
              </w:rPr>
              <w:t>Tên giáo trình/ sách/tạp chí (5 năm trở lại đây)</w:t>
            </w:r>
          </w:p>
        </w:tc>
        <w:tc>
          <w:tcPr>
            <w:tcW w:w="847" w:type="pct"/>
            <w:vAlign w:val="center"/>
            <w:hideMark/>
          </w:tcPr>
          <w:p w14:paraId="0785DF0B" w14:textId="77777777" w:rsidR="00184050" w:rsidRPr="000D1248" w:rsidRDefault="00184050" w:rsidP="00184050">
            <w:pPr>
              <w:spacing w:before="0" w:after="0" w:line="240" w:lineRule="auto"/>
              <w:rPr>
                <w:rFonts w:cs="Times New Roman"/>
                <w:b/>
                <w:bCs/>
                <w:sz w:val="24"/>
                <w:szCs w:val="24"/>
              </w:rPr>
            </w:pPr>
            <w:r w:rsidRPr="000D1248">
              <w:rPr>
                <w:rFonts w:cs="Times New Roman"/>
                <w:b/>
                <w:bCs/>
                <w:sz w:val="24"/>
                <w:szCs w:val="24"/>
              </w:rPr>
              <w:t>Tên tác giả</w:t>
            </w:r>
          </w:p>
        </w:tc>
        <w:tc>
          <w:tcPr>
            <w:tcW w:w="746" w:type="pct"/>
            <w:vAlign w:val="center"/>
            <w:hideMark/>
          </w:tcPr>
          <w:p w14:paraId="35CA6D42" w14:textId="77777777" w:rsidR="00184050" w:rsidRPr="000D1248" w:rsidRDefault="00184050" w:rsidP="00184050">
            <w:pPr>
              <w:spacing w:before="0" w:after="0" w:line="240" w:lineRule="auto"/>
              <w:rPr>
                <w:rFonts w:cs="Times New Roman"/>
                <w:b/>
                <w:bCs/>
                <w:sz w:val="24"/>
                <w:szCs w:val="24"/>
              </w:rPr>
            </w:pPr>
            <w:r w:rsidRPr="000D1248">
              <w:rPr>
                <w:rFonts w:cs="Times New Roman"/>
                <w:b/>
                <w:bCs/>
                <w:sz w:val="24"/>
                <w:szCs w:val="24"/>
              </w:rPr>
              <w:t>Nhà xuất bản, năm xuất bản, nước</w:t>
            </w:r>
          </w:p>
        </w:tc>
        <w:tc>
          <w:tcPr>
            <w:tcW w:w="299" w:type="pct"/>
            <w:vAlign w:val="center"/>
            <w:hideMark/>
          </w:tcPr>
          <w:p w14:paraId="31CE42A9" w14:textId="77777777" w:rsidR="00184050" w:rsidRPr="000D1248" w:rsidRDefault="00184050" w:rsidP="00184050">
            <w:pPr>
              <w:spacing w:before="0" w:after="0" w:line="240" w:lineRule="auto"/>
              <w:rPr>
                <w:rFonts w:cs="Times New Roman"/>
                <w:b/>
                <w:bCs/>
                <w:sz w:val="24"/>
                <w:szCs w:val="24"/>
              </w:rPr>
            </w:pPr>
            <w:r w:rsidRPr="000D1248">
              <w:rPr>
                <w:rFonts w:cs="Times New Roman"/>
                <w:b/>
                <w:bCs/>
                <w:sz w:val="24"/>
                <w:szCs w:val="24"/>
              </w:rPr>
              <w:t>Số lượng bản</w:t>
            </w:r>
          </w:p>
        </w:tc>
        <w:tc>
          <w:tcPr>
            <w:tcW w:w="548" w:type="pct"/>
            <w:vAlign w:val="center"/>
            <w:hideMark/>
          </w:tcPr>
          <w:p w14:paraId="50E02463" w14:textId="77777777" w:rsidR="00184050" w:rsidRPr="000D1248" w:rsidRDefault="00184050" w:rsidP="00184050">
            <w:pPr>
              <w:spacing w:before="0" w:after="0" w:line="240" w:lineRule="auto"/>
              <w:rPr>
                <w:rFonts w:cs="Times New Roman"/>
                <w:b/>
                <w:bCs/>
                <w:sz w:val="24"/>
                <w:szCs w:val="24"/>
              </w:rPr>
            </w:pPr>
            <w:r w:rsidRPr="000D1248">
              <w:rPr>
                <w:rFonts w:cs="Times New Roman"/>
                <w:b/>
                <w:bCs/>
                <w:sz w:val="24"/>
                <w:szCs w:val="24"/>
              </w:rPr>
              <w:t>Tên học phần sử dụng sách, tạp chí</w:t>
            </w:r>
          </w:p>
        </w:tc>
        <w:tc>
          <w:tcPr>
            <w:tcW w:w="398" w:type="pct"/>
            <w:vAlign w:val="center"/>
            <w:hideMark/>
          </w:tcPr>
          <w:p w14:paraId="41E0BF62" w14:textId="77777777" w:rsidR="00184050" w:rsidRPr="000D1248" w:rsidRDefault="00184050" w:rsidP="00184050">
            <w:pPr>
              <w:spacing w:before="0" w:after="0" w:line="240" w:lineRule="auto"/>
              <w:rPr>
                <w:rFonts w:cs="Times New Roman"/>
                <w:b/>
                <w:bCs/>
                <w:sz w:val="24"/>
                <w:szCs w:val="24"/>
              </w:rPr>
            </w:pPr>
            <w:r w:rsidRPr="000D1248">
              <w:rPr>
                <w:rFonts w:cs="Times New Roman"/>
                <w:b/>
                <w:bCs/>
                <w:sz w:val="24"/>
                <w:szCs w:val="24"/>
              </w:rPr>
              <w:t>Mã học phần môn học</w:t>
            </w:r>
          </w:p>
        </w:tc>
        <w:tc>
          <w:tcPr>
            <w:tcW w:w="498" w:type="pct"/>
            <w:vAlign w:val="center"/>
            <w:hideMark/>
          </w:tcPr>
          <w:p w14:paraId="661AEF23" w14:textId="77777777" w:rsidR="00184050" w:rsidRPr="000D1248" w:rsidRDefault="00184050" w:rsidP="00184050">
            <w:pPr>
              <w:spacing w:before="0" w:after="0" w:line="240" w:lineRule="auto"/>
              <w:rPr>
                <w:rFonts w:cs="Times New Roman"/>
                <w:b/>
                <w:bCs/>
                <w:sz w:val="24"/>
                <w:szCs w:val="24"/>
              </w:rPr>
            </w:pPr>
          </w:p>
          <w:p w14:paraId="3254F811" w14:textId="77777777" w:rsidR="00184050" w:rsidRPr="000D1248" w:rsidRDefault="00184050" w:rsidP="00184050">
            <w:pPr>
              <w:spacing w:before="0" w:after="0" w:line="240" w:lineRule="auto"/>
              <w:rPr>
                <w:rFonts w:cs="Times New Roman"/>
                <w:b/>
                <w:bCs/>
                <w:sz w:val="24"/>
                <w:szCs w:val="24"/>
              </w:rPr>
            </w:pPr>
            <w:r w:rsidRPr="000D1248">
              <w:rPr>
                <w:rFonts w:cs="Times New Roman"/>
                <w:b/>
                <w:bCs/>
                <w:sz w:val="24"/>
                <w:szCs w:val="24"/>
              </w:rPr>
              <w:t>Thời gian sử dung (học kỳ, năm học)</w:t>
            </w:r>
          </w:p>
        </w:tc>
        <w:tc>
          <w:tcPr>
            <w:tcW w:w="348" w:type="pct"/>
            <w:vAlign w:val="center"/>
            <w:hideMark/>
          </w:tcPr>
          <w:p w14:paraId="00BD82AA" w14:textId="77777777" w:rsidR="00184050" w:rsidRPr="000D1248" w:rsidRDefault="00184050" w:rsidP="00184050">
            <w:pPr>
              <w:spacing w:before="0" w:after="0" w:line="240" w:lineRule="auto"/>
              <w:rPr>
                <w:rFonts w:cs="Times New Roman"/>
                <w:b/>
                <w:bCs/>
                <w:sz w:val="24"/>
                <w:szCs w:val="24"/>
              </w:rPr>
            </w:pPr>
            <w:r w:rsidRPr="000D1248">
              <w:rPr>
                <w:rFonts w:cs="Times New Roman"/>
                <w:b/>
                <w:bCs/>
                <w:sz w:val="24"/>
                <w:szCs w:val="24"/>
              </w:rPr>
              <w:t>Ghi chú</w:t>
            </w:r>
          </w:p>
        </w:tc>
      </w:tr>
      <w:tr w:rsidR="00184050" w:rsidRPr="000D1248" w14:paraId="62265218" w14:textId="77777777" w:rsidTr="000D0997">
        <w:trPr>
          <w:tblHeader/>
          <w:jc w:val="center"/>
        </w:trPr>
        <w:tc>
          <w:tcPr>
            <w:tcW w:w="247" w:type="pct"/>
            <w:vAlign w:val="center"/>
            <w:hideMark/>
          </w:tcPr>
          <w:p w14:paraId="1EAF173D" w14:textId="77777777" w:rsidR="00184050" w:rsidRPr="000D1248" w:rsidRDefault="00184050" w:rsidP="00184050">
            <w:pPr>
              <w:spacing w:before="0" w:after="0" w:line="240" w:lineRule="auto"/>
              <w:rPr>
                <w:rFonts w:cs="Times New Roman"/>
                <w:i/>
                <w:sz w:val="24"/>
                <w:szCs w:val="24"/>
              </w:rPr>
            </w:pPr>
            <w:r w:rsidRPr="000D1248">
              <w:rPr>
                <w:rFonts w:cs="Times New Roman"/>
                <w:i/>
                <w:sz w:val="24"/>
                <w:szCs w:val="24"/>
              </w:rPr>
              <w:t>(1)</w:t>
            </w:r>
          </w:p>
        </w:tc>
        <w:tc>
          <w:tcPr>
            <w:tcW w:w="1069" w:type="pct"/>
            <w:vAlign w:val="center"/>
            <w:hideMark/>
          </w:tcPr>
          <w:p w14:paraId="3E1B49C0" w14:textId="77777777" w:rsidR="00184050" w:rsidRPr="000D1248" w:rsidRDefault="00184050" w:rsidP="00184050">
            <w:pPr>
              <w:spacing w:before="0" w:after="0" w:line="240" w:lineRule="auto"/>
              <w:rPr>
                <w:rFonts w:cs="Times New Roman"/>
                <w:i/>
                <w:sz w:val="24"/>
                <w:szCs w:val="24"/>
              </w:rPr>
            </w:pPr>
            <w:r w:rsidRPr="000D1248">
              <w:rPr>
                <w:rFonts w:cs="Times New Roman"/>
                <w:i/>
                <w:sz w:val="24"/>
                <w:szCs w:val="24"/>
              </w:rPr>
              <w:t>(2)</w:t>
            </w:r>
          </w:p>
        </w:tc>
        <w:tc>
          <w:tcPr>
            <w:tcW w:w="847" w:type="pct"/>
            <w:vAlign w:val="center"/>
            <w:hideMark/>
          </w:tcPr>
          <w:p w14:paraId="37E919FD" w14:textId="77777777" w:rsidR="00184050" w:rsidRPr="000D1248" w:rsidRDefault="00184050" w:rsidP="00184050">
            <w:pPr>
              <w:spacing w:before="0" w:after="0" w:line="240" w:lineRule="auto"/>
              <w:rPr>
                <w:rFonts w:cs="Times New Roman"/>
                <w:i/>
                <w:sz w:val="24"/>
                <w:szCs w:val="24"/>
              </w:rPr>
            </w:pPr>
            <w:r w:rsidRPr="000D1248">
              <w:rPr>
                <w:rFonts w:cs="Times New Roman"/>
                <w:i/>
                <w:sz w:val="24"/>
                <w:szCs w:val="24"/>
              </w:rPr>
              <w:t>(3)</w:t>
            </w:r>
          </w:p>
        </w:tc>
        <w:tc>
          <w:tcPr>
            <w:tcW w:w="746" w:type="pct"/>
            <w:vAlign w:val="center"/>
            <w:hideMark/>
          </w:tcPr>
          <w:p w14:paraId="0496C8CB" w14:textId="77777777" w:rsidR="00184050" w:rsidRPr="000D1248" w:rsidRDefault="00184050" w:rsidP="00184050">
            <w:pPr>
              <w:spacing w:before="0" w:after="0" w:line="240" w:lineRule="auto"/>
              <w:rPr>
                <w:rFonts w:cs="Times New Roman"/>
                <w:i/>
                <w:sz w:val="24"/>
                <w:szCs w:val="24"/>
              </w:rPr>
            </w:pPr>
            <w:r w:rsidRPr="000D1248">
              <w:rPr>
                <w:rFonts w:cs="Times New Roman"/>
                <w:i/>
                <w:sz w:val="24"/>
                <w:szCs w:val="24"/>
              </w:rPr>
              <w:t>(4)</w:t>
            </w:r>
          </w:p>
        </w:tc>
        <w:tc>
          <w:tcPr>
            <w:tcW w:w="299" w:type="pct"/>
            <w:vAlign w:val="center"/>
            <w:hideMark/>
          </w:tcPr>
          <w:p w14:paraId="27A1CAF8" w14:textId="77777777" w:rsidR="00184050" w:rsidRPr="000D1248" w:rsidRDefault="00184050" w:rsidP="00184050">
            <w:pPr>
              <w:spacing w:before="0" w:after="0" w:line="240" w:lineRule="auto"/>
              <w:rPr>
                <w:rFonts w:cs="Times New Roman"/>
                <w:i/>
                <w:sz w:val="24"/>
                <w:szCs w:val="24"/>
              </w:rPr>
            </w:pPr>
            <w:r w:rsidRPr="000D1248">
              <w:rPr>
                <w:rFonts w:cs="Times New Roman"/>
                <w:i/>
                <w:sz w:val="24"/>
                <w:szCs w:val="24"/>
              </w:rPr>
              <w:t>(5)</w:t>
            </w:r>
          </w:p>
        </w:tc>
        <w:tc>
          <w:tcPr>
            <w:tcW w:w="548" w:type="pct"/>
            <w:vAlign w:val="center"/>
            <w:hideMark/>
          </w:tcPr>
          <w:p w14:paraId="04F460EB" w14:textId="77777777" w:rsidR="00184050" w:rsidRPr="000D1248" w:rsidRDefault="00184050" w:rsidP="00184050">
            <w:pPr>
              <w:spacing w:before="0" w:after="0" w:line="240" w:lineRule="auto"/>
              <w:rPr>
                <w:rFonts w:cs="Times New Roman"/>
                <w:i/>
                <w:sz w:val="24"/>
                <w:szCs w:val="24"/>
              </w:rPr>
            </w:pPr>
            <w:r w:rsidRPr="000D1248">
              <w:rPr>
                <w:rFonts w:cs="Times New Roman"/>
                <w:i/>
                <w:sz w:val="24"/>
                <w:szCs w:val="24"/>
              </w:rPr>
              <w:t>(6)</w:t>
            </w:r>
          </w:p>
        </w:tc>
        <w:tc>
          <w:tcPr>
            <w:tcW w:w="398" w:type="pct"/>
            <w:vAlign w:val="center"/>
            <w:hideMark/>
          </w:tcPr>
          <w:p w14:paraId="2E36BC2A" w14:textId="77777777" w:rsidR="00184050" w:rsidRPr="000D1248" w:rsidRDefault="00184050" w:rsidP="00184050">
            <w:pPr>
              <w:spacing w:before="0" w:after="0" w:line="240" w:lineRule="auto"/>
              <w:rPr>
                <w:rFonts w:cs="Times New Roman"/>
                <w:i/>
                <w:sz w:val="24"/>
                <w:szCs w:val="24"/>
              </w:rPr>
            </w:pPr>
            <w:r w:rsidRPr="000D1248">
              <w:rPr>
                <w:rFonts w:cs="Times New Roman"/>
                <w:i/>
                <w:sz w:val="24"/>
                <w:szCs w:val="24"/>
              </w:rPr>
              <w:t>(7)</w:t>
            </w:r>
          </w:p>
        </w:tc>
        <w:tc>
          <w:tcPr>
            <w:tcW w:w="498" w:type="pct"/>
            <w:vAlign w:val="center"/>
            <w:hideMark/>
          </w:tcPr>
          <w:p w14:paraId="04DD51DB" w14:textId="77777777" w:rsidR="00184050" w:rsidRPr="000D1248" w:rsidRDefault="00184050" w:rsidP="00184050">
            <w:pPr>
              <w:spacing w:before="0" w:after="0" w:line="240" w:lineRule="auto"/>
              <w:rPr>
                <w:rFonts w:cs="Times New Roman"/>
                <w:i/>
                <w:sz w:val="24"/>
                <w:szCs w:val="24"/>
              </w:rPr>
            </w:pPr>
            <w:r w:rsidRPr="000D1248">
              <w:rPr>
                <w:rFonts w:cs="Times New Roman"/>
                <w:i/>
                <w:sz w:val="24"/>
                <w:szCs w:val="24"/>
              </w:rPr>
              <w:t>(8)</w:t>
            </w:r>
          </w:p>
        </w:tc>
        <w:tc>
          <w:tcPr>
            <w:tcW w:w="348" w:type="pct"/>
            <w:vAlign w:val="center"/>
            <w:hideMark/>
          </w:tcPr>
          <w:p w14:paraId="3999F3AF" w14:textId="77777777" w:rsidR="00184050" w:rsidRPr="000D1248" w:rsidRDefault="00184050" w:rsidP="00184050">
            <w:pPr>
              <w:spacing w:before="0" w:after="0" w:line="240" w:lineRule="auto"/>
              <w:rPr>
                <w:rFonts w:cs="Times New Roman"/>
                <w:i/>
                <w:sz w:val="24"/>
                <w:szCs w:val="24"/>
              </w:rPr>
            </w:pPr>
            <w:r w:rsidRPr="000D1248">
              <w:rPr>
                <w:rFonts w:cs="Times New Roman"/>
                <w:i/>
                <w:sz w:val="24"/>
                <w:szCs w:val="24"/>
              </w:rPr>
              <w:t>(9)</w:t>
            </w:r>
          </w:p>
        </w:tc>
      </w:tr>
      <w:tr w:rsidR="00184050" w:rsidRPr="000D1248" w14:paraId="0D146082" w14:textId="77777777" w:rsidTr="000D0997">
        <w:trPr>
          <w:trHeight w:val="439"/>
          <w:jc w:val="center"/>
        </w:trPr>
        <w:tc>
          <w:tcPr>
            <w:tcW w:w="247" w:type="pct"/>
            <w:vAlign w:val="center"/>
          </w:tcPr>
          <w:p w14:paraId="73285488" w14:textId="77777777" w:rsidR="00184050" w:rsidRPr="000D1248" w:rsidRDefault="00184050" w:rsidP="00184050">
            <w:pPr>
              <w:spacing w:before="0" w:after="0" w:line="240" w:lineRule="auto"/>
              <w:rPr>
                <w:rFonts w:cs="Times New Roman"/>
                <w:sz w:val="24"/>
                <w:szCs w:val="24"/>
              </w:rPr>
            </w:pPr>
          </w:p>
        </w:tc>
        <w:tc>
          <w:tcPr>
            <w:tcW w:w="1069" w:type="pct"/>
            <w:vAlign w:val="center"/>
          </w:tcPr>
          <w:p w14:paraId="6D3FE23C" w14:textId="77777777" w:rsidR="00184050" w:rsidRPr="000D1248" w:rsidRDefault="00184050" w:rsidP="00184050">
            <w:pPr>
              <w:spacing w:before="0" w:after="0" w:line="240" w:lineRule="auto"/>
              <w:jc w:val="left"/>
              <w:rPr>
                <w:rFonts w:cs="Times New Roman"/>
                <w:sz w:val="24"/>
                <w:szCs w:val="24"/>
              </w:rPr>
            </w:pPr>
          </w:p>
        </w:tc>
        <w:tc>
          <w:tcPr>
            <w:tcW w:w="847" w:type="pct"/>
            <w:vAlign w:val="center"/>
          </w:tcPr>
          <w:p w14:paraId="46D70950" w14:textId="77777777" w:rsidR="00184050" w:rsidRPr="000D1248" w:rsidRDefault="00184050" w:rsidP="00184050">
            <w:pPr>
              <w:spacing w:before="0" w:after="0" w:line="240" w:lineRule="auto"/>
              <w:jc w:val="left"/>
              <w:rPr>
                <w:rFonts w:cs="Times New Roman"/>
                <w:sz w:val="24"/>
                <w:szCs w:val="24"/>
              </w:rPr>
            </w:pPr>
          </w:p>
        </w:tc>
        <w:tc>
          <w:tcPr>
            <w:tcW w:w="746" w:type="pct"/>
            <w:vAlign w:val="center"/>
          </w:tcPr>
          <w:p w14:paraId="428D2318" w14:textId="77777777" w:rsidR="00184050" w:rsidRPr="000D1248" w:rsidRDefault="00184050" w:rsidP="00184050">
            <w:pPr>
              <w:spacing w:before="0" w:after="0" w:line="240" w:lineRule="auto"/>
              <w:jc w:val="left"/>
              <w:rPr>
                <w:rFonts w:cs="Times New Roman"/>
                <w:sz w:val="24"/>
                <w:szCs w:val="24"/>
              </w:rPr>
            </w:pPr>
          </w:p>
        </w:tc>
        <w:tc>
          <w:tcPr>
            <w:tcW w:w="299" w:type="pct"/>
            <w:vAlign w:val="center"/>
          </w:tcPr>
          <w:p w14:paraId="3B88322D" w14:textId="77777777" w:rsidR="00184050" w:rsidRPr="000D1248" w:rsidRDefault="00184050" w:rsidP="00184050">
            <w:pPr>
              <w:spacing w:before="0" w:after="0" w:line="240" w:lineRule="auto"/>
              <w:rPr>
                <w:rFonts w:cs="Times New Roman"/>
                <w:sz w:val="24"/>
                <w:szCs w:val="24"/>
              </w:rPr>
            </w:pPr>
          </w:p>
        </w:tc>
        <w:tc>
          <w:tcPr>
            <w:tcW w:w="548" w:type="pct"/>
            <w:vAlign w:val="center"/>
          </w:tcPr>
          <w:p w14:paraId="72F9B5BF" w14:textId="77777777" w:rsidR="00184050" w:rsidRPr="000D1248" w:rsidRDefault="00184050" w:rsidP="00184050">
            <w:pPr>
              <w:spacing w:before="0" w:after="0" w:line="240" w:lineRule="auto"/>
              <w:jc w:val="left"/>
              <w:rPr>
                <w:rFonts w:cs="Times New Roman"/>
                <w:sz w:val="24"/>
                <w:szCs w:val="24"/>
              </w:rPr>
            </w:pPr>
          </w:p>
        </w:tc>
        <w:tc>
          <w:tcPr>
            <w:tcW w:w="398" w:type="pct"/>
            <w:vAlign w:val="center"/>
          </w:tcPr>
          <w:p w14:paraId="70BE5293" w14:textId="77777777" w:rsidR="00184050" w:rsidRPr="000D1248" w:rsidRDefault="00184050" w:rsidP="00184050">
            <w:pPr>
              <w:spacing w:before="0" w:after="0" w:line="240" w:lineRule="auto"/>
              <w:jc w:val="left"/>
              <w:rPr>
                <w:rFonts w:cs="Times New Roman"/>
                <w:sz w:val="24"/>
                <w:szCs w:val="24"/>
              </w:rPr>
            </w:pPr>
          </w:p>
        </w:tc>
        <w:tc>
          <w:tcPr>
            <w:tcW w:w="498" w:type="pct"/>
            <w:vAlign w:val="center"/>
          </w:tcPr>
          <w:p w14:paraId="5072CAB6" w14:textId="77777777" w:rsidR="00184050" w:rsidRPr="000D1248" w:rsidRDefault="00184050" w:rsidP="00184050">
            <w:pPr>
              <w:spacing w:before="0" w:after="0" w:line="240" w:lineRule="auto"/>
              <w:jc w:val="left"/>
              <w:rPr>
                <w:rFonts w:cs="Times New Roman"/>
                <w:sz w:val="24"/>
                <w:szCs w:val="24"/>
              </w:rPr>
            </w:pPr>
          </w:p>
        </w:tc>
        <w:tc>
          <w:tcPr>
            <w:tcW w:w="348" w:type="pct"/>
            <w:vAlign w:val="center"/>
          </w:tcPr>
          <w:p w14:paraId="5ED784F4" w14:textId="77777777" w:rsidR="00184050" w:rsidRPr="000D1248" w:rsidRDefault="00184050" w:rsidP="00184050">
            <w:pPr>
              <w:spacing w:before="0" w:after="0" w:line="240" w:lineRule="auto"/>
              <w:rPr>
                <w:rFonts w:cs="Times New Roman"/>
                <w:sz w:val="24"/>
                <w:szCs w:val="24"/>
              </w:rPr>
            </w:pPr>
          </w:p>
        </w:tc>
      </w:tr>
      <w:bookmarkEnd w:id="65"/>
    </w:tbl>
    <w:p w14:paraId="61C702DD" w14:textId="77777777" w:rsidR="00184050" w:rsidRPr="000D1248" w:rsidRDefault="00184050" w:rsidP="00184050">
      <w:pPr>
        <w:spacing w:before="120" w:after="120" w:line="360" w:lineRule="exact"/>
        <w:jc w:val="left"/>
        <w:rPr>
          <w:rFonts w:cs="Times New Roman"/>
          <w:b/>
          <w:szCs w:val="26"/>
        </w:rPr>
      </w:pPr>
    </w:p>
    <w:tbl>
      <w:tblPr>
        <w:tblStyle w:val="TableGrid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8"/>
        <w:gridCol w:w="4948"/>
        <w:gridCol w:w="4949"/>
      </w:tblGrid>
      <w:tr w:rsidR="00184050" w:rsidRPr="000D1248" w14:paraId="03FCCF81" w14:textId="77777777" w:rsidTr="000D0997">
        <w:tc>
          <w:tcPr>
            <w:tcW w:w="4948" w:type="dxa"/>
          </w:tcPr>
          <w:p w14:paraId="2AC5B57F"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GIÁM ĐỐC TRUNG TÂM THƯ VIỆN</w:t>
            </w:r>
          </w:p>
        </w:tc>
        <w:tc>
          <w:tcPr>
            <w:tcW w:w="4948" w:type="dxa"/>
          </w:tcPr>
          <w:p w14:paraId="7DD0A179" w14:textId="77777777" w:rsidR="00184050" w:rsidRPr="000D1248" w:rsidRDefault="00184050" w:rsidP="00184050">
            <w:pPr>
              <w:rPr>
                <w:rFonts w:ascii="Times New Roman" w:hAnsi="Times New Roman" w:cs="Times New Roman"/>
                <w:b/>
                <w:sz w:val="26"/>
                <w:szCs w:val="26"/>
              </w:rPr>
            </w:pPr>
          </w:p>
        </w:tc>
        <w:tc>
          <w:tcPr>
            <w:tcW w:w="4949" w:type="dxa"/>
          </w:tcPr>
          <w:p w14:paraId="47CFA514"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HIỆU TRƯỞNG</w:t>
            </w:r>
          </w:p>
        </w:tc>
      </w:tr>
      <w:tr w:rsidR="00184050" w:rsidRPr="000D1248" w14:paraId="4D22BE4F" w14:textId="77777777" w:rsidTr="000D0997">
        <w:tc>
          <w:tcPr>
            <w:tcW w:w="4948" w:type="dxa"/>
          </w:tcPr>
          <w:p w14:paraId="14B1362C"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xác nhận)</w:t>
            </w:r>
          </w:p>
        </w:tc>
        <w:tc>
          <w:tcPr>
            <w:tcW w:w="4948" w:type="dxa"/>
          </w:tcPr>
          <w:p w14:paraId="6D77F333" w14:textId="77777777" w:rsidR="00184050" w:rsidRPr="000D1248" w:rsidRDefault="00184050" w:rsidP="00184050">
            <w:pPr>
              <w:rPr>
                <w:rFonts w:ascii="Times New Roman" w:hAnsi="Times New Roman" w:cs="Times New Roman"/>
                <w:i/>
                <w:sz w:val="26"/>
                <w:szCs w:val="26"/>
              </w:rPr>
            </w:pPr>
          </w:p>
        </w:tc>
        <w:tc>
          <w:tcPr>
            <w:tcW w:w="4949" w:type="dxa"/>
          </w:tcPr>
          <w:p w14:paraId="2DB9D4BA"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đóng dấu)</w:t>
            </w:r>
          </w:p>
        </w:tc>
      </w:tr>
    </w:tbl>
    <w:p w14:paraId="48EBB544" w14:textId="77777777" w:rsidR="00184050" w:rsidRPr="000D1248" w:rsidRDefault="00184050" w:rsidP="00184050">
      <w:pPr>
        <w:spacing w:before="120" w:after="120" w:line="360" w:lineRule="exact"/>
        <w:jc w:val="left"/>
        <w:rPr>
          <w:rFonts w:cs="Times New Roman"/>
          <w:b/>
          <w:szCs w:val="26"/>
        </w:rPr>
      </w:pPr>
    </w:p>
    <w:p w14:paraId="1595C002" w14:textId="77777777" w:rsidR="00184050" w:rsidRPr="000D1248" w:rsidRDefault="00184050" w:rsidP="00184050">
      <w:pPr>
        <w:spacing w:before="120" w:after="120" w:line="360" w:lineRule="exact"/>
        <w:jc w:val="left"/>
        <w:rPr>
          <w:rFonts w:cs="Times New Roman"/>
          <w:b/>
          <w:szCs w:val="26"/>
        </w:rPr>
      </w:pPr>
      <w:r w:rsidRPr="000D1248">
        <w:rPr>
          <w:rFonts w:cs="Times New Roman"/>
          <w:b/>
          <w:szCs w:val="26"/>
        </w:rPr>
        <w:t xml:space="preserve">Mẫu 8: Trung tâm nghiên cứu, phòng thí nghiệm, thực nghiệm, cơ sở thực hành, thực tập, luyện tập của ngành đào tạo dự kiến mở </w:t>
      </w:r>
      <w:r w:rsidRPr="000D1248">
        <w:rPr>
          <w:rFonts w:cs="Times New Roman"/>
          <w:b/>
          <w:szCs w:val="26"/>
          <w:vertAlign w:val="superscript"/>
        </w:rPr>
        <w:footnoteReference w:id="13"/>
      </w:r>
    </w:p>
    <w:tbl>
      <w:tblPr>
        <w:tblW w:w="15001" w:type="dxa"/>
        <w:jc w:val="center"/>
        <w:tblLook w:val="04A0" w:firstRow="1" w:lastRow="0" w:firstColumn="1" w:lastColumn="0" w:noHBand="0" w:noVBand="1"/>
      </w:tblPr>
      <w:tblGrid>
        <w:gridCol w:w="670"/>
        <w:gridCol w:w="4030"/>
        <w:gridCol w:w="1761"/>
        <w:gridCol w:w="909"/>
        <w:gridCol w:w="860"/>
        <w:gridCol w:w="2822"/>
        <w:gridCol w:w="1418"/>
        <w:gridCol w:w="1262"/>
        <w:gridCol w:w="1269"/>
      </w:tblGrid>
      <w:tr w:rsidR="00184050" w:rsidRPr="000D1248" w14:paraId="74CD9C26" w14:textId="77777777" w:rsidTr="000D0997">
        <w:trPr>
          <w:trHeight w:val="764"/>
          <w:tblHeader/>
          <w:jc w:val="center"/>
        </w:trPr>
        <w:tc>
          <w:tcPr>
            <w:tcW w:w="8230" w:type="dxa"/>
            <w:gridSpan w:val="5"/>
            <w:tcBorders>
              <w:top w:val="single" w:sz="4" w:space="0" w:color="auto"/>
              <w:left w:val="single" w:sz="4" w:space="0" w:color="auto"/>
              <w:bottom w:val="single" w:sz="4" w:space="0" w:color="auto"/>
              <w:right w:val="single" w:sz="4" w:space="0" w:color="auto"/>
            </w:tcBorders>
            <w:vAlign w:val="bottom"/>
            <w:hideMark/>
          </w:tcPr>
          <w:p w14:paraId="2CF3B916"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Danh mục hỗ trợ nghiên cứu, thí nghiệm, thực nghiệm, thực hành,</w:t>
            </w:r>
          </w:p>
          <w:p w14:paraId="1D1048DA"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thực tập, luyện tập</w:t>
            </w:r>
          </w:p>
        </w:tc>
        <w:tc>
          <w:tcPr>
            <w:tcW w:w="2822" w:type="dxa"/>
            <w:vMerge w:val="restart"/>
            <w:tcBorders>
              <w:top w:val="single" w:sz="4" w:space="0" w:color="auto"/>
              <w:left w:val="nil"/>
              <w:right w:val="single" w:sz="4" w:space="0" w:color="auto"/>
            </w:tcBorders>
            <w:vAlign w:val="center"/>
            <w:hideMark/>
          </w:tcPr>
          <w:p w14:paraId="14C78E18"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Tên học phần môn học sử dụng thiết bị</w:t>
            </w:r>
          </w:p>
          <w:p w14:paraId="46A2D95A" w14:textId="77777777" w:rsidR="00184050" w:rsidRPr="000D1248" w:rsidRDefault="00184050" w:rsidP="00184050">
            <w:pPr>
              <w:spacing w:before="0" w:after="0" w:line="240" w:lineRule="auto"/>
              <w:rPr>
                <w:rFonts w:cs="Times New Roman"/>
                <w:b/>
                <w:sz w:val="24"/>
                <w:szCs w:val="24"/>
              </w:rPr>
            </w:pPr>
          </w:p>
        </w:tc>
        <w:tc>
          <w:tcPr>
            <w:tcW w:w="1418" w:type="dxa"/>
            <w:vMerge w:val="restart"/>
            <w:tcBorders>
              <w:top w:val="single" w:sz="4" w:space="0" w:color="auto"/>
              <w:left w:val="nil"/>
              <w:right w:val="single" w:sz="4" w:space="0" w:color="auto"/>
            </w:tcBorders>
            <w:vAlign w:val="center"/>
            <w:hideMark/>
          </w:tcPr>
          <w:p w14:paraId="70793918"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Thời gian dử dụng (học kì, năm học)</w:t>
            </w:r>
          </w:p>
          <w:p w14:paraId="75904108" w14:textId="77777777" w:rsidR="00184050" w:rsidRPr="000D1248" w:rsidRDefault="00184050" w:rsidP="00184050">
            <w:pPr>
              <w:spacing w:before="0" w:after="0" w:line="240" w:lineRule="auto"/>
              <w:rPr>
                <w:rFonts w:cs="Times New Roman"/>
                <w:b/>
                <w:sz w:val="24"/>
                <w:szCs w:val="24"/>
              </w:rPr>
            </w:pPr>
          </w:p>
        </w:tc>
        <w:tc>
          <w:tcPr>
            <w:tcW w:w="1262" w:type="dxa"/>
            <w:vMerge w:val="restart"/>
            <w:tcBorders>
              <w:top w:val="single" w:sz="4" w:space="0" w:color="auto"/>
              <w:left w:val="nil"/>
              <w:right w:val="single" w:sz="4" w:space="0" w:color="auto"/>
            </w:tcBorders>
            <w:vAlign w:val="center"/>
            <w:hideMark/>
          </w:tcPr>
          <w:p w14:paraId="3A1BBEBA"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Số người học /máy, thiết bị</w:t>
            </w:r>
          </w:p>
          <w:p w14:paraId="5570B1EC" w14:textId="77777777" w:rsidR="00184050" w:rsidRPr="000D1248" w:rsidRDefault="00184050" w:rsidP="00184050">
            <w:pPr>
              <w:spacing w:before="0" w:after="0" w:line="240" w:lineRule="auto"/>
              <w:rPr>
                <w:rFonts w:cs="Times New Roman"/>
                <w:b/>
                <w:sz w:val="24"/>
                <w:szCs w:val="24"/>
              </w:rPr>
            </w:pPr>
          </w:p>
        </w:tc>
        <w:tc>
          <w:tcPr>
            <w:tcW w:w="1269" w:type="dxa"/>
            <w:vMerge w:val="restart"/>
            <w:tcBorders>
              <w:top w:val="single" w:sz="4" w:space="0" w:color="auto"/>
              <w:left w:val="nil"/>
              <w:right w:val="single" w:sz="4" w:space="0" w:color="auto"/>
            </w:tcBorders>
            <w:noWrap/>
            <w:vAlign w:val="center"/>
            <w:hideMark/>
          </w:tcPr>
          <w:p w14:paraId="5F668818"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Ghi chú</w:t>
            </w:r>
          </w:p>
          <w:p w14:paraId="7B7FE6FE" w14:textId="77777777" w:rsidR="00184050" w:rsidRPr="000D1248" w:rsidRDefault="00184050" w:rsidP="00184050">
            <w:pPr>
              <w:spacing w:before="0" w:after="0" w:line="240" w:lineRule="auto"/>
              <w:rPr>
                <w:rFonts w:cs="Times New Roman"/>
                <w:b/>
                <w:sz w:val="24"/>
                <w:szCs w:val="24"/>
              </w:rPr>
            </w:pPr>
          </w:p>
        </w:tc>
      </w:tr>
      <w:tr w:rsidR="00184050" w:rsidRPr="000D1248" w14:paraId="1D4887B0" w14:textId="77777777" w:rsidTr="000D0997">
        <w:trPr>
          <w:trHeight w:val="752"/>
          <w:tblHeader/>
          <w:jc w:val="center"/>
        </w:trPr>
        <w:tc>
          <w:tcPr>
            <w:tcW w:w="670" w:type="dxa"/>
            <w:tcBorders>
              <w:top w:val="nil"/>
              <w:left w:val="single" w:sz="4" w:space="0" w:color="auto"/>
              <w:bottom w:val="single" w:sz="4" w:space="0" w:color="auto"/>
              <w:right w:val="single" w:sz="4" w:space="0" w:color="auto"/>
            </w:tcBorders>
            <w:vAlign w:val="center"/>
            <w:hideMark/>
          </w:tcPr>
          <w:p w14:paraId="0EEC6401"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STT</w:t>
            </w:r>
          </w:p>
        </w:tc>
        <w:tc>
          <w:tcPr>
            <w:tcW w:w="4030" w:type="dxa"/>
            <w:tcBorders>
              <w:top w:val="nil"/>
              <w:left w:val="nil"/>
              <w:bottom w:val="single" w:sz="4" w:space="0" w:color="auto"/>
              <w:right w:val="single" w:sz="4" w:space="0" w:color="auto"/>
            </w:tcBorders>
            <w:vAlign w:val="center"/>
            <w:hideMark/>
          </w:tcPr>
          <w:p w14:paraId="1DC53A21"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Tên gọi của máy, thiết bị, kí hiệu, mục đích sử dụng</w:t>
            </w:r>
          </w:p>
        </w:tc>
        <w:tc>
          <w:tcPr>
            <w:tcW w:w="1761" w:type="dxa"/>
            <w:tcBorders>
              <w:top w:val="nil"/>
              <w:left w:val="nil"/>
              <w:bottom w:val="single" w:sz="4" w:space="0" w:color="auto"/>
              <w:right w:val="single" w:sz="4" w:space="0" w:color="auto"/>
            </w:tcBorders>
            <w:vAlign w:val="center"/>
            <w:hideMark/>
          </w:tcPr>
          <w:p w14:paraId="3253CD92"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Nước sản xuất/Năm</w:t>
            </w:r>
          </w:p>
        </w:tc>
        <w:tc>
          <w:tcPr>
            <w:tcW w:w="909" w:type="dxa"/>
            <w:tcBorders>
              <w:top w:val="nil"/>
              <w:left w:val="nil"/>
              <w:bottom w:val="single" w:sz="4" w:space="0" w:color="auto"/>
              <w:right w:val="single" w:sz="4" w:space="0" w:color="auto"/>
            </w:tcBorders>
            <w:vAlign w:val="center"/>
            <w:hideMark/>
          </w:tcPr>
          <w:p w14:paraId="54021BC0"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Số lượng</w:t>
            </w:r>
          </w:p>
        </w:tc>
        <w:tc>
          <w:tcPr>
            <w:tcW w:w="860" w:type="dxa"/>
            <w:tcBorders>
              <w:top w:val="nil"/>
              <w:left w:val="nil"/>
              <w:bottom w:val="single" w:sz="4" w:space="0" w:color="auto"/>
              <w:right w:val="single" w:sz="4" w:space="0" w:color="auto"/>
            </w:tcBorders>
            <w:vAlign w:val="center"/>
            <w:hideMark/>
          </w:tcPr>
          <w:p w14:paraId="6FEF7A0D" w14:textId="77777777" w:rsidR="00184050" w:rsidRPr="000D1248" w:rsidRDefault="00184050" w:rsidP="00184050">
            <w:pPr>
              <w:spacing w:before="0" w:after="0" w:line="240" w:lineRule="auto"/>
              <w:rPr>
                <w:rFonts w:cs="Times New Roman"/>
                <w:b/>
                <w:sz w:val="24"/>
                <w:szCs w:val="24"/>
              </w:rPr>
            </w:pPr>
            <w:r w:rsidRPr="000D1248">
              <w:rPr>
                <w:rFonts w:cs="Times New Roman"/>
                <w:b/>
                <w:sz w:val="24"/>
                <w:szCs w:val="24"/>
              </w:rPr>
              <w:t>Đơn vị</w:t>
            </w:r>
          </w:p>
        </w:tc>
        <w:tc>
          <w:tcPr>
            <w:tcW w:w="2822" w:type="dxa"/>
            <w:vMerge/>
            <w:tcBorders>
              <w:left w:val="nil"/>
              <w:bottom w:val="single" w:sz="4" w:space="0" w:color="auto"/>
              <w:right w:val="single" w:sz="4" w:space="0" w:color="auto"/>
            </w:tcBorders>
            <w:vAlign w:val="center"/>
            <w:hideMark/>
          </w:tcPr>
          <w:p w14:paraId="512A34BD" w14:textId="77777777" w:rsidR="00184050" w:rsidRPr="000D1248" w:rsidRDefault="00184050" w:rsidP="00184050">
            <w:pPr>
              <w:spacing w:before="0" w:after="0" w:line="240" w:lineRule="auto"/>
              <w:jc w:val="left"/>
              <w:rPr>
                <w:rFonts w:cs="Times New Roman"/>
                <w:sz w:val="24"/>
                <w:szCs w:val="24"/>
              </w:rPr>
            </w:pPr>
          </w:p>
        </w:tc>
        <w:tc>
          <w:tcPr>
            <w:tcW w:w="1418" w:type="dxa"/>
            <w:vMerge/>
            <w:tcBorders>
              <w:left w:val="nil"/>
              <w:bottom w:val="single" w:sz="4" w:space="0" w:color="auto"/>
              <w:right w:val="single" w:sz="4" w:space="0" w:color="auto"/>
            </w:tcBorders>
            <w:vAlign w:val="center"/>
            <w:hideMark/>
          </w:tcPr>
          <w:p w14:paraId="5B3625C7" w14:textId="77777777" w:rsidR="00184050" w:rsidRPr="000D1248" w:rsidRDefault="00184050" w:rsidP="00184050">
            <w:pPr>
              <w:spacing w:before="0" w:after="0" w:line="240" w:lineRule="auto"/>
              <w:jc w:val="left"/>
              <w:rPr>
                <w:rFonts w:cs="Times New Roman"/>
                <w:sz w:val="24"/>
                <w:szCs w:val="24"/>
              </w:rPr>
            </w:pPr>
          </w:p>
        </w:tc>
        <w:tc>
          <w:tcPr>
            <w:tcW w:w="1262" w:type="dxa"/>
            <w:vMerge/>
            <w:tcBorders>
              <w:left w:val="nil"/>
              <w:bottom w:val="single" w:sz="4" w:space="0" w:color="auto"/>
              <w:right w:val="single" w:sz="4" w:space="0" w:color="auto"/>
            </w:tcBorders>
            <w:vAlign w:val="center"/>
            <w:hideMark/>
          </w:tcPr>
          <w:p w14:paraId="47542B71" w14:textId="77777777" w:rsidR="00184050" w:rsidRPr="000D1248" w:rsidRDefault="00184050" w:rsidP="00184050">
            <w:pPr>
              <w:spacing w:before="0" w:after="0" w:line="240" w:lineRule="auto"/>
              <w:jc w:val="left"/>
              <w:rPr>
                <w:rFonts w:cs="Times New Roman"/>
                <w:sz w:val="24"/>
                <w:szCs w:val="24"/>
              </w:rPr>
            </w:pPr>
          </w:p>
        </w:tc>
        <w:tc>
          <w:tcPr>
            <w:tcW w:w="1269" w:type="dxa"/>
            <w:vMerge/>
            <w:tcBorders>
              <w:left w:val="nil"/>
              <w:bottom w:val="single" w:sz="4" w:space="0" w:color="auto"/>
              <w:right w:val="single" w:sz="4" w:space="0" w:color="auto"/>
            </w:tcBorders>
            <w:noWrap/>
            <w:vAlign w:val="center"/>
            <w:hideMark/>
          </w:tcPr>
          <w:p w14:paraId="03137A54" w14:textId="77777777" w:rsidR="00184050" w:rsidRPr="000D1248" w:rsidRDefault="00184050" w:rsidP="00184050">
            <w:pPr>
              <w:spacing w:before="0" w:after="0" w:line="240" w:lineRule="auto"/>
              <w:jc w:val="left"/>
              <w:rPr>
                <w:rFonts w:cs="Times New Roman"/>
                <w:sz w:val="24"/>
                <w:szCs w:val="24"/>
              </w:rPr>
            </w:pPr>
          </w:p>
        </w:tc>
      </w:tr>
      <w:tr w:rsidR="00184050" w:rsidRPr="000D1248" w14:paraId="2495EF5D" w14:textId="77777777" w:rsidTr="000D0997">
        <w:trPr>
          <w:trHeight w:val="386"/>
          <w:tblHeader/>
          <w:jc w:val="center"/>
        </w:trPr>
        <w:tc>
          <w:tcPr>
            <w:tcW w:w="670" w:type="dxa"/>
            <w:tcBorders>
              <w:top w:val="nil"/>
              <w:left w:val="single" w:sz="4" w:space="0" w:color="auto"/>
              <w:bottom w:val="single" w:sz="4" w:space="0" w:color="auto"/>
              <w:right w:val="single" w:sz="4" w:space="0" w:color="auto"/>
            </w:tcBorders>
            <w:vAlign w:val="center"/>
            <w:hideMark/>
          </w:tcPr>
          <w:p w14:paraId="028A3400"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(1)</w:t>
            </w:r>
          </w:p>
        </w:tc>
        <w:tc>
          <w:tcPr>
            <w:tcW w:w="4030" w:type="dxa"/>
            <w:tcBorders>
              <w:top w:val="nil"/>
              <w:left w:val="nil"/>
              <w:bottom w:val="single" w:sz="4" w:space="0" w:color="auto"/>
              <w:right w:val="single" w:sz="4" w:space="0" w:color="auto"/>
            </w:tcBorders>
            <w:vAlign w:val="center"/>
            <w:hideMark/>
          </w:tcPr>
          <w:p w14:paraId="0AF98BF1"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(2)</w:t>
            </w:r>
          </w:p>
        </w:tc>
        <w:tc>
          <w:tcPr>
            <w:tcW w:w="1761" w:type="dxa"/>
            <w:tcBorders>
              <w:top w:val="nil"/>
              <w:left w:val="nil"/>
              <w:bottom w:val="single" w:sz="4" w:space="0" w:color="auto"/>
              <w:right w:val="single" w:sz="4" w:space="0" w:color="auto"/>
            </w:tcBorders>
            <w:vAlign w:val="center"/>
            <w:hideMark/>
          </w:tcPr>
          <w:p w14:paraId="227A48EA"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(3)</w:t>
            </w:r>
          </w:p>
        </w:tc>
        <w:tc>
          <w:tcPr>
            <w:tcW w:w="909" w:type="dxa"/>
            <w:tcBorders>
              <w:top w:val="nil"/>
              <w:left w:val="nil"/>
              <w:bottom w:val="single" w:sz="4" w:space="0" w:color="auto"/>
              <w:right w:val="single" w:sz="4" w:space="0" w:color="auto"/>
            </w:tcBorders>
            <w:vAlign w:val="center"/>
            <w:hideMark/>
          </w:tcPr>
          <w:p w14:paraId="484BF17F"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(4)</w:t>
            </w:r>
          </w:p>
        </w:tc>
        <w:tc>
          <w:tcPr>
            <w:tcW w:w="860" w:type="dxa"/>
            <w:tcBorders>
              <w:top w:val="nil"/>
              <w:left w:val="nil"/>
              <w:bottom w:val="single" w:sz="4" w:space="0" w:color="auto"/>
              <w:right w:val="single" w:sz="4" w:space="0" w:color="auto"/>
            </w:tcBorders>
            <w:vAlign w:val="center"/>
            <w:hideMark/>
          </w:tcPr>
          <w:p w14:paraId="247C5E15"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(5)</w:t>
            </w:r>
          </w:p>
        </w:tc>
        <w:tc>
          <w:tcPr>
            <w:tcW w:w="2822" w:type="dxa"/>
            <w:tcBorders>
              <w:top w:val="nil"/>
              <w:left w:val="nil"/>
              <w:bottom w:val="single" w:sz="4" w:space="0" w:color="auto"/>
              <w:right w:val="single" w:sz="4" w:space="0" w:color="auto"/>
            </w:tcBorders>
            <w:vAlign w:val="center"/>
            <w:hideMark/>
          </w:tcPr>
          <w:p w14:paraId="52320B9E"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(6)</w:t>
            </w:r>
          </w:p>
        </w:tc>
        <w:tc>
          <w:tcPr>
            <w:tcW w:w="1418" w:type="dxa"/>
            <w:tcBorders>
              <w:top w:val="nil"/>
              <w:left w:val="nil"/>
              <w:bottom w:val="single" w:sz="4" w:space="0" w:color="auto"/>
              <w:right w:val="single" w:sz="4" w:space="0" w:color="auto"/>
            </w:tcBorders>
            <w:vAlign w:val="center"/>
            <w:hideMark/>
          </w:tcPr>
          <w:p w14:paraId="64F48AE2"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(7)</w:t>
            </w:r>
          </w:p>
        </w:tc>
        <w:tc>
          <w:tcPr>
            <w:tcW w:w="1262" w:type="dxa"/>
            <w:tcBorders>
              <w:top w:val="nil"/>
              <w:left w:val="nil"/>
              <w:bottom w:val="single" w:sz="4" w:space="0" w:color="auto"/>
              <w:right w:val="single" w:sz="4" w:space="0" w:color="auto"/>
            </w:tcBorders>
            <w:vAlign w:val="center"/>
            <w:hideMark/>
          </w:tcPr>
          <w:p w14:paraId="1480DBD1"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(8)</w:t>
            </w:r>
          </w:p>
        </w:tc>
        <w:tc>
          <w:tcPr>
            <w:tcW w:w="1269" w:type="dxa"/>
            <w:tcBorders>
              <w:top w:val="nil"/>
              <w:left w:val="nil"/>
              <w:bottom w:val="single" w:sz="4" w:space="0" w:color="auto"/>
              <w:right w:val="single" w:sz="4" w:space="0" w:color="auto"/>
            </w:tcBorders>
            <w:vAlign w:val="center"/>
            <w:hideMark/>
          </w:tcPr>
          <w:p w14:paraId="2E7DA0FE" w14:textId="77777777" w:rsidR="00184050" w:rsidRPr="000D1248" w:rsidRDefault="00184050" w:rsidP="00184050">
            <w:pPr>
              <w:spacing w:before="0" w:after="0" w:line="240" w:lineRule="auto"/>
              <w:jc w:val="left"/>
              <w:rPr>
                <w:rFonts w:cs="Times New Roman"/>
                <w:sz w:val="24"/>
                <w:szCs w:val="24"/>
              </w:rPr>
            </w:pPr>
            <w:r w:rsidRPr="000D1248">
              <w:rPr>
                <w:rFonts w:cs="Times New Roman"/>
                <w:sz w:val="24"/>
                <w:szCs w:val="24"/>
              </w:rPr>
              <w:t>(9)</w:t>
            </w:r>
          </w:p>
        </w:tc>
      </w:tr>
      <w:tr w:rsidR="00184050" w:rsidRPr="000D1248" w14:paraId="5B63D88A" w14:textId="77777777" w:rsidTr="000D0997">
        <w:trPr>
          <w:trHeight w:val="440"/>
          <w:jc w:val="center"/>
        </w:trPr>
        <w:tc>
          <w:tcPr>
            <w:tcW w:w="670" w:type="dxa"/>
            <w:tcBorders>
              <w:top w:val="nil"/>
              <w:left w:val="single" w:sz="4" w:space="0" w:color="auto"/>
              <w:bottom w:val="single" w:sz="4" w:space="0" w:color="auto"/>
              <w:right w:val="single" w:sz="4" w:space="0" w:color="auto"/>
            </w:tcBorders>
            <w:noWrap/>
            <w:vAlign w:val="center"/>
            <w:hideMark/>
          </w:tcPr>
          <w:p w14:paraId="270C9A61" w14:textId="77777777" w:rsidR="00184050" w:rsidRPr="000D1248" w:rsidRDefault="00184050" w:rsidP="00184050">
            <w:pPr>
              <w:spacing w:before="0" w:after="0" w:line="240" w:lineRule="auto"/>
              <w:jc w:val="left"/>
              <w:rPr>
                <w:rFonts w:cs="Times New Roman"/>
                <w:sz w:val="24"/>
                <w:szCs w:val="24"/>
              </w:rPr>
            </w:pPr>
          </w:p>
        </w:tc>
        <w:tc>
          <w:tcPr>
            <w:tcW w:w="4030" w:type="dxa"/>
            <w:tcBorders>
              <w:top w:val="nil"/>
              <w:left w:val="nil"/>
              <w:bottom w:val="single" w:sz="4" w:space="0" w:color="auto"/>
              <w:right w:val="single" w:sz="4" w:space="0" w:color="auto"/>
            </w:tcBorders>
            <w:vAlign w:val="center"/>
          </w:tcPr>
          <w:p w14:paraId="298B3BAE" w14:textId="77777777" w:rsidR="00184050" w:rsidRPr="000D1248" w:rsidRDefault="00184050" w:rsidP="00184050">
            <w:pPr>
              <w:spacing w:before="0" w:after="0" w:line="240" w:lineRule="auto"/>
              <w:jc w:val="left"/>
              <w:rPr>
                <w:rFonts w:cs="Times New Roman"/>
                <w:sz w:val="24"/>
                <w:szCs w:val="24"/>
              </w:rPr>
            </w:pPr>
          </w:p>
        </w:tc>
        <w:tc>
          <w:tcPr>
            <w:tcW w:w="1761" w:type="dxa"/>
            <w:tcBorders>
              <w:top w:val="nil"/>
              <w:left w:val="nil"/>
              <w:bottom w:val="single" w:sz="4" w:space="0" w:color="auto"/>
              <w:right w:val="single" w:sz="4" w:space="0" w:color="auto"/>
            </w:tcBorders>
            <w:vAlign w:val="center"/>
          </w:tcPr>
          <w:p w14:paraId="5D7D3DC7" w14:textId="77777777" w:rsidR="00184050" w:rsidRPr="000D1248" w:rsidRDefault="00184050" w:rsidP="00184050">
            <w:pPr>
              <w:spacing w:before="0" w:after="0" w:line="240" w:lineRule="auto"/>
              <w:jc w:val="left"/>
              <w:rPr>
                <w:rFonts w:cs="Times New Roman"/>
                <w:sz w:val="24"/>
                <w:szCs w:val="24"/>
              </w:rPr>
            </w:pPr>
          </w:p>
        </w:tc>
        <w:tc>
          <w:tcPr>
            <w:tcW w:w="909" w:type="dxa"/>
            <w:tcBorders>
              <w:top w:val="nil"/>
              <w:left w:val="nil"/>
              <w:bottom w:val="single" w:sz="4" w:space="0" w:color="auto"/>
              <w:right w:val="single" w:sz="4" w:space="0" w:color="auto"/>
            </w:tcBorders>
            <w:noWrap/>
            <w:vAlign w:val="center"/>
          </w:tcPr>
          <w:p w14:paraId="28B7E4A5" w14:textId="77777777" w:rsidR="00184050" w:rsidRPr="000D1248" w:rsidRDefault="00184050" w:rsidP="00184050">
            <w:pPr>
              <w:spacing w:before="0" w:after="0" w:line="240" w:lineRule="auto"/>
              <w:jc w:val="left"/>
              <w:rPr>
                <w:rFonts w:cs="Times New Roman"/>
                <w:sz w:val="24"/>
                <w:szCs w:val="24"/>
              </w:rPr>
            </w:pPr>
          </w:p>
        </w:tc>
        <w:tc>
          <w:tcPr>
            <w:tcW w:w="860" w:type="dxa"/>
            <w:tcBorders>
              <w:top w:val="nil"/>
              <w:left w:val="nil"/>
              <w:bottom w:val="single" w:sz="4" w:space="0" w:color="auto"/>
              <w:right w:val="single" w:sz="4" w:space="0" w:color="auto"/>
            </w:tcBorders>
            <w:noWrap/>
            <w:vAlign w:val="center"/>
          </w:tcPr>
          <w:p w14:paraId="31CB5041" w14:textId="77777777" w:rsidR="00184050" w:rsidRPr="000D1248" w:rsidRDefault="00184050" w:rsidP="00184050">
            <w:pPr>
              <w:spacing w:before="0" w:after="0" w:line="240" w:lineRule="auto"/>
              <w:jc w:val="left"/>
              <w:rPr>
                <w:rFonts w:cs="Times New Roman"/>
                <w:sz w:val="24"/>
                <w:szCs w:val="24"/>
              </w:rPr>
            </w:pPr>
          </w:p>
        </w:tc>
        <w:tc>
          <w:tcPr>
            <w:tcW w:w="2822" w:type="dxa"/>
            <w:tcBorders>
              <w:top w:val="nil"/>
              <w:left w:val="single" w:sz="4" w:space="0" w:color="auto"/>
              <w:bottom w:val="single" w:sz="4" w:space="0" w:color="auto"/>
              <w:right w:val="single" w:sz="4" w:space="0" w:color="auto"/>
            </w:tcBorders>
            <w:vAlign w:val="center"/>
          </w:tcPr>
          <w:p w14:paraId="5FD29DEF" w14:textId="77777777" w:rsidR="00184050" w:rsidRPr="000D1248" w:rsidRDefault="00184050" w:rsidP="00184050">
            <w:pPr>
              <w:spacing w:before="0" w:after="0" w:line="240" w:lineRule="auto"/>
              <w:rPr>
                <w:rFonts w:cs="Times New Roman"/>
                <w:sz w:val="24"/>
                <w:szCs w:val="24"/>
              </w:rPr>
            </w:pPr>
          </w:p>
        </w:tc>
        <w:tc>
          <w:tcPr>
            <w:tcW w:w="1418" w:type="dxa"/>
            <w:tcBorders>
              <w:top w:val="nil"/>
              <w:left w:val="single" w:sz="4" w:space="0" w:color="auto"/>
              <w:bottom w:val="single" w:sz="4" w:space="0" w:color="auto"/>
              <w:right w:val="single" w:sz="4" w:space="0" w:color="auto"/>
            </w:tcBorders>
            <w:vAlign w:val="center"/>
          </w:tcPr>
          <w:p w14:paraId="2E01CF3D" w14:textId="77777777" w:rsidR="00184050" w:rsidRPr="000D1248" w:rsidRDefault="00184050" w:rsidP="00184050">
            <w:pPr>
              <w:spacing w:before="0" w:after="0" w:line="240" w:lineRule="auto"/>
              <w:jc w:val="left"/>
              <w:rPr>
                <w:rFonts w:cs="Times New Roman"/>
                <w:sz w:val="24"/>
                <w:szCs w:val="24"/>
              </w:rPr>
            </w:pPr>
          </w:p>
        </w:tc>
        <w:tc>
          <w:tcPr>
            <w:tcW w:w="1262" w:type="dxa"/>
            <w:tcBorders>
              <w:top w:val="nil"/>
              <w:left w:val="single" w:sz="4" w:space="0" w:color="auto"/>
              <w:bottom w:val="single" w:sz="4" w:space="0" w:color="auto"/>
              <w:right w:val="single" w:sz="4" w:space="0" w:color="auto"/>
            </w:tcBorders>
            <w:noWrap/>
            <w:vAlign w:val="center"/>
          </w:tcPr>
          <w:p w14:paraId="167822D7" w14:textId="77777777" w:rsidR="00184050" w:rsidRPr="000D1248" w:rsidRDefault="00184050" w:rsidP="00184050">
            <w:pPr>
              <w:spacing w:before="0" w:after="0" w:line="240" w:lineRule="auto"/>
              <w:jc w:val="left"/>
              <w:rPr>
                <w:rFonts w:cs="Times New Roman"/>
                <w:sz w:val="24"/>
                <w:szCs w:val="24"/>
              </w:rPr>
            </w:pPr>
          </w:p>
        </w:tc>
        <w:tc>
          <w:tcPr>
            <w:tcW w:w="1269" w:type="dxa"/>
            <w:tcBorders>
              <w:top w:val="nil"/>
              <w:left w:val="nil"/>
              <w:bottom w:val="single" w:sz="4" w:space="0" w:color="auto"/>
              <w:right w:val="single" w:sz="4" w:space="0" w:color="auto"/>
            </w:tcBorders>
            <w:vAlign w:val="center"/>
          </w:tcPr>
          <w:p w14:paraId="19DD571E" w14:textId="77777777" w:rsidR="00184050" w:rsidRPr="000D1248" w:rsidRDefault="00184050" w:rsidP="00184050">
            <w:pPr>
              <w:spacing w:before="0" w:after="0" w:line="240" w:lineRule="auto"/>
              <w:jc w:val="left"/>
              <w:rPr>
                <w:rFonts w:cs="Times New Roman"/>
                <w:sz w:val="24"/>
                <w:szCs w:val="24"/>
              </w:rPr>
            </w:pPr>
          </w:p>
        </w:tc>
      </w:tr>
    </w:tbl>
    <w:p w14:paraId="2076FA48" w14:textId="77777777" w:rsidR="00184050" w:rsidRPr="000D1248" w:rsidRDefault="00184050" w:rsidP="00184050">
      <w:pPr>
        <w:spacing w:before="0" w:after="0" w:line="240" w:lineRule="auto"/>
        <w:jc w:val="left"/>
        <w:rPr>
          <w:rFonts w:cs="Times New Roman"/>
          <w:szCs w:val="26"/>
        </w:rPr>
      </w:pPr>
    </w:p>
    <w:tbl>
      <w:tblPr>
        <w:tblStyle w:val="TableGrid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8"/>
        <w:gridCol w:w="4948"/>
        <w:gridCol w:w="4949"/>
      </w:tblGrid>
      <w:tr w:rsidR="00184050" w:rsidRPr="000D1248" w14:paraId="5E5887F0" w14:textId="77777777" w:rsidTr="000D0997">
        <w:tc>
          <w:tcPr>
            <w:tcW w:w="4948" w:type="dxa"/>
          </w:tcPr>
          <w:p w14:paraId="0F6C4EF6"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TRƯỞNG KHOA</w:t>
            </w:r>
          </w:p>
        </w:tc>
        <w:tc>
          <w:tcPr>
            <w:tcW w:w="4948" w:type="dxa"/>
          </w:tcPr>
          <w:p w14:paraId="491DECB0" w14:textId="77777777" w:rsidR="00184050" w:rsidRPr="000D1248" w:rsidRDefault="00184050" w:rsidP="00184050">
            <w:pPr>
              <w:rPr>
                <w:rFonts w:ascii="Times New Roman" w:hAnsi="Times New Roman" w:cs="Times New Roman"/>
                <w:b/>
                <w:sz w:val="26"/>
                <w:szCs w:val="26"/>
              </w:rPr>
            </w:pPr>
          </w:p>
        </w:tc>
        <w:tc>
          <w:tcPr>
            <w:tcW w:w="4949" w:type="dxa"/>
          </w:tcPr>
          <w:p w14:paraId="1C0DF40E" w14:textId="77777777" w:rsidR="00184050" w:rsidRPr="000D1248" w:rsidRDefault="00184050" w:rsidP="00184050">
            <w:pPr>
              <w:jc w:val="center"/>
              <w:rPr>
                <w:rFonts w:ascii="Times New Roman" w:hAnsi="Times New Roman" w:cs="Times New Roman"/>
                <w:b/>
                <w:sz w:val="26"/>
                <w:szCs w:val="26"/>
              </w:rPr>
            </w:pPr>
            <w:r w:rsidRPr="000D1248">
              <w:rPr>
                <w:rFonts w:ascii="Times New Roman" w:hAnsi="Times New Roman" w:cs="Times New Roman"/>
                <w:b/>
                <w:sz w:val="26"/>
                <w:szCs w:val="26"/>
              </w:rPr>
              <w:t>HIỆU TRƯỞNG</w:t>
            </w:r>
          </w:p>
        </w:tc>
      </w:tr>
      <w:tr w:rsidR="00184050" w:rsidRPr="000D1248" w14:paraId="29D89F63" w14:textId="77777777" w:rsidTr="000D0997">
        <w:tc>
          <w:tcPr>
            <w:tcW w:w="4948" w:type="dxa"/>
          </w:tcPr>
          <w:p w14:paraId="0563EDA3"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xác nhận)</w:t>
            </w:r>
          </w:p>
        </w:tc>
        <w:tc>
          <w:tcPr>
            <w:tcW w:w="4948" w:type="dxa"/>
          </w:tcPr>
          <w:p w14:paraId="65A04BD2" w14:textId="77777777" w:rsidR="00184050" w:rsidRPr="000D1248" w:rsidRDefault="00184050" w:rsidP="00184050">
            <w:pPr>
              <w:rPr>
                <w:rFonts w:ascii="Times New Roman" w:hAnsi="Times New Roman" w:cs="Times New Roman"/>
                <w:i/>
                <w:sz w:val="26"/>
                <w:szCs w:val="26"/>
              </w:rPr>
            </w:pPr>
          </w:p>
        </w:tc>
        <w:tc>
          <w:tcPr>
            <w:tcW w:w="4949" w:type="dxa"/>
          </w:tcPr>
          <w:p w14:paraId="5189ADAD" w14:textId="77777777" w:rsidR="00184050" w:rsidRPr="000D1248" w:rsidRDefault="00184050" w:rsidP="00184050">
            <w:pPr>
              <w:jc w:val="center"/>
              <w:rPr>
                <w:rFonts w:ascii="Times New Roman" w:hAnsi="Times New Roman" w:cs="Times New Roman"/>
                <w:i/>
                <w:sz w:val="26"/>
                <w:szCs w:val="26"/>
              </w:rPr>
            </w:pPr>
            <w:r w:rsidRPr="000D1248">
              <w:rPr>
                <w:rFonts w:ascii="Times New Roman" w:hAnsi="Times New Roman" w:cs="Times New Roman"/>
                <w:i/>
                <w:sz w:val="26"/>
                <w:szCs w:val="26"/>
              </w:rPr>
              <w:t>(Ký tên, đóng dấu)</w:t>
            </w:r>
          </w:p>
        </w:tc>
      </w:tr>
    </w:tbl>
    <w:p w14:paraId="76677520" w14:textId="77777777" w:rsidR="00184050" w:rsidRPr="000D1248" w:rsidRDefault="00184050" w:rsidP="00184050">
      <w:pPr>
        <w:spacing w:before="120" w:after="120" w:line="360" w:lineRule="exact"/>
        <w:jc w:val="left"/>
        <w:rPr>
          <w:rFonts w:cs="Times New Roman"/>
          <w:szCs w:val="26"/>
        </w:rPr>
        <w:sectPr w:rsidR="00184050" w:rsidRPr="000D1248" w:rsidSect="000D0997">
          <w:pgSz w:w="16840" w:h="11907" w:orient="landscape" w:code="9"/>
          <w:pgMar w:top="1134" w:right="851" w:bottom="851" w:left="851" w:header="720" w:footer="720" w:gutter="0"/>
          <w:cols w:space="720"/>
          <w:docGrid w:linePitch="360"/>
        </w:sectPr>
      </w:pPr>
    </w:p>
    <w:p w14:paraId="7672FFDC" w14:textId="77777777" w:rsidR="00555C19" w:rsidRPr="000D1248" w:rsidRDefault="00555C19" w:rsidP="00555C19">
      <w:pPr>
        <w:rPr>
          <w:b/>
        </w:rPr>
      </w:pPr>
      <w:r w:rsidRPr="000D1248">
        <w:rPr>
          <w:b/>
        </w:rPr>
        <w:lastRenderedPageBreak/>
        <w:t>Mẫu 9: Phiếu tự đánh giá hồ sơ đăng ký mở ngành của Khoa đăng ký mở ngành đào tạo</w:t>
      </w:r>
    </w:p>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390"/>
      </w:tblGrid>
      <w:tr w:rsidR="00555C19" w:rsidRPr="000D1248" w14:paraId="1B2CF614" w14:textId="77777777" w:rsidTr="00555C19">
        <w:tc>
          <w:tcPr>
            <w:tcW w:w="4675" w:type="dxa"/>
          </w:tcPr>
          <w:p w14:paraId="34CE8B17" w14:textId="77777777" w:rsidR="00555C19" w:rsidRPr="000D1248" w:rsidRDefault="00555C19" w:rsidP="00555C19">
            <w:pPr>
              <w:widowControl w:val="0"/>
              <w:spacing w:line="320" w:lineRule="exact"/>
              <w:ind w:right="6"/>
              <w:rPr>
                <w:rFonts w:eastAsia="Times New Roman" w:cs="Times New Roman"/>
                <w:sz w:val="24"/>
                <w:szCs w:val="24"/>
              </w:rPr>
            </w:pPr>
            <w:r w:rsidRPr="000D1248">
              <w:rPr>
                <w:rFonts w:eastAsia="Times New Roman" w:cs="Times New Roman"/>
                <w:sz w:val="24"/>
                <w:szCs w:val="24"/>
              </w:rPr>
              <w:t>TRƯỜNG ĐẠI HỌC</w:t>
            </w:r>
          </w:p>
          <w:p w14:paraId="72BAC80B" w14:textId="77777777" w:rsidR="00555C19" w:rsidRPr="000D1248" w:rsidRDefault="00555C19" w:rsidP="00555C19">
            <w:pPr>
              <w:widowControl w:val="0"/>
              <w:spacing w:line="320" w:lineRule="exact"/>
              <w:ind w:right="6"/>
              <w:rPr>
                <w:rFonts w:eastAsia="Times New Roman" w:cs="Times New Roman"/>
                <w:b/>
                <w:sz w:val="24"/>
                <w:szCs w:val="24"/>
              </w:rPr>
            </w:pPr>
            <w:r w:rsidRPr="000D1248">
              <w:rPr>
                <w:rFonts w:eastAsia="Times New Roman"/>
                <w:noProof/>
                <w:sz w:val="30"/>
                <w:szCs w:val="30"/>
              </w:rPr>
              <mc:AlternateContent>
                <mc:Choice Requires="wps">
                  <w:drawing>
                    <wp:anchor distT="0" distB="0" distL="114300" distR="114300" simplePos="0" relativeHeight="251806720" behindDoc="0" locked="0" layoutInCell="1" allowOverlap="1" wp14:anchorId="6B1829C2" wp14:editId="1906EBFE">
                      <wp:simplePos x="0" y="0"/>
                      <wp:positionH relativeFrom="column">
                        <wp:posOffset>767715</wp:posOffset>
                      </wp:positionH>
                      <wp:positionV relativeFrom="paragraph">
                        <wp:posOffset>520065</wp:posOffset>
                      </wp:positionV>
                      <wp:extent cx="1327150" cy="0"/>
                      <wp:effectExtent l="0" t="0" r="25400" b="19050"/>
                      <wp:wrapNone/>
                      <wp:docPr id="48" name="Straight Connector 48"/>
                      <wp:cNvGraphicFramePr/>
                      <a:graphic xmlns:a="http://schemas.openxmlformats.org/drawingml/2006/main">
                        <a:graphicData uri="http://schemas.microsoft.com/office/word/2010/wordprocessingShape">
                          <wps:wsp>
                            <wps:cNvCnPr/>
                            <wps:spPr>
                              <a:xfrm>
                                <a:off x="0" y="0"/>
                                <a:ext cx="1327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4E432EC" id="Straight Connector 48" o:spid="_x0000_s1026" style="position:absolute;z-index:251806720;visibility:visible;mso-wrap-style:square;mso-wrap-distance-left:9pt;mso-wrap-distance-top:0;mso-wrap-distance-right:9pt;mso-wrap-distance-bottom:0;mso-position-horizontal:absolute;mso-position-horizontal-relative:text;mso-position-vertical:absolute;mso-position-vertical-relative:text" from="60.45pt,40.95pt" to="164.9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" strokecolor="black [3200]" strokeweight="1pt">
                      <v:stroke joinstyle="miter"/>
                    </v:line>
                  </w:pict>
                </mc:Fallback>
              </mc:AlternateContent>
            </w:r>
            <w:r w:rsidRPr="000D1248">
              <w:rPr>
                <w:rFonts w:eastAsia="Times New Roman" w:cs="Times New Roman"/>
                <w:sz w:val="24"/>
                <w:szCs w:val="24"/>
              </w:rPr>
              <w:t>KINH TẾ - KỸ THUẬT CÔNG NGHIỆP</w:t>
            </w:r>
            <w:r w:rsidRPr="000D1248">
              <w:rPr>
                <w:rFonts w:eastAsia="Times New Roman" w:cs="Times New Roman"/>
                <w:b/>
                <w:noProof/>
                <w:sz w:val="30"/>
                <w:szCs w:val="30"/>
              </w:rPr>
              <w:t xml:space="preserve"> </w:t>
            </w:r>
            <w:r w:rsidRPr="000D1248">
              <w:rPr>
                <w:rFonts w:eastAsia="Times New Roman" w:cs="Times New Roman"/>
                <w:b/>
                <w:sz w:val="24"/>
                <w:szCs w:val="24"/>
              </w:rPr>
              <w:t>KHOA……………………..</w:t>
            </w:r>
          </w:p>
        </w:tc>
        <w:tc>
          <w:tcPr>
            <w:tcW w:w="5390" w:type="dxa"/>
          </w:tcPr>
          <w:p w14:paraId="02995446" w14:textId="77777777" w:rsidR="00555C19" w:rsidRPr="000D1248" w:rsidRDefault="00555C19" w:rsidP="00555C19">
            <w:pPr>
              <w:widowControl w:val="0"/>
              <w:spacing w:line="320" w:lineRule="exact"/>
              <w:ind w:right="6"/>
              <w:rPr>
                <w:rFonts w:eastAsia="Times New Roman" w:cs="Times New Roman"/>
                <w:b/>
                <w:sz w:val="24"/>
                <w:szCs w:val="24"/>
              </w:rPr>
            </w:pPr>
            <w:r w:rsidRPr="000D1248">
              <w:rPr>
                <w:rFonts w:eastAsia="Times New Roman" w:cs="Times New Roman"/>
                <w:b/>
                <w:sz w:val="24"/>
                <w:szCs w:val="24"/>
              </w:rPr>
              <w:t>CỘNG HÒA XÃ HỘI CHỦ NGHĨA VIỆT NAM</w:t>
            </w:r>
          </w:p>
          <w:p w14:paraId="4F42A1B9" w14:textId="77777777" w:rsidR="00555C19" w:rsidRPr="000D1248" w:rsidRDefault="00555C19" w:rsidP="00555C19">
            <w:pPr>
              <w:widowControl w:val="0"/>
              <w:spacing w:line="320" w:lineRule="exact"/>
              <w:ind w:right="6"/>
              <w:rPr>
                <w:rFonts w:eastAsia="Times New Roman" w:cs="Times New Roman"/>
                <w:b/>
                <w:sz w:val="24"/>
                <w:szCs w:val="24"/>
              </w:rPr>
            </w:pPr>
            <w:r w:rsidRPr="000D1248">
              <w:rPr>
                <w:rFonts w:eastAsia="Times New Roman"/>
                <w:b/>
                <w:noProof/>
                <w:sz w:val="30"/>
                <w:szCs w:val="30"/>
              </w:rPr>
              <mc:AlternateContent>
                <mc:Choice Requires="wps">
                  <w:drawing>
                    <wp:anchor distT="0" distB="0" distL="114300" distR="114300" simplePos="0" relativeHeight="251807744" behindDoc="0" locked="0" layoutInCell="1" allowOverlap="1" wp14:anchorId="39983422" wp14:editId="1F14D36C">
                      <wp:simplePos x="0" y="0"/>
                      <wp:positionH relativeFrom="column">
                        <wp:posOffset>701040</wp:posOffset>
                      </wp:positionH>
                      <wp:positionV relativeFrom="paragraph">
                        <wp:posOffset>310515</wp:posOffset>
                      </wp:positionV>
                      <wp:extent cx="1841500" cy="0"/>
                      <wp:effectExtent l="0" t="0" r="25400" b="19050"/>
                      <wp:wrapNone/>
                      <wp:docPr id="12" name="Straight Connector 12"/>
                      <wp:cNvGraphicFramePr/>
                      <a:graphic xmlns:a="http://schemas.openxmlformats.org/drawingml/2006/main">
                        <a:graphicData uri="http://schemas.microsoft.com/office/word/2010/wordprocessingShape">
                          <wps:wsp>
                            <wps:cNvCnPr/>
                            <wps:spPr>
                              <a:xfrm>
                                <a:off x="0" y="0"/>
                                <a:ext cx="18415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DC41656" id="Straight Connector 12" o:spid="_x0000_s1026" style="position:absolute;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2pt,24.45pt" to="200.2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" strokecolor="black [3200]" strokeweight="1pt">
                      <v:stroke joinstyle="miter"/>
                    </v:line>
                  </w:pict>
                </mc:Fallback>
              </mc:AlternateContent>
            </w:r>
            <w:r w:rsidRPr="000D1248">
              <w:rPr>
                <w:rFonts w:eastAsia="Times New Roman" w:cs="Times New Roman"/>
                <w:b/>
                <w:sz w:val="24"/>
                <w:szCs w:val="24"/>
              </w:rPr>
              <w:t>Độc lập – Tự do – Hạnh phúc</w:t>
            </w:r>
          </w:p>
          <w:p w14:paraId="4A431B10" w14:textId="77777777" w:rsidR="00555C19" w:rsidRPr="000D1248" w:rsidRDefault="00555C19" w:rsidP="00555C19">
            <w:pPr>
              <w:widowControl w:val="0"/>
              <w:spacing w:line="320" w:lineRule="exact"/>
              <w:ind w:right="6"/>
              <w:rPr>
                <w:rFonts w:eastAsia="Times New Roman" w:cs="Times New Roman"/>
                <w:b/>
                <w:sz w:val="24"/>
                <w:szCs w:val="24"/>
              </w:rPr>
            </w:pPr>
          </w:p>
          <w:p w14:paraId="0B721207" w14:textId="77777777" w:rsidR="00555C19" w:rsidRPr="000D1248" w:rsidRDefault="00555C19" w:rsidP="00555C19">
            <w:pPr>
              <w:widowControl w:val="0"/>
              <w:spacing w:line="320" w:lineRule="exact"/>
              <w:ind w:right="6"/>
              <w:rPr>
                <w:rFonts w:eastAsia="Times New Roman" w:cs="Times New Roman"/>
                <w:b/>
                <w:sz w:val="24"/>
                <w:szCs w:val="24"/>
              </w:rPr>
            </w:pPr>
          </w:p>
          <w:p w14:paraId="322A4885" w14:textId="77777777" w:rsidR="00555C19" w:rsidRPr="000D1248" w:rsidRDefault="00555C19" w:rsidP="00555C19">
            <w:pPr>
              <w:widowControl w:val="0"/>
              <w:spacing w:line="320" w:lineRule="exact"/>
              <w:ind w:right="6"/>
              <w:rPr>
                <w:rFonts w:eastAsia="Times New Roman" w:cs="Times New Roman"/>
                <w:i/>
                <w:sz w:val="24"/>
                <w:szCs w:val="24"/>
              </w:rPr>
            </w:pPr>
            <w:r w:rsidRPr="000D1248">
              <w:rPr>
                <w:rFonts w:eastAsia="Times New Roman" w:cs="Times New Roman"/>
                <w:i/>
                <w:sz w:val="24"/>
                <w:szCs w:val="24"/>
              </w:rPr>
              <w:t>Hà Nội, ngày        tháng      năm</w:t>
            </w:r>
          </w:p>
        </w:tc>
      </w:tr>
    </w:tbl>
    <w:p w14:paraId="26E915FD" w14:textId="77777777" w:rsidR="00555C19" w:rsidRPr="000D1248" w:rsidRDefault="00555C19" w:rsidP="00555C19">
      <w:pPr>
        <w:widowControl w:val="0"/>
        <w:pBdr>
          <w:top w:val="nil"/>
          <w:left w:val="nil"/>
          <w:bottom w:val="nil"/>
          <w:right w:val="nil"/>
          <w:between w:val="nil"/>
        </w:pBdr>
        <w:spacing w:before="335" w:line="294" w:lineRule="auto"/>
        <w:ind w:left="814" w:right="698"/>
        <w:rPr>
          <w:rFonts w:eastAsia="Times New Roman"/>
          <w:b/>
          <w:sz w:val="28"/>
          <w:szCs w:val="30"/>
        </w:rPr>
      </w:pPr>
      <w:r w:rsidRPr="000D1248">
        <w:rPr>
          <w:rFonts w:eastAsia="Times New Roman"/>
          <w:b/>
          <w:sz w:val="28"/>
          <w:szCs w:val="30"/>
        </w:rPr>
        <w:t xml:space="preserve">PHIẾU TỰ ĐÁNH GIÁ ĐỀ ÁN MỞ NGÀNH ĐÀO TẠO </w:t>
      </w:r>
    </w:p>
    <w:p w14:paraId="56FD51A4" w14:textId="77777777" w:rsidR="00555C19" w:rsidRPr="000D1248" w:rsidRDefault="00555C19" w:rsidP="00555C19">
      <w:pPr>
        <w:widowControl w:val="0"/>
        <w:pBdr>
          <w:top w:val="nil"/>
          <w:left w:val="nil"/>
          <w:bottom w:val="nil"/>
          <w:right w:val="nil"/>
          <w:between w:val="nil"/>
        </w:pBdr>
        <w:spacing w:line="295" w:lineRule="auto"/>
        <w:ind w:left="816" w:right="697"/>
        <w:rPr>
          <w:rFonts w:eastAsia="Times New Roman"/>
          <w:sz w:val="25"/>
          <w:szCs w:val="25"/>
        </w:rPr>
      </w:pPr>
      <w:r w:rsidRPr="000D1248">
        <w:rPr>
          <w:rFonts w:eastAsia="Times New Roman"/>
          <w:sz w:val="25"/>
          <w:szCs w:val="25"/>
        </w:rPr>
        <w:t xml:space="preserve">Tên ngành: ……………..  </w:t>
      </w:r>
    </w:p>
    <w:p w14:paraId="4F31EC66" w14:textId="77777777" w:rsidR="00555C19" w:rsidRPr="000D1248" w:rsidRDefault="00555C19" w:rsidP="00555C19">
      <w:pPr>
        <w:widowControl w:val="0"/>
        <w:pBdr>
          <w:top w:val="nil"/>
          <w:left w:val="nil"/>
          <w:bottom w:val="nil"/>
          <w:right w:val="nil"/>
          <w:between w:val="nil"/>
        </w:pBdr>
        <w:spacing w:before="21" w:line="240" w:lineRule="auto"/>
        <w:ind w:right="3337"/>
        <w:jc w:val="right"/>
        <w:rPr>
          <w:rFonts w:eastAsia="Times New Roman"/>
          <w:i/>
          <w:sz w:val="25"/>
          <w:szCs w:val="25"/>
        </w:rPr>
      </w:pPr>
      <w:r w:rsidRPr="000D1248">
        <w:rPr>
          <w:rFonts w:eastAsia="Times New Roman"/>
          <w:sz w:val="25"/>
          <w:szCs w:val="25"/>
        </w:rPr>
        <w:t xml:space="preserve">Mã ngành: </w:t>
      </w:r>
      <w:r w:rsidRPr="000D1248">
        <w:rPr>
          <w:rFonts w:eastAsia="Times New Roman"/>
          <w:i/>
          <w:sz w:val="25"/>
          <w:szCs w:val="25"/>
        </w:rPr>
        <w:t xml:space="preserve">(ghi mã ngành cấp IV) </w:t>
      </w:r>
    </w:p>
    <w:p w14:paraId="4946ED81" w14:textId="77777777" w:rsidR="00555C19" w:rsidRPr="000D1248" w:rsidRDefault="00555C19" w:rsidP="00555C19">
      <w:pPr>
        <w:widowControl w:val="0"/>
        <w:pBdr>
          <w:top w:val="nil"/>
          <w:left w:val="nil"/>
          <w:bottom w:val="nil"/>
          <w:right w:val="nil"/>
          <w:between w:val="nil"/>
        </w:pBdr>
        <w:spacing w:before="98" w:line="240" w:lineRule="auto"/>
        <w:ind w:right="2634"/>
        <w:jc w:val="right"/>
        <w:rPr>
          <w:rFonts w:eastAsia="Times New Roman"/>
          <w:i/>
          <w:sz w:val="25"/>
          <w:szCs w:val="25"/>
        </w:rPr>
      </w:pPr>
      <w:r w:rsidRPr="000D1248">
        <w:rPr>
          <w:rFonts w:eastAsia="Times New Roman"/>
          <w:sz w:val="25"/>
          <w:szCs w:val="25"/>
        </w:rPr>
        <w:t xml:space="preserve">Chuyên ngành: </w:t>
      </w:r>
      <w:r w:rsidRPr="000D1248">
        <w:rPr>
          <w:rFonts w:eastAsia="Times New Roman"/>
          <w:i/>
          <w:sz w:val="25"/>
          <w:szCs w:val="25"/>
        </w:rPr>
        <w:t xml:space="preserve">(Nếu không có thì bỏ dòng này) </w:t>
      </w:r>
    </w:p>
    <w:p w14:paraId="41124FA5" w14:textId="77777777" w:rsidR="00555C19" w:rsidRPr="000D1248" w:rsidRDefault="00555C19" w:rsidP="00555C19">
      <w:pPr>
        <w:widowControl w:val="0"/>
        <w:pBdr>
          <w:top w:val="nil"/>
          <w:left w:val="nil"/>
          <w:bottom w:val="nil"/>
          <w:right w:val="nil"/>
          <w:between w:val="nil"/>
        </w:pBdr>
        <w:spacing w:before="98" w:line="240" w:lineRule="auto"/>
        <w:ind w:right="3368"/>
        <w:jc w:val="right"/>
        <w:rPr>
          <w:rFonts w:eastAsia="Times New Roman"/>
          <w:i/>
          <w:sz w:val="25"/>
          <w:szCs w:val="25"/>
        </w:rPr>
      </w:pPr>
      <w:r w:rsidRPr="000D1248">
        <w:rPr>
          <w:rFonts w:eastAsia="Times New Roman"/>
          <w:sz w:val="25"/>
          <w:szCs w:val="25"/>
        </w:rPr>
        <w:t xml:space="preserve">Trình độ: </w:t>
      </w:r>
      <w:r w:rsidRPr="000D1248">
        <w:rPr>
          <w:rFonts w:eastAsia="Times New Roman"/>
          <w:i/>
          <w:sz w:val="25"/>
          <w:szCs w:val="25"/>
        </w:rPr>
        <w:t xml:space="preserve">Thạc sĩ/Đại học </w:t>
      </w:r>
    </w:p>
    <w:p w14:paraId="7686485A" w14:textId="77777777" w:rsidR="00555C19" w:rsidRPr="000D1248" w:rsidRDefault="00555C19" w:rsidP="00555C19">
      <w:pPr>
        <w:widowControl w:val="0"/>
        <w:pBdr>
          <w:top w:val="nil"/>
          <w:left w:val="nil"/>
          <w:bottom w:val="nil"/>
          <w:right w:val="nil"/>
          <w:between w:val="nil"/>
        </w:pBdr>
        <w:spacing w:before="98" w:line="240" w:lineRule="auto"/>
        <w:ind w:right="3368"/>
        <w:jc w:val="right"/>
        <w:rPr>
          <w:rFonts w:eastAsia="Times New Roman"/>
          <w:i/>
          <w:sz w:val="25"/>
          <w:szCs w:val="25"/>
        </w:rPr>
      </w:pPr>
    </w:p>
    <w:tbl>
      <w:tblPr>
        <w:tblW w:w="9993"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3597"/>
        <w:gridCol w:w="3971"/>
        <w:gridCol w:w="1618"/>
        <w:gridCol w:w="12"/>
      </w:tblGrid>
      <w:tr w:rsidR="00555C19" w:rsidRPr="000D1248" w14:paraId="5F7B261A" w14:textId="77777777" w:rsidTr="00555C19">
        <w:trPr>
          <w:gridAfter w:val="1"/>
          <w:wAfter w:w="12" w:type="dxa"/>
          <w:trHeight w:val="662"/>
          <w:tblHeader/>
        </w:trPr>
        <w:tc>
          <w:tcPr>
            <w:tcW w:w="795" w:type="dxa"/>
            <w:tcMar>
              <w:top w:w="100" w:type="dxa"/>
              <w:left w:w="100" w:type="dxa"/>
              <w:bottom w:w="100" w:type="dxa"/>
              <w:right w:w="100" w:type="dxa"/>
            </w:tcMar>
          </w:tcPr>
          <w:p w14:paraId="1892959D"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r w:rsidRPr="000D1248">
              <w:rPr>
                <w:rFonts w:eastAsia="Times New Roman"/>
                <w:b/>
                <w:sz w:val="24"/>
                <w:szCs w:val="24"/>
              </w:rPr>
              <w:t xml:space="preserve">TT </w:t>
            </w:r>
          </w:p>
        </w:tc>
        <w:tc>
          <w:tcPr>
            <w:tcW w:w="3597" w:type="dxa"/>
            <w:tcMar>
              <w:top w:w="100" w:type="dxa"/>
              <w:left w:w="100" w:type="dxa"/>
              <w:bottom w:w="100" w:type="dxa"/>
              <w:right w:w="100" w:type="dxa"/>
            </w:tcMar>
          </w:tcPr>
          <w:p w14:paraId="4A8277AF"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r w:rsidRPr="000D1248">
              <w:rPr>
                <w:rFonts w:eastAsia="Times New Roman"/>
                <w:b/>
                <w:sz w:val="24"/>
                <w:szCs w:val="24"/>
              </w:rPr>
              <w:t xml:space="preserve">Điều kiện mở ngành  </w:t>
            </w:r>
          </w:p>
          <w:p w14:paraId="0A3651A4"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r w:rsidRPr="000D1248">
              <w:rPr>
                <w:rFonts w:eastAsia="Times New Roman"/>
                <w:b/>
                <w:sz w:val="24"/>
                <w:szCs w:val="24"/>
              </w:rPr>
              <w:t>theo quy định</w:t>
            </w:r>
          </w:p>
        </w:tc>
        <w:tc>
          <w:tcPr>
            <w:tcW w:w="3971" w:type="dxa"/>
            <w:tcMar>
              <w:top w:w="100" w:type="dxa"/>
              <w:left w:w="100" w:type="dxa"/>
              <w:bottom w:w="100" w:type="dxa"/>
              <w:right w:w="100" w:type="dxa"/>
            </w:tcMar>
          </w:tcPr>
          <w:p w14:paraId="60E6A49E"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r w:rsidRPr="000D1248">
              <w:rPr>
                <w:rFonts w:eastAsia="Times New Roman"/>
                <w:b/>
                <w:sz w:val="24"/>
                <w:szCs w:val="24"/>
              </w:rPr>
              <w:t>Điều kiện thực tế, minh chứng  thể hiện trong hồ sơ</w:t>
            </w:r>
          </w:p>
        </w:tc>
        <w:tc>
          <w:tcPr>
            <w:tcW w:w="1618" w:type="dxa"/>
            <w:tcMar>
              <w:top w:w="100" w:type="dxa"/>
              <w:left w:w="100" w:type="dxa"/>
              <w:bottom w:w="100" w:type="dxa"/>
              <w:right w:w="100" w:type="dxa"/>
            </w:tcMar>
          </w:tcPr>
          <w:p w14:paraId="0B462967"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r w:rsidRPr="000D1248">
              <w:rPr>
                <w:rFonts w:eastAsia="Times New Roman"/>
                <w:b/>
                <w:sz w:val="24"/>
                <w:szCs w:val="24"/>
              </w:rPr>
              <w:t xml:space="preserve">Đáp  </w:t>
            </w:r>
          </w:p>
          <w:p w14:paraId="1DAF0C64"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r w:rsidRPr="000D1248">
              <w:rPr>
                <w:rFonts w:eastAsia="Times New Roman"/>
                <w:b/>
                <w:sz w:val="24"/>
                <w:szCs w:val="24"/>
              </w:rPr>
              <w:t>ứng/không  đáp ứng</w:t>
            </w:r>
          </w:p>
        </w:tc>
      </w:tr>
      <w:tr w:rsidR="00555C19" w:rsidRPr="000D1248" w14:paraId="5CD01E65" w14:textId="77777777" w:rsidTr="00555C19">
        <w:trPr>
          <w:gridAfter w:val="1"/>
          <w:wAfter w:w="12" w:type="dxa"/>
          <w:trHeight w:val="181"/>
        </w:trPr>
        <w:tc>
          <w:tcPr>
            <w:tcW w:w="795" w:type="dxa"/>
            <w:tcMar>
              <w:top w:w="100" w:type="dxa"/>
              <w:left w:w="100" w:type="dxa"/>
              <w:bottom w:w="100" w:type="dxa"/>
              <w:right w:w="100" w:type="dxa"/>
            </w:tcMar>
          </w:tcPr>
          <w:p w14:paraId="1271A21E"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A </w:t>
            </w:r>
          </w:p>
        </w:tc>
        <w:tc>
          <w:tcPr>
            <w:tcW w:w="7568" w:type="dxa"/>
            <w:gridSpan w:val="2"/>
            <w:tcMar>
              <w:top w:w="100" w:type="dxa"/>
              <w:left w:w="100" w:type="dxa"/>
              <w:bottom w:w="100" w:type="dxa"/>
              <w:right w:w="100" w:type="dxa"/>
            </w:tcMar>
          </w:tcPr>
          <w:p w14:paraId="2C65173E"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highlight w:val="white"/>
              </w:rPr>
            </w:pPr>
            <w:r w:rsidRPr="000D1248">
              <w:rPr>
                <w:rFonts w:eastAsia="Times New Roman"/>
                <w:b/>
                <w:sz w:val="24"/>
                <w:szCs w:val="24"/>
                <w:highlight w:val="white"/>
              </w:rPr>
              <w:t>ĐIỀU KIỆN MỞ NGÀNH TRÌNH ĐỘ …..</w:t>
            </w:r>
          </w:p>
        </w:tc>
        <w:tc>
          <w:tcPr>
            <w:tcW w:w="1618" w:type="dxa"/>
            <w:tcMar>
              <w:top w:w="100" w:type="dxa"/>
              <w:left w:w="100" w:type="dxa"/>
              <w:bottom w:w="100" w:type="dxa"/>
              <w:right w:w="100" w:type="dxa"/>
            </w:tcMar>
          </w:tcPr>
          <w:p w14:paraId="3D395DCC"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highlight w:val="white"/>
              </w:rPr>
            </w:pPr>
          </w:p>
        </w:tc>
      </w:tr>
      <w:tr w:rsidR="00555C19" w:rsidRPr="000D1248" w14:paraId="40ECC348" w14:textId="77777777" w:rsidTr="00555C19">
        <w:trPr>
          <w:gridAfter w:val="1"/>
          <w:wAfter w:w="12" w:type="dxa"/>
          <w:trHeight w:val="20"/>
        </w:trPr>
        <w:tc>
          <w:tcPr>
            <w:tcW w:w="795" w:type="dxa"/>
            <w:tcMar>
              <w:top w:w="100" w:type="dxa"/>
              <w:left w:w="100" w:type="dxa"/>
              <w:bottom w:w="100" w:type="dxa"/>
              <w:right w:w="100" w:type="dxa"/>
            </w:tcMar>
          </w:tcPr>
          <w:p w14:paraId="372AE6E1"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1 </w:t>
            </w:r>
          </w:p>
        </w:tc>
        <w:tc>
          <w:tcPr>
            <w:tcW w:w="3597" w:type="dxa"/>
            <w:tcMar>
              <w:top w:w="100" w:type="dxa"/>
              <w:left w:w="100" w:type="dxa"/>
              <w:bottom w:w="100" w:type="dxa"/>
              <w:right w:w="100" w:type="dxa"/>
            </w:tcMar>
          </w:tcPr>
          <w:p w14:paraId="03E80595"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highlight w:val="white"/>
              </w:rPr>
            </w:pPr>
            <w:r w:rsidRPr="000D1248">
              <w:rPr>
                <w:rFonts w:eastAsia="Times New Roman"/>
                <w:b/>
                <w:sz w:val="24"/>
                <w:szCs w:val="24"/>
                <w:highlight w:val="white"/>
              </w:rPr>
              <w:t>Về ngành đào tạo</w:t>
            </w:r>
          </w:p>
        </w:tc>
        <w:tc>
          <w:tcPr>
            <w:tcW w:w="3971" w:type="dxa"/>
            <w:tcMar>
              <w:top w:w="100" w:type="dxa"/>
              <w:left w:w="100" w:type="dxa"/>
              <w:bottom w:w="100" w:type="dxa"/>
              <w:right w:w="100" w:type="dxa"/>
            </w:tcMar>
          </w:tcPr>
          <w:p w14:paraId="772ACF4F"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highlight w:val="white"/>
              </w:rPr>
            </w:pPr>
          </w:p>
        </w:tc>
        <w:tc>
          <w:tcPr>
            <w:tcW w:w="1618" w:type="dxa"/>
            <w:tcMar>
              <w:top w:w="100" w:type="dxa"/>
              <w:left w:w="100" w:type="dxa"/>
              <w:bottom w:w="100" w:type="dxa"/>
              <w:right w:w="100" w:type="dxa"/>
            </w:tcMar>
          </w:tcPr>
          <w:p w14:paraId="40601404"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highlight w:val="white"/>
              </w:rPr>
            </w:pPr>
          </w:p>
        </w:tc>
      </w:tr>
      <w:tr w:rsidR="00555C19" w:rsidRPr="000D1248" w14:paraId="05B3F240" w14:textId="77777777" w:rsidTr="00555C19">
        <w:trPr>
          <w:gridAfter w:val="1"/>
          <w:wAfter w:w="12" w:type="dxa"/>
          <w:trHeight w:val="4264"/>
        </w:trPr>
        <w:tc>
          <w:tcPr>
            <w:tcW w:w="795" w:type="dxa"/>
            <w:tcMar>
              <w:top w:w="100" w:type="dxa"/>
              <w:left w:w="100" w:type="dxa"/>
              <w:bottom w:w="100" w:type="dxa"/>
              <w:right w:w="100" w:type="dxa"/>
            </w:tcMar>
          </w:tcPr>
          <w:p w14:paraId="560C753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1.1 </w:t>
            </w:r>
          </w:p>
        </w:tc>
        <w:tc>
          <w:tcPr>
            <w:tcW w:w="3597" w:type="dxa"/>
            <w:tcMar>
              <w:top w:w="100" w:type="dxa"/>
              <w:left w:w="100" w:type="dxa"/>
              <w:bottom w:w="100" w:type="dxa"/>
              <w:right w:w="100" w:type="dxa"/>
            </w:tcMar>
          </w:tcPr>
          <w:p w14:paraId="36FA0444"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highlight w:val="white"/>
              </w:rPr>
            </w:pPr>
            <w:r w:rsidRPr="000D1248">
              <w:rPr>
                <w:rFonts w:eastAsia="Times New Roman"/>
                <w:sz w:val="24"/>
                <w:szCs w:val="24"/>
              </w:rPr>
              <w:t>N</w:t>
            </w:r>
            <w:r w:rsidRPr="000D1248">
              <w:rPr>
                <w:rFonts w:eastAsia="Times New Roman"/>
                <w:sz w:val="24"/>
                <w:szCs w:val="24"/>
                <w:highlight w:val="white"/>
              </w:rPr>
              <w:t xml:space="preserve">gành đề nghị cho phép đào tạo </w:t>
            </w:r>
            <w:r w:rsidRPr="000D1248">
              <w:rPr>
                <w:rFonts w:eastAsia="Times New Roman"/>
                <w:sz w:val="24"/>
                <w:szCs w:val="24"/>
              </w:rPr>
              <w:t xml:space="preserve"> </w:t>
            </w:r>
            <w:r w:rsidRPr="000D1248">
              <w:rPr>
                <w:rFonts w:eastAsia="Times New Roman"/>
                <w:sz w:val="24"/>
                <w:szCs w:val="24"/>
                <w:highlight w:val="white"/>
              </w:rPr>
              <w:t xml:space="preserve">phù hợp với nhu cầu nguồn nhân </w:t>
            </w:r>
            <w:r w:rsidRPr="000D1248">
              <w:rPr>
                <w:rFonts w:eastAsia="Times New Roman"/>
                <w:sz w:val="24"/>
                <w:szCs w:val="24"/>
              </w:rPr>
              <w:t xml:space="preserve"> </w:t>
            </w:r>
            <w:r w:rsidRPr="000D1248">
              <w:rPr>
                <w:rFonts w:eastAsia="Times New Roman"/>
                <w:sz w:val="24"/>
                <w:szCs w:val="24"/>
                <w:highlight w:val="white"/>
              </w:rPr>
              <w:t>lực (trên cơ sở kết quả khảo sát);</w:t>
            </w:r>
          </w:p>
        </w:tc>
        <w:tc>
          <w:tcPr>
            <w:tcW w:w="3971" w:type="dxa"/>
            <w:tcMar>
              <w:top w:w="100" w:type="dxa"/>
              <w:left w:w="100" w:type="dxa"/>
              <w:bottom w:w="100" w:type="dxa"/>
              <w:right w:w="100" w:type="dxa"/>
            </w:tcMar>
          </w:tcPr>
          <w:p w14:paraId="3082888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Nêu thực tế số cơ sở đào tạo trong khu vực/cả nước có đào tạo ngành dự kiến mở. </w:t>
            </w:r>
          </w:p>
          <w:p w14:paraId="1ABBBAF8" w14:textId="7AAAFF21"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Nhu cầu mở ngành trình độ </w:t>
            </w:r>
            <w:r w:rsidRPr="000D1248">
              <w:rPr>
                <w:rFonts w:eastAsia="Times New Roman"/>
                <w:i/>
                <w:sz w:val="24"/>
                <w:szCs w:val="24"/>
              </w:rPr>
              <w:t xml:space="preserve">thạc sĩ/đại học </w:t>
            </w:r>
            <w:r w:rsidRPr="000D1248">
              <w:rPr>
                <w:rFonts w:eastAsia="Times New Roman"/>
                <w:b/>
                <w:sz w:val="24"/>
                <w:szCs w:val="24"/>
              </w:rPr>
              <w:t xml:space="preserve">tên ngành </w:t>
            </w:r>
            <w:r w:rsidRPr="000D1248">
              <w:rPr>
                <w:rFonts w:eastAsia="Times New Roman"/>
                <w:sz w:val="24"/>
                <w:szCs w:val="24"/>
              </w:rPr>
              <w:t xml:space="preserve">đã được khảo sát với kết quả ủng hộ của …/… nhà tuyển dụng tỷ lệ %); các yêu cầu thực tế của nhà tuyển dụng về nhu cầu năng lực người học được thể hiện trong báo cáo tóm tắt (đính kèm). </w:t>
            </w:r>
          </w:p>
          <w:p w14:paraId="2F008A78" w14:textId="2E0C1C0A"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Phạm vi thị trường nhân lực theo ngành đào tạo: ghi cụ thể </w:t>
            </w:r>
            <w:r w:rsidR="00886A09">
              <w:rPr>
                <w:rFonts w:eastAsia="Times New Roman"/>
                <w:sz w:val="24"/>
                <w:szCs w:val="24"/>
              </w:rPr>
              <w:t>phạm vi</w:t>
            </w:r>
            <w:r w:rsidR="00886A09" w:rsidRPr="000D1248">
              <w:rPr>
                <w:rFonts w:eastAsia="Times New Roman"/>
                <w:sz w:val="24"/>
                <w:szCs w:val="24"/>
              </w:rPr>
              <w:t xml:space="preserve"> </w:t>
            </w:r>
            <w:r w:rsidRPr="000D1248">
              <w:rPr>
                <w:rFonts w:eastAsia="Times New Roman"/>
                <w:sz w:val="24"/>
                <w:szCs w:val="24"/>
              </w:rPr>
              <w:t xml:space="preserve">thị trường nhân lực cần. </w:t>
            </w:r>
          </w:p>
          <w:p w14:paraId="42CCF748"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i/>
                <w:sz w:val="24"/>
                <w:szCs w:val="24"/>
              </w:rPr>
            </w:pPr>
            <w:r w:rsidRPr="000D1248">
              <w:rPr>
                <w:rFonts w:eastAsia="Times New Roman"/>
                <w:sz w:val="24"/>
                <w:szCs w:val="24"/>
              </w:rPr>
              <w:t>(</w:t>
            </w:r>
            <w:r w:rsidRPr="000D1248">
              <w:rPr>
                <w:rFonts w:eastAsia="Times New Roman"/>
                <w:i/>
                <w:sz w:val="24"/>
                <w:szCs w:val="24"/>
              </w:rPr>
              <w:t xml:space="preserve">Có thể có khảo sát thêm nhu cầu người học tiềm năng). </w:t>
            </w:r>
          </w:p>
        </w:tc>
        <w:tc>
          <w:tcPr>
            <w:tcW w:w="1618" w:type="dxa"/>
            <w:tcMar>
              <w:top w:w="100" w:type="dxa"/>
              <w:left w:w="100" w:type="dxa"/>
              <w:bottom w:w="100" w:type="dxa"/>
              <w:right w:w="100" w:type="dxa"/>
            </w:tcMar>
          </w:tcPr>
          <w:p w14:paraId="4C376F41"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i/>
                <w:sz w:val="24"/>
                <w:szCs w:val="24"/>
              </w:rPr>
            </w:pPr>
          </w:p>
        </w:tc>
      </w:tr>
      <w:tr w:rsidR="00555C19" w:rsidRPr="000D1248" w14:paraId="27953DA4" w14:textId="77777777" w:rsidTr="00555C19">
        <w:trPr>
          <w:gridAfter w:val="1"/>
          <w:wAfter w:w="12" w:type="dxa"/>
          <w:trHeight w:val="1156"/>
        </w:trPr>
        <w:tc>
          <w:tcPr>
            <w:tcW w:w="795" w:type="dxa"/>
            <w:tcMar>
              <w:top w:w="100" w:type="dxa"/>
              <w:left w:w="100" w:type="dxa"/>
              <w:bottom w:w="100" w:type="dxa"/>
              <w:right w:w="100" w:type="dxa"/>
            </w:tcMar>
          </w:tcPr>
          <w:p w14:paraId="6361285C"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1.2 </w:t>
            </w:r>
          </w:p>
        </w:tc>
        <w:tc>
          <w:tcPr>
            <w:tcW w:w="3597" w:type="dxa"/>
            <w:tcMar>
              <w:top w:w="100" w:type="dxa"/>
              <w:left w:w="100" w:type="dxa"/>
              <w:bottom w:w="100" w:type="dxa"/>
              <w:right w:w="100" w:type="dxa"/>
            </w:tcMar>
          </w:tcPr>
          <w:p w14:paraId="21564A95"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sz w:val="24"/>
                <w:szCs w:val="24"/>
                <w:highlight w:val="white"/>
              </w:rPr>
            </w:pPr>
            <w:r w:rsidRPr="000D1248">
              <w:rPr>
                <w:rFonts w:eastAsia="Times New Roman"/>
                <w:sz w:val="24"/>
                <w:szCs w:val="24"/>
              </w:rPr>
              <w:t>N</w:t>
            </w:r>
            <w:r w:rsidRPr="000D1248">
              <w:rPr>
                <w:rFonts w:eastAsia="Times New Roman"/>
                <w:sz w:val="24"/>
                <w:szCs w:val="24"/>
                <w:highlight w:val="white"/>
              </w:rPr>
              <w:t>gành có trong Danh mục</w:t>
            </w:r>
            <w:r w:rsidRPr="000D1248">
              <w:rPr>
                <w:rFonts w:eastAsia="Times New Roman"/>
                <w:sz w:val="24"/>
                <w:szCs w:val="24"/>
              </w:rPr>
              <w:t xml:space="preserve"> </w:t>
            </w:r>
            <w:r w:rsidRPr="000D1248">
              <w:rPr>
                <w:rFonts w:eastAsia="Times New Roman"/>
                <w:sz w:val="24"/>
                <w:szCs w:val="24"/>
                <w:highlight w:val="white"/>
              </w:rPr>
              <w:t>thống kê ngành đào tạo theo</w:t>
            </w:r>
            <w:r w:rsidRPr="000D1248">
              <w:rPr>
                <w:rFonts w:eastAsia="Times New Roman"/>
                <w:sz w:val="24"/>
                <w:szCs w:val="24"/>
              </w:rPr>
              <w:t xml:space="preserve"> </w:t>
            </w:r>
            <w:r w:rsidRPr="000D1248">
              <w:rPr>
                <w:rFonts w:eastAsia="Times New Roman"/>
                <w:sz w:val="24"/>
                <w:szCs w:val="24"/>
                <w:highlight w:val="white"/>
              </w:rPr>
              <w:t>quy định.</w:t>
            </w:r>
          </w:p>
          <w:p w14:paraId="067804F5"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sz w:val="24"/>
                <w:szCs w:val="24"/>
                <w:highlight w:val="white"/>
              </w:rPr>
            </w:pPr>
          </w:p>
        </w:tc>
        <w:tc>
          <w:tcPr>
            <w:tcW w:w="3971" w:type="dxa"/>
            <w:tcMar>
              <w:top w:w="100" w:type="dxa"/>
              <w:left w:w="100" w:type="dxa"/>
              <w:bottom w:w="100" w:type="dxa"/>
              <w:right w:w="100" w:type="dxa"/>
            </w:tcMar>
          </w:tcPr>
          <w:p w14:paraId="4562E1C7"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sz w:val="24"/>
                <w:szCs w:val="24"/>
              </w:rPr>
            </w:pPr>
            <w:r w:rsidRPr="000D1248">
              <w:rPr>
                <w:rFonts w:eastAsia="Times New Roman"/>
                <w:sz w:val="24"/>
                <w:szCs w:val="24"/>
              </w:rPr>
              <w:t>- Mã ngành trong danh mục mã ngành đào tạo quy định tại Thông tư số 09/2022/TT-BGDĐT ngày 07/6/2022: (ghi mã ngành cấp IV)</w:t>
            </w:r>
          </w:p>
        </w:tc>
        <w:tc>
          <w:tcPr>
            <w:tcW w:w="1618" w:type="dxa"/>
            <w:tcMar>
              <w:top w:w="100" w:type="dxa"/>
              <w:left w:w="100" w:type="dxa"/>
              <w:bottom w:w="100" w:type="dxa"/>
              <w:right w:w="100" w:type="dxa"/>
            </w:tcMar>
          </w:tcPr>
          <w:p w14:paraId="7D7C60A9"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6B86F27B" w14:textId="77777777" w:rsidTr="00555C19">
        <w:trPr>
          <w:gridAfter w:val="1"/>
          <w:wAfter w:w="12" w:type="dxa"/>
          <w:trHeight w:val="309"/>
        </w:trPr>
        <w:tc>
          <w:tcPr>
            <w:tcW w:w="795" w:type="dxa"/>
            <w:tcMar>
              <w:top w:w="100" w:type="dxa"/>
              <w:left w:w="100" w:type="dxa"/>
              <w:bottom w:w="100" w:type="dxa"/>
              <w:right w:w="100" w:type="dxa"/>
            </w:tcMar>
          </w:tcPr>
          <w:p w14:paraId="236A7500"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2 </w:t>
            </w:r>
          </w:p>
        </w:tc>
        <w:tc>
          <w:tcPr>
            <w:tcW w:w="3597" w:type="dxa"/>
            <w:tcMar>
              <w:top w:w="100" w:type="dxa"/>
              <w:left w:w="100" w:type="dxa"/>
              <w:bottom w:w="100" w:type="dxa"/>
              <w:right w:w="100" w:type="dxa"/>
            </w:tcMar>
          </w:tcPr>
          <w:p w14:paraId="46175239"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r w:rsidRPr="000D1248">
              <w:rPr>
                <w:rFonts w:eastAsia="Times New Roman"/>
                <w:b/>
                <w:sz w:val="24"/>
                <w:szCs w:val="24"/>
              </w:rPr>
              <w:t>Đội ngũ giảng viên:</w:t>
            </w:r>
          </w:p>
        </w:tc>
        <w:tc>
          <w:tcPr>
            <w:tcW w:w="3971" w:type="dxa"/>
            <w:tcMar>
              <w:top w:w="100" w:type="dxa"/>
              <w:left w:w="100" w:type="dxa"/>
              <w:bottom w:w="100" w:type="dxa"/>
              <w:right w:w="100" w:type="dxa"/>
            </w:tcMar>
          </w:tcPr>
          <w:p w14:paraId="07BA2AA7"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sz w:val="24"/>
                <w:szCs w:val="24"/>
              </w:rPr>
            </w:pPr>
          </w:p>
        </w:tc>
        <w:tc>
          <w:tcPr>
            <w:tcW w:w="1618" w:type="dxa"/>
            <w:tcMar>
              <w:top w:w="100" w:type="dxa"/>
              <w:left w:w="100" w:type="dxa"/>
              <w:bottom w:w="100" w:type="dxa"/>
              <w:right w:w="100" w:type="dxa"/>
            </w:tcMar>
          </w:tcPr>
          <w:p w14:paraId="0C030942"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r>
      <w:tr w:rsidR="00555C19" w:rsidRPr="000D1248" w14:paraId="7AD54C41" w14:textId="77777777" w:rsidTr="00A15177">
        <w:trPr>
          <w:gridAfter w:val="1"/>
          <w:wAfter w:w="12" w:type="dxa"/>
          <w:trHeight w:val="6041"/>
        </w:trPr>
        <w:tc>
          <w:tcPr>
            <w:tcW w:w="795" w:type="dxa"/>
            <w:tcMar>
              <w:top w:w="100" w:type="dxa"/>
              <w:left w:w="100" w:type="dxa"/>
              <w:bottom w:w="100" w:type="dxa"/>
              <w:right w:w="100" w:type="dxa"/>
            </w:tcMar>
          </w:tcPr>
          <w:p w14:paraId="331139CB"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lastRenderedPageBreak/>
              <w:t xml:space="preserve">2.1. </w:t>
            </w:r>
          </w:p>
        </w:tc>
        <w:tc>
          <w:tcPr>
            <w:tcW w:w="3597" w:type="dxa"/>
            <w:tcMar>
              <w:top w:w="100" w:type="dxa"/>
              <w:left w:w="100" w:type="dxa"/>
              <w:bottom w:w="100" w:type="dxa"/>
              <w:right w:w="100" w:type="dxa"/>
            </w:tcMar>
          </w:tcPr>
          <w:p w14:paraId="36E2E3CF"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Giảng viên cơ hữu đứng tên ngành đào tạo:  </w:t>
            </w:r>
          </w:p>
          <w:p w14:paraId="394A457B"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i/>
                <w:sz w:val="24"/>
                <w:szCs w:val="24"/>
              </w:rPr>
            </w:pPr>
            <w:r w:rsidRPr="000D1248">
              <w:rPr>
                <w:rFonts w:eastAsia="Times New Roman"/>
                <w:sz w:val="24"/>
                <w:szCs w:val="24"/>
              </w:rPr>
              <w:t>+ Trình độ đại học: (</w:t>
            </w:r>
            <w:r w:rsidRPr="000D1248">
              <w:rPr>
                <w:rFonts w:eastAsia="Times New Roman"/>
                <w:i/>
                <w:sz w:val="24"/>
                <w:szCs w:val="24"/>
              </w:rPr>
              <w:t xml:space="preserve">khoản 1,2 Điều 4 của Thông tư 02/2022/TT-BGDĐT) </w:t>
            </w:r>
          </w:p>
          <w:p w14:paraId="71584BE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i/>
                <w:sz w:val="24"/>
                <w:szCs w:val="24"/>
              </w:rPr>
            </w:pPr>
            <w:r w:rsidRPr="000D1248">
              <w:rPr>
                <w:rFonts w:eastAsia="Times New Roman"/>
                <w:sz w:val="24"/>
                <w:szCs w:val="24"/>
              </w:rPr>
              <w:t xml:space="preserve">+ Trình độ thạc sĩ: </w:t>
            </w:r>
            <w:r w:rsidRPr="000D1248">
              <w:rPr>
                <w:rFonts w:eastAsia="Times New Roman"/>
                <w:i/>
                <w:sz w:val="24"/>
                <w:szCs w:val="24"/>
              </w:rPr>
              <w:t xml:space="preserve">(khoản 1 Điều 5 của Thông tư 02/2022/TT-BGDĐT) </w:t>
            </w:r>
          </w:p>
          <w:p w14:paraId="636412E3" w14:textId="60D4DC4F"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p>
        </w:tc>
        <w:tc>
          <w:tcPr>
            <w:tcW w:w="3971" w:type="dxa"/>
            <w:tcMar>
              <w:top w:w="100" w:type="dxa"/>
              <w:left w:w="100" w:type="dxa"/>
              <w:bottom w:w="100" w:type="dxa"/>
              <w:right w:w="100" w:type="dxa"/>
            </w:tcMar>
          </w:tcPr>
          <w:p w14:paraId="11357CFD"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Có năm (05) giảng viên cơ hữu trong đó có số lượng GS; số lượng PGS và số lượng TS có bằng tiến sĩ ngành đúng chịu trách nhiệm, tổ chức thực hiện chương trình đào tạo. Cụ thể: </w:t>
            </w:r>
          </w:p>
          <w:p w14:paraId="4C08A650" w14:textId="64B550A1"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w:t>
            </w:r>
            <w:r w:rsidR="00BE5FB1">
              <w:rPr>
                <w:rFonts w:eastAsia="Times New Roman"/>
                <w:sz w:val="24"/>
                <w:szCs w:val="24"/>
              </w:rPr>
              <w:t>Chức danh</w:t>
            </w:r>
            <w:r w:rsidRPr="000D1248">
              <w:rPr>
                <w:rFonts w:eastAsia="Times New Roman"/>
                <w:sz w:val="24"/>
                <w:szCs w:val="24"/>
              </w:rPr>
              <w:t xml:space="preserve">, học vị, Tên giảng viên, năm sinh, tiến sĩ ngành </w:t>
            </w:r>
            <w:r w:rsidRPr="000D1248">
              <w:rPr>
                <w:rFonts w:eastAsia="Times New Roman"/>
                <w:i/>
                <w:sz w:val="24"/>
                <w:szCs w:val="24"/>
              </w:rPr>
              <w:t>(tên ngành)</w:t>
            </w:r>
            <w:r w:rsidRPr="000D1248">
              <w:rPr>
                <w:rFonts w:eastAsia="Times New Roman"/>
                <w:sz w:val="24"/>
                <w:szCs w:val="24"/>
              </w:rPr>
              <w:t xml:space="preserve">, chuyên ngành </w:t>
            </w:r>
            <w:r w:rsidRPr="000D1248">
              <w:rPr>
                <w:rFonts w:eastAsia="Times New Roman"/>
                <w:i/>
                <w:sz w:val="24"/>
                <w:szCs w:val="24"/>
              </w:rPr>
              <w:t>(nếu có)</w:t>
            </w:r>
            <w:r w:rsidRPr="000D1248">
              <w:rPr>
                <w:rFonts w:eastAsia="Times New Roman"/>
                <w:sz w:val="24"/>
                <w:szCs w:val="24"/>
              </w:rPr>
              <w:t xml:space="preserve">; năm nhận bằng TS; </w:t>
            </w:r>
            <w:r w:rsidRPr="000D1248">
              <w:rPr>
                <w:rFonts w:eastAsia="Times New Roman"/>
                <w:i/>
                <w:sz w:val="24"/>
                <w:szCs w:val="24"/>
              </w:rPr>
              <w:t xml:space="preserve">Giáo sư/Phó giáo sư ngành (tên ngành), năm nhận </w:t>
            </w:r>
            <w:r w:rsidR="00BE5FB1">
              <w:rPr>
                <w:rFonts w:eastAsia="Times New Roman"/>
                <w:i/>
                <w:sz w:val="24"/>
                <w:szCs w:val="24"/>
              </w:rPr>
              <w:t>chức danh</w:t>
            </w:r>
            <w:r w:rsidRPr="000D1248">
              <w:rPr>
                <w:rFonts w:eastAsia="Times New Roman"/>
                <w:i/>
                <w:sz w:val="24"/>
                <w:szCs w:val="24"/>
              </w:rPr>
              <w:t xml:space="preserve">: (nếu là tiến sĩ thì bỏ dòng này). </w:t>
            </w:r>
            <w:r w:rsidRPr="000D1248">
              <w:rPr>
                <w:rFonts w:eastAsia="Times New Roman"/>
                <w:sz w:val="24"/>
                <w:szCs w:val="24"/>
              </w:rPr>
              <w:t xml:space="preserve">Số lượng bài báo khoa học công bố và đề tài NCKH có liên quan. </w:t>
            </w:r>
          </w:p>
          <w:p w14:paraId="02E131F1"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b/>
                <w:i/>
                <w:sz w:val="24"/>
                <w:szCs w:val="24"/>
              </w:rPr>
            </w:pPr>
            <w:r w:rsidRPr="000D1248">
              <w:rPr>
                <w:rFonts w:eastAsia="Times New Roman"/>
                <w:sz w:val="24"/>
                <w:szCs w:val="24"/>
              </w:rPr>
              <w:t xml:space="preserve">Cần khẳng định: </w:t>
            </w:r>
            <w:r w:rsidRPr="000D1248">
              <w:rPr>
                <w:rFonts w:eastAsia="Times New Roman"/>
                <w:b/>
                <w:i/>
                <w:sz w:val="24"/>
                <w:szCs w:val="24"/>
              </w:rPr>
              <w:t xml:space="preserve">Không trùng với giảng viên chủ trì ngành đào tạo khác trình độ đại học/thạc sĩ/tiến sĩ </w:t>
            </w:r>
          </w:p>
          <w:p w14:paraId="1445AD17"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b/>
                <w:i/>
                <w:sz w:val="24"/>
                <w:szCs w:val="24"/>
              </w:rPr>
            </w:pPr>
            <w:r w:rsidRPr="000D1248">
              <w:rPr>
                <w:rFonts w:eastAsia="Times New Roman"/>
                <w:sz w:val="24"/>
                <w:szCs w:val="24"/>
              </w:rPr>
              <w:t>-</w:t>
            </w:r>
            <w:r w:rsidRPr="000D1248">
              <w:rPr>
                <w:rFonts w:eastAsia="Times New Roman"/>
                <w:b/>
                <w:i/>
                <w:sz w:val="24"/>
                <w:szCs w:val="24"/>
              </w:rPr>
              <w:t xml:space="preserve"> </w:t>
            </w:r>
            <w:r w:rsidRPr="000D1248">
              <w:rPr>
                <w:rFonts w:eastAsia="Times New Roman"/>
                <w:i/>
                <w:sz w:val="24"/>
                <w:szCs w:val="24"/>
              </w:rPr>
              <w:t>Giảng viên thứ 1 (Chủ trì mở ngành đào tạo)</w:t>
            </w:r>
          </w:p>
          <w:p w14:paraId="500E0A39"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 Giảng viên thứ 2 </w:t>
            </w:r>
          </w:p>
          <w:p w14:paraId="45AB0665"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Giảng viên thứ 3 </w:t>
            </w:r>
          </w:p>
          <w:p w14:paraId="4D213ACA"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Giảng viên thứ 4 </w:t>
            </w:r>
          </w:p>
          <w:p w14:paraId="0ED93905"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i/>
                <w:sz w:val="24"/>
                <w:szCs w:val="24"/>
              </w:rPr>
            </w:pPr>
            <w:r w:rsidRPr="000D1248">
              <w:rPr>
                <w:rFonts w:eastAsia="Times New Roman"/>
                <w:sz w:val="24"/>
                <w:szCs w:val="24"/>
              </w:rPr>
              <w:t xml:space="preserve">- Giảng viên thứ 5 </w:t>
            </w:r>
          </w:p>
        </w:tc>
        <w:tc>
          <w:tcPr>
            <w:tcW w:w="1618" w:type="dxa"/>
            <w:tcMar>
              <w:top w:w="100" w:type="dxa"/>
              <w:left w:w="100" w:type="dxa"/>
              <w:bottom w:w="100" w:type="dxa"/>
              <w:right w:w="100" w:type="dxa"/>
            </w:tcMar>
          </w:tcPr>
          <w:p w14:paraId="3E6D1BEE"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53D5CDE6" w14:textId="77777777" w:rsidTr="00555C19">
        <w:trPr>
          <w:gridAfter w:val="1"/>
          <w:wAfter w:w="12" w:type="dxa"/>
          <w:trHeight w:val="267"/>
        </w:trPr>
        <w:tc>
          <w:tcPr>
            <w:tcW w:w="795" w:type="dxa"/>
            <w:tcMar>
              <w:top w:w="100" w:type="dxa"/>
              <w:left w:w="100" w:type="dxa"/>
              <w:bottom w:w="100" w:type="dxa"/>
              <w:right w:w="100" w:type="dxa"/>
            </w:tcMar>
          </w:tcPr>
          <w:p w14:paraId="63DB4ECD"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2.2. </w:t>
            </w:r>
          </w:p>
        </w:tc>
        <w:tc>
          <w:tcPr>
            <w:tcW w:w="3597" w:type="dxa"/>
            <w:tcMar>
              <w:top w:w="100" w:type="dxa"/>
              <w:left w:w="100" w:type="dxa"/>
              <w:bottom w:w="100" w:type="dxa"/>
              <w:right w:w="100" w:type="dxa"/>
            </w:tcMar>
          </w:tcPr>
          <w:p w14:paraId="6F6AEB9B"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sz w:val="24"/>
                <w:szCs w:val="24"/>
              </w:rPr>
            </w:pPr>
            <w:r w:rsidRPr="000D1248">
              <w:rPr>
                <w:rFonts w:eastAsia="Times New Roman"/>
                <w:sz w:val="24"/>
                <w:szCs w:val="24"/>
              </w:rPr>
              <w:t xml:space="preserve">Đội ngũ giảng viên thực hiện  chương trình đào tạo: </w:t>
            </w:r>
          </w:p>
        </w:tc>
        <w:tc>
          <w:tcPr>
            <w:tcW w:w="3971" w:type="dxa"/>
            <w:tcMar>
              <w:top w:w="100" w:type="dxa"/>
              <w:left w:w="100" w:type="dxa"/>
              <w:bottom w:w="100" w:type="dxa"/>
              <w:right w:w="100" w:type="dxa"/>
            </w:tcMar>
          </w:tcPr>
          <w:p w14:paraId="73DD910B"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sz w:val="24"/>
                <w:szCs w:val="24"/>
              </w:rPr>
            </w:pPr>
          </w:p>
        </w:tc>
        <w:tc>
          <w:tcPr>
            <w:tcW w:w="1618" w:type="dxa"/>
            <w:tcMar>
              <w:top w:w="100" w:type="dxa"/>
              <w:left w:w="100" w:type="dxa"/>
              <w:bottom w:w="100" w:type="dxa"/>
              <w:right w:w="100" w:type="dxa"/>
            </w:tcMar>
          </w:tcPr>
          <w:p w14:paraId="16123707"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6223082D" w14:textId="77777777" w:rsidTr="00555C19">
        <w:trPr>
          <w:gridAfter w:val="1"/>
          <w:wAfter w:w="12" w:type="dxa"/>
          <w:trHeight w:val="3695"/>
        </w:trPr>
        <w:tc>
          <w:tcPr>
            <w:tcW w:w="795" w:type="dxa"/>
            <w:tcMar>
              <w:top w:w="100" w:type="dxa"/>
              <w:left w:w="100" w:type="dxa"/>
              <w:bottom w:w="100" w:type="dxa"/>
              <w:right w:w="100" w:type="dxa"/>
            </w:tcMar>
          </w:tcPr>
          <w:p w14:paraId="4C48DFE6"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22C25140"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a) Đủ về số lượng, bảo đảm về chất lượng để tổ chức thực hiện  chương trình đào tạo </w:t>
            </w:r>
            <w:r w:rsidRPr="000D1248">
              <w:rPr>
                <w:rFonts w:eastAsia="Times New Roman"/>
                <w:i/>
                <w:sz w:val="24"/>
                <w:szCs w:val="24"/>
              </w:rPr>
              <w:t>(bao gồm  giảng viên toàn thời gian và  giảng viên thỉnh giảng)</w:t>
            </w:r>
            <w:r w:rsidRPr="000D1248">
              <w:rPr>
                <w:rFonts w:eastAsia="Times New Roman"/>
                <w:sz w:val="24"/>
                <w:szCs w:val="24"/>
              </w:rPr>
              <w:t xml:space="preserve">, đáp  ứng yêu cầu đội ngũ giảng viên  theo quy định về chuẩn chương  trình đào tạo của trình độ đào  tạo, lĩnh vực, nhóm ngành và  ngành đào tạo, trong đó giảng  viên thỉnh giảng </w:t>
            </w:r>
            <w:r w:rsidRPr="000D1248">
              <w:rPr>
                <w:rFonts w:eastAsia="Times New Roman"/>
                <w:i/>
                <w:sz w:val="24"/>
                <w:szCs w:val="24"/>
              </w:rPr>
              <w:t xml:space="preserve">(tính theo từng  năm học) </w:t>
            </w:r>
            <w:r w:rsidRPr="000D1248">
              <w:rPr>
                <w:rFonts w:eastAsia="Times New Roman"/>
                <w:sz w:val="24"/>
                <w:szCs w:val="24"/>
              </w:rPr>
              <w:t>chỉ đảm nhận tối đa  30% khối lượng giảng dạy ở mỗi thành phần trong chương  trình đào tạo</w:t>
            </w:r>
          </w:p>
        </w:tc>
        <w:tc>
          <w:tcPr>
            <w:tcW w:w="3971" w:type="dxa"/>
            <w:tcMar>
              <w:top w:w="100" w:type="dxa"/>
              <w:left w:w="100" w:type="dxa"/>
              <w:bottom w:w="100" w:type="dxa"/>
              <w:right w:w="100" w:type="dxa"/>
            </w:tcMar>
          </w:tcPr>
          <w:p w14:paraId="13B3BDCC"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Số lượng CBGD cơ hữu, toàn thời gian ở các trình độ theo yêu cầu </w:t>
            </w:r>
            <w:r w:rsidRPr="000D1248">
              <w:rPr>
                <w:rFonts w:eastAsia="Times New Roman"/>
                <w:i/>
                <w:sz w:val="24"/>
                <w:szCs w:val="24"/>
              </w:rPr>
              <w:t>(nêu cụ thể số lượng CBGD, khẳng định có đội ngũ giảng viên thực hiện chương trình đào tạo bảo đảm đủ cho … năm học của CTĐT)</w:t>
            </w:r>
          </w:p>
          <w:p w14:paraId="718501C4"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Ghi rõ GV cơ hữu, GV toàn thời gian của trường đủ đảm trách giảng dạy 100% học phần theo CTĐT hoặc không? Nếu có giảng viên thỉnh giảng thì phải có thông tin cụ thể, chi tiết.</w:t>
            </w:r>
          </w:p>
          <w:p w14:paraId="16A1A10F"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i/>
                <w:sz w:val="24"/>
                <w:szCs w:val="24"/>
              </w:rPr>
            </w:pPr>
          </w:p>
        </w:tc>
        <w:tc>
          <w:tcPr>
            <w:tcW w:w="1618" w:type="dxa"/>
            <w:tcMar>
              <w:top w:w="100" w:type="dxa"/>
              <w:left w:w="100" w:type="dxa"/>
              <w:bottom w:w="100" w:type="dxa"/>
              <w:right w:w="100" w:type="dxa"/>
            </w:tcMar>
          </w:tcPr>
          <w:p w14:paraId="51AC82CE"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128DB779" w14:textId="77777777" w:rsidTr="00555C19">
        <w:trPr>
          <w:gridAfter w:val="1"/>
          <w:wAfter w:w="12" w:type="dxa"/>
          <w:trHeight w:val="308"/>
        </w:trPr>
        <w:tc>
          <w:tcPr>
            <w:tcW w:w="795" w:type="dxa"/>
            <w:tcMar>
              <w:top w:w="100" w:type="dxa"/>
              <w:left w:w="100" w:type="dxa"/>
              <w:bottom w:w="100" w:type="dxa"/>
              <w:right w:w="100" w:type="dxa"/>
            </w:tcMar>
          </w:tcPr>
          <w:p w14:paraId="74FDA366"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41728654"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b) Bảo đảm về số lượng và chất  lượng đội ngũ giảng viên để thực hiện chương trình đào tạo,  trong đó có giảng viên cơ hữu  với chuyên môn phù hợp chủ trì  giảng dạy đối với từng môn  học, học phần trong chương  trình đào tạo.</w:t>
            </w:r>
          </w:p>
        </w:tc>
        <w:tc>
          <w:tcPr>
            <w:tcW w:w="3971" w:type="dxa"/>
            <w:tcMar>
              <w:top w:w="100" w:type="dxa"/>
              <w:left w:w="100" w:type="dxa"/>
              <w:bottom w:w="100" w:type="dxa"/>
              <w:right w:w="100" w:type="dxa"/>
            </w:tcMar>
          </w:tcPr>
          <w:p w14:paraId="61980B2C"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Cần khẳng định: Trường đã phân công giảng viên phụ trách </w:t>
            </w:r>
            <w:r w:rsidRPr="00BE5FB1">
              <w:rPr>
                <w:rFonts w:eastAsia="Times New Roman"/>
                <w:sz w:val="24"/>
                <w:szCs w:val="24"/>
              </w:rPr>
              <w:t>đủ 100% các học phần</w:t>
            </w:r>
            <w:r w:rsidRPr="000D1248">
              <w:rPr>
                <w:rFonts w:eastAsia="Times New Roman"/>
                <w:sz w:val="24"/>
                <w:szCs w:val="24"/>
              </w:rPr>
              <w:t xml:space="preserve"> của chương trình đào tạo ngành (</w:t>
            </w:r>
            <w:r w:rsidRPr="000D1248">
              <w:rPr>
                <w:rFonts w:eastAsia="Times New Roman"/>
                <w:i/>
                <w:sz w:val="24"/>
                <w:szCs w:val="24"/>
              </w:rPr>
              <w:t>nếu là trình độ thạc sĩ cần nêu thêm: theo định hướng ứng dụng và định hướng nghiên cứu</w:t>
            </w:r>
            <w:r w:rsidRPr="000D1248">
              <w:rPr>
                <w:rFonts w:eastAsia="Times New Roman"/>
                <w:sz w:val="24"/>
                <w:szCs w:val="24"/>
              </w:rPr>
              <w:t xml:space="preserve">); bảo đảm mỗi học phần đều có giảng viên cơ hữu với </w:t>
            </w:r>
            <w:r w:rsidRPr="000D1248">
              <w:rPr>
                <w:rFonts w:eastAsia="Times New Roman"/>
                <w:sz w:val="24"/>
                <w:szCs w:val="24"/>
              </w:rPr>
              <w:lastRenderedPageBreak/>
              <w:t>chuyên môn phù hợp chủ trì giảng dạy</w:t>
            </w:r>
          </w:p>
          <w:p w14:paraId="20F17BD7"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(Đính kèm mẫu 2 và mẫu 4, Phụ lục 3)</w:t>
            </w:r>
          </w:p>
        </w:tc>
        <w:tc>
          <w:tcPr>
            <w:tcW w:w="1618" w:type="dxa"/>
            <w:tcMar>
              <w:top w:w="100" w:type="dxa"/>
              <w:left w:w="100" w:type="dxa"/>
              <w:bottom w:w="100" w:type="dxa"/>
              <w:right w:w="100" w:type="dxa"/>
            </w:tcMar>
          </w:tcPr>
          <w:p w14:paraId="6B28AD50"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2A44A98B" w14:textId="77777777" w:rsidTr="00BE5FB1">
        <w:trPr>
          <w:gridAfter w:val="1"/>
          <w:wAfter w:w="12" w:type="dxa"/>
          <w:trHeight w:val="485"/>
        </w:trPr>
        <w:tc>
          <w:tcPr>
            <w:tcW w:w="795" w:type="dxa"/>
            <w:tcMar>
              <w:top w:w="100" w:type="dxa"/>
              <w:left w:w="100" w:type="dxa"/>
              <w:bottom w:w="100" w:type="dxa"/>
              <w:right w:w="100" w:type="dxa"/>
            </w:tcMar>
          </w:tcPr>
          <w:p w14:paraId="61C45587" w14:textId="77777777" w:rsidR="00555C19" w:rsidRPr="000D1248" w:rsidRDefault="00555C19" w:rsidP="00A15177">
            <w:pPr>
              <w:spacing w:before="0" w:after="0" w:line="240" w:lineRule="auto"/>
              <w:rPr>
                <w:rFonts w:eastAsia="Times New Roman"/>
                <w:sz w:val="24"/>
                <w:szCs w:val="24"/>
              </w:rPr>
            </w:pPr>
          </w:p>
        </w:tc>
        <w:tc>
          <w:tcPr>
            <w:tcW w:w="3597" w:type="dxa"/>
            <w:tcMar>
              <w:top w:w="100" w:type="dxa"/>
              <w:left w:w="100" w:type="dxa"/>
              <w:bottom w:w="100" w:type="dxa"/>
              <w:right w:w="100" w:type="dxa"/>
            </w:tcMar>
          </w:tcPr>
          <w:p w14:paraId="4411FB34"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c) Đối với các ngành đào tạo giáo viên tiếng dân tộc thiểu số Việt Nam, ngành đào tạo Ngôn ngữ, văn học và văn hóa Việt Nam, ngành đào tạo Ngôn ngữ, văn học và văn hóa nước ngoài, ngành đào tạo Thể dục, thể thao </w:t>
            </w:r>
            <w:r w:rsidRPr="000D1248">
              <w:rPr>
                <w:rFonts w:eastAsia="Times New Roman"/>
                <w:i/>
                <w:sz w:val="24"/>
                <w:szCs w:val="24"/>
              </w:rPr>
              <w:t>(theo quy định tại Danh mục thống kê ngành đào tạo)</w:t>
            </w:r>
            <w:r w:rsidRPr="000D1248">
              <w:rPr>
                <w:rFonts w:eastAsia="Times New Roman"/>
                <w:sz w:val="24"/>
                <w:szCs w:val="24"/>
              </w:rPr>
              <w:t xml:space="preserve">, có thể điều chỉnh theo quy định sau: </w:t>
            </w:r>
          </w:p>
          <w:p w14:paraId="00DEC798"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Giảng viên có danh hiệu là  Nghệ sĩ Nhân dân hoặc Nghệ nhân Nhân dân hoặc Nhà giáo  Nhân dân do Nhà nước trao  tặng, đồng thời có bằng thạc sĩ  ngành phù hợp với ngành đào  tạo dự kiến mở có thể thay cho  giảng viên có bằng tiến sĩ và  không phải là giảng viên chủ trì  xây dựng, tổ chức thực hiện  giảng dạy chương trình đào tạo </w:t>
            </w:r>
            <w:r w:rsidRPr="000D1248">
              <w:rPr>
                <w:rFonts w:eastAsia="Times New Roman"/>
                <w:i/>
                <w:sz w:val="24"/>
                <w:szCs w:val="24"/>
              </w:rPr>
              <w:t>(đối với mở ngành đào tạo trình  độ đại học)</w:t>
            </w:r>
            <w:r w:rsidRPr="000D1248">
              <w:rPr>
                <w:rFonts w:eastAsia="Times New Roman"/>
                <w:sz w:val="24"/>
                <w:szCs w:val="24"/>
              </w:rPr>
              <w:t xml:space="preserve">; hoặc đồng thời có  bằng tiến sĩ ngành phù hợp với  ngành đào tạo dự kiến mở có  thể thay cho giảng viên có chức  danh phó giáo sư và không phải  là giảng viên chủ trì xây dựng,  tổ chức thực hiện giảng dạy  CTĐT; </w:t>
            </w:r>
          </w:p>
          <w:p w14:paraId="7D9BD38E"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Riêng ngành đào tạo ngôn ngữ dân tộc thiểu số Việt Nam thuộc  nhóm ngành Ngôn ngữ, văn học  và văn hóa Việt Nam, giảng  viên là người dân tộc thiểu số hoặc người có hiểu biết về ngôn  ngữ, văn hóa dân tộc thiểu số phù hợp với ngôn ngữ văn hóa  dân tộc thiểu số của ngành đào  tạo dự kiến mở, đồng thời có  bằng thạc sĩ có thể thay cho  giảng viên có bằng tiến sĩ và không phải là giảng viên chủ trì  xây dựng, tổ chức thực hiện  giảng dạy chương trình đào tạo  </w:t>
            </w:r>
            <w:r w:rsidRPr="000D1248">
              <w:rPr>
                <w:rFonts w:eastAsia="Times New Roman"/>
                <w:i/>
                <w:sz w:val="24"/>
                <w:szCs w:val="24"/>
              </w:rPr>
              <w:t>(đối với mở ngành đào tạo trình  độ đại học)</w:t>
            </w:r>
            <w:r w:rsidRPr="000D1248">
              <w:rPr>
                <w:rFonts w:eastAsia="Times New Roman"/>
                <w:sz w:val="24"/>
                <w:szCs w:val="24"/>
              </w:rPr>
              <w:t xml:space="preserve">; hoặc đồng thời có  bằng tiến sĩ có thể thay cho  giảng viên có chức danh phó  giáo sư và không phải là giảng  </w:t>
            </w:r>
            <w:r w:rsidRPr="000D1248">
              <w:rPr>
                <w:rFonts w:eastAsia="Times New Roman"/>
                <w:sz w:val="24"/>
                <w:szCs w:val="24"/>
              </w:rPr>
              <w:lastRenderedPageBreak/>
              <w:t>viên chủ trì xây dựng, tổ chức  thực hiện giảng dạy CTĐT</w:t>
            </w:r>
          </w:p>
        </w:tc>
        <w:tc>
          <w:tcPr>
            <w:tcW w:w="3971" w:type="dxa"/>
            <w:tcMar>
              <w:top w:w="100" w:type="dxa"/>
              <w:left w:w="100" w:type="dxa"/>
              <w:bottom w:w="100" w:type="dxa"/>
              <w:right w:w="100" w:type="dxa"/>
            </w:tcMar>
          </w:tcPr>
          <w:p w14:paraId="5E0FD769"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i/>
                <w:sz w:val="24"/>
                <w:szCs w:val="24"/>
              </w:rPr>
            </w:pPr>
            <w:r w:rsidRPr="000D1248">
              <w:rPr>
                <w:rFonts w:eastAsia="Times New Roman"/>
                <w:i/>
                <w:sz w:val="24"/>
                <w:szCs w:val="24"/>
              </w:rPr>
              <w:lastRenderedPageBreak/>
              <w:t>Với các ngành đào tạo không  thuộc nhóm này thì xóa nội dung  này</w:t>
            </w:r>
          </w:p>
        </w:tc>
        <w:tc>
          <w:tcPr>
            <w:tcW w:w="1618" w:type="dxa"/>
            <w:tcMar>
              <w:top w:w="100" w:type="dxa"/>
              <w:left w:w="100" w:type="dxa"/>
              <w:bottom w:w="100" w:type="dxa"/>
              <w:right w:w="100" w:type="dxa"/>
            </w:tcMar>
          </w:tcPr>
          <w:p w14:paraId="20C7C105"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i/>
                <w:sz w:val="24"/>
                <w:szCs w:val="24"/>
              </w:rPr>
            </w:pPr>
          </w:p>
        </w:tc>
      </w:tr>
      <w:tr w:rsidR="00555C19" w:rsidRPr="000D1248" w14:paraId="317FB027" w14:textId="77777777" w:rsidTr="00555C19">
        <w:trPr>
          <w:gridAfter w:val="1"/>
          <w:wAfter w:w="12" w:type="dxa"/>
          <w:trHeight w:val="4615"/>
        </w:trPr>
        <w:tc>
          <w:tcPr>
            <w:tcW w:w="795" w:type="dxa"/>
            <w:tcMar>
              <w:top w:w="100" w:type="dxa"/>
              <w:left w:w="100" w:type="dxa"/>
              <w:bottom w:w="100" w:type="dxa"/>
              <w:right w:w="100" w:type="dxa"/>
            </w:tcMar>
          </w:tcPr>
          <w:p w14:paraId="75861BD8"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2.3. </w:t>
            </w:r>
          </w:p>
        </w:tc>
        <w:tc>
          <w:tcPr>
            <w:tcW w:w="3597" w:type="dxa"/>
            <w:tcMar>
              <w:top w:w="100" w:type="dxa"/>
              <w:left w:w="100" w:type="dxa"/>
              <w:bottom w:w="100" w:type="dxa"/>
              <w:right w:w="100" w:type="dxa"/>
            </w:tcMar>
          </w:tcPr>
          <w:p w14:paraId="34E724D5"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Đối với đào tạo thạc sĩ </w:t>
            </w:r>
          </w:p>
          <w:p w14:paraId="227CC07E"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Bảo đảm về số lượng và tiêu chuẩn của người hướng dẫn luận văn theo quy định tại quy chế tuyển sinh và đào tạo trình độ thạc sĩ hiện hành của Bộ </w:t>
            </w:r>
          </w:p>
          <w:p w14:paraId="26F175B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Giáo dục và Đào tạo: Có trình độ tiến sĩ chuyên môn phù hợp với ngành đào tạo và đề tài luận văn của học viên; Có năng lực ngoại ngữ, ứng dụng công nghệ </w:t>
            </w:r>
          </w:p>
          <w:p w14:paraId="183CF1ED"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thông tin để thực hiện nghiên  cứu và trao đổi khoa học quốc  tế; Có kết quả nghiên cứu khoa  học liên quan đến đề tài luận  văn trong thời gian 05 năm tính  đến thời điểm được giao hướng  dẫn.</w:t>
            </w:r>
          </w:p>
        </w:tc>
        <w:tc>
          <w:tcPr>
            <w:tcW w:w="3971" w:type="dxa"/>
            <w:tcMar>
              <w:top w:w="100" w:type="dxa"/>
              <w:left w:w="100" w:type="dxa"/>
              <w:bottom w:w="100" w:type="dxa"/>
              <w:right w:w="100" w:type="dxa"/>
            </w:tcMar>
          </w:tcPr>
          <w:p w14:paraId="7519D6C7"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Thể hiện các nội dung: </w:t>
            </w:r>
          </w:p>
          <w:p w14:paraId="7B518DA5"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Đáp ứng quy định dựa trên số lượng giảng viên đủ điều kiện. </w:t>
            </w:r>
          </w:p>
          <w:p w14:paraId="02B3EECD"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Ghi tóm tắt số lượng giảng viên </w:t>
            </w:r>
            <w:r w:rsidRPr="000D1248">
              <w:rPr>
                <w:rFonts w:eastAsia="Times New Roman"/>
                <w:i/>
                <w:sz w:val="24"/>
                <w:szCs w:val="24"/>
              </w:rPr>
              <w:t>(số giáo sư; số PGS, số TS với tổng số công bố khoa học (đề tài NCKH, bài báo khoa học trong nước, quốc tế)</w:t>
            </w:r>
            <w:r w:rsidRPr="000D1248">
              <w:rPr>
                <w:rFonts w:eastAsia="Times New Roman"/>
                <w:sz w:val="24"/>
                <w:szCs w:val="24"/>
              </w:rPr>
              <w:t xml:space="preserve">. </w:t>
            </w:r>
          </w:p>
          <w:p w14:paraId="4BDCEBB0"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Đính kèm bảng liệt kê các công trình nghiên cứu của GV, các công bố khoa học liên quan đã được kiểm tra trên hệ thống quản lý của Trường (Đính kèm mẫu 4, Phụ lục 3)</w:t>
            </w:r>
          </w:p>
          <w:p w14:paraId="754AA823"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Số lượng học viên dự kiến tuyển sinh trong 2 khóa đầu từ …. học  viên</w:t>
            </w:r>
          </w:p>
        </w:tc>
        <w:tc>
          <w:tcPr>
            <w:tcW w:w="1618" w:type="dxa"/>
            <w:tcMar>
              <w:top w:w="100" w:type="dxa"/>
              <w:left w:w="100" w:type="dxa"/>
              <w:bottom w:w="100" w:type="dxa"/>
              <w:right w:w="100" w:type="dxa"/>
            </w:tcMar>
          </w:tcPr>
          <w:p w14:paraId="4C213875"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53D72143" w14:textId="77777777" w:rsidTr="00555C19">
        <w:trPr>
          <w:gridAfter w:val="1"/>
          <w:wAfter w:w="12" w:type="dxa"/>
          <w:trHeight w:val="4844"/>
        </w:trPr>
        <w:tc>
          <w:tcPr>
            <w:tcW w:w="795" w:type="dxa"/>
            <w:tcMar>
              <w:top w:w="100" w:type="dxa"/>
              <w:left w:w="100" w:type="dxa"/>
              <w:bottom w:w="100" w:type="dxa"/>
              <w:right w:w="100" w:type="dxa"/>
            </w:tcMar>
          </w:tcPr>
          <w:p w14:paraId="0A95A53C"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2.4 </w:t>
            </w:r>
          </w:p>
        </w:tc>
        <w:tc>
          <w:tcPr>
            <w:tcW w:w="3597" w:type="dxa"/>
            <w:tcMar>
              <w:top w:w="100" w:type="dxa"/>
              <w:left w:w="100" w:type="dxa"/>
              <w:bottom w:w="100" w:type="dxa"/>
              <w:right w:w="100" w:type="dxa"/>
            </w:tcMar>
          </w:tcPr>
          <w:p w14:paraId="29F092D7"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Đã đào tạo và cấp bằng trình độ đại học ngành tương ứng, hoặc  ngành phù hợp trong trường  hợp ngành đào tạo ở trình độ đại học chưa có trong Danh  mục thống kê ngành đào tạo..</w:t>
            </w:r>
          </w:p>
        </w:tc>
        <w:tc>
          <w:tcPr>
            <w:tcW w:w="3971" w:type="dxa"/>
            <w:tcMar>
              <w:top w:w="100" w:type="dxa"/>
              <w:left w:w="100" w:type="dxa"/>
              <w:bottom w:w="100" w:type="dxa"/>
              <w:right w:w="100" w:type="dxa"/>
            </w:tcMar>
          </w:tcPr>
          <w:p w14:paraId="0D3E03BF" w14:textId="6D68E4F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i/>
                <w:sz w:val="24"/>
                <w:szCs w:val="24"/>
              </w:rPr>
              <w:t>Chỉ sử dụng đối với đào tạo trình độ thạc sĩ</w:t>
            </w:r>
            <w:r w:rsidR="00BE5FB1">
              <w:rPr>
                <w:rFonts w:eastAsia="Times New Roman"/>
                <w:i/>
                <w:sz w:val="24"/>
                <w:szCs w:val="24"/>
              </w:rPr>
              <w:t xml:space="preserve">. </w:t>
            </w:r>
            <w:r w:rsidRPr="000D1248">
              <w:rPr>
                <w:rFonts w:eastAsia="Times New Roman"/>
                <w:i/>
                <w:sz w:val="24"/>
                <w:szCs w:val="24"/>
              </w:rPr>
              <w:t xml:space="preserve"> Trình độ đại học bỏ mục này</w:t>
            </w:r>
            <w:r w:rsidRPr="000D1248">
              <w:rPr>
                <w:rFonts w:eastAsia="Times New Roman"/>
                <w:sz w:val="24"/>
                <w:szCs w:val="24"/>
              </w:rPr>
              <w:t xml:space="preserve">. </w:t>
            </w:r>
          </w:p>
          <w:p w14:paraId="1F226E5C"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Các nội dung cần thể hiện: </w:t>
            </w:r>
          </w:p>
          <w:p w14:paraId="06F08D34"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Phù hợp </w:t>
            </w:r>
          </w:p>
          <w:p w14:paraId="5565A5D5"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Ngành đào tạo trình độ ThS/Đại học là ngành đúng/ngành phù hợp; mã ngành (ghi mã ngành cấp IV của ngành trình độ ThS/TS); đã có quyết định mở ngành theo văn bản (Số quyết định, ngày ban hành); CTĐT đã tuyển sinh và đào tạo (số lượng) khóa; thông tin tốt nghiệp của HV cao học/đại học đều được đăng tải công khai trên (ghi đường link đăng tải); CTĐT bậc Thạc sĩ/Đại học đã nhận  được chứng nhận kiểm định chất lượng (số quyết định, ngày ban hành, thời gian hiệu lực)</w:t>
            </w:r>
          </w:p>
        </w:tc>
        <w:tc>
          <w:tcPr>
            <w:tcW w:w="1618" w:type="dxa"/>
            <w:tcMar>
              <w:top w:w="100" w:type="dxa"/>
              <w:left w:w="100" w:type="dxa"/>
              <w:bottom w:w="100" w:type="dxa"/>
              <w:right w:w="100" w:type="dxa"/>
            </w:tcMar>
          </w:tcPr>
          <w:p w14:paraId="3797C115"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4DD09400" w14:textId="77777777" w:rsidTr="00555C19">
        <w:trPr>
          <w:gridAfter w:val="1"/>
          <w:wAfter w:w="12" w:type="dxa"/>
          <w:trHeight w:val="155"/>
        </w:trPr>
        <w:tc>
          <w:tcPr>
            <w:tcW w:w="795" w:type="dxa"/>
            <w:tcMar>
              <w:top w:w="100" w:type="dxa"/>
              <w:left w:w="100" w:type="dxa"/>
              <w:bottom w:w="100" w:type="dxa"/>
              <w:right w:w="100" w:type="dxa"/>
            </w:tcMar>
          </w:tcPr>
          <w:p w14:paraId="7F23F0FC"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3 </w:t>
            </w:r>
          </w:p>
        </w:tc>
        <w:tc>
          <w:tcPr>
            <w:tcW w:w="3597" w:type="dxa"/>
            <w:tcMar>
              <w:top w:w="100" w:type="dxa"/>
              <w:left w:w="100" w:type="dxa"/>
              <w:bottom w:w="100" w:type="dxa"/>
              <w:right w:w="100" w:type="dxa"/>
            </w:tcMar>
          </w:tcPr>
          <w:p w14:paraId="20E0F819"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r w:rsidRPr="000D1248">
              <w:rPr>
                <w:rFonts w:eastAsia="Times New Roman"/>
                <w:b/>
                <w:sz w:val="24"/>
                <w:szCs w:val="24"/>
              </w:rPr>
              <w:t>Cơ sở vật chất</w:t>
            </w:r>
          </w:p>
        </w:tc>
        <w:tc>
          <w:tcPr>
            <w:tcW w:w="3971" w:type="dxa"/>
            <w:tcMar>
              <w:top w:w="100" w:type="dxa"/>
              <w:left w:w="100" w:type="dxa"/>
              <w:bottom w:w="100" w:type="dxa"/>
              <w:right w:w="100" w:type="dxa"/>
            </w:tcMar>
          </w:tcPr>
          <w:p w14:paraId="719A96FE"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p>
        </w:tc>
        <w:tc>
          <w:tcPr>
            <w:tcW w:w="1618" w:type="dxa"/>
            <w:tcMar>
              <w:top w:w="100" w:type="dxa"/>
              <w:left w:w="100" w:type="dxa"/>
              <w:bottom w:w="100" w:type="dxa"/>
              <w:right w:w="100" w:type="dxa"/>
            </w:tcMar>
          </w:tcPr>
          <w:p w14:paraId="529F8C27"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r>
      <w:tr w:rsidR="00555C19" w:rsidRPr="000D1248" w14:paraId="4A2B990E" w14:textId="77777777" w:rsidTr="00555C19">
        <w:trPr>
          <w:gridAfter w:val="1"/>
          <w:wAfter w:w="12" w:type="dxa"/>
          <w:trHeight w:val="20"/>
        </w:trPr>
        <w:tc>
          <w:tcPr>
            <w:tcW w:w="795" w:type="dxa"/>
            <w:tcMar>
              <w:top w:w="100" w:type="dxa"/>
              <w:left w:w="100" w:type="dxa"/>
              <w:bottom w:w="100" w:type="dxa"/>
              <w:right w:w="100" w:type="dxa"/>
            </w:tcMar>
          </w:tcPr>
          <w:p w14:paraId="55CAAA0D"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3.1 </w:t>
            </w:r>
          </w:p>
        </w:tc>
        <w:tc>
          <w:tcPr>
            <w:tcW w:w="3597" w:type="dxa"/>
            <w:tcMar>
              <w:top w:w="100" w:type="dxa"/>
              <w:left w:w="100" w:type="dxa"/>
              <w:bottom w:w="100" w:type="dxa"/>
              <w:right w:w="100" w:type="dxa"/>
            </w:tcMar>
          </w:tcPr>
          <w:p w14:paraId="5AEA9DB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Có cơ sở vật chất, thiết bị, thư  viện, giáo trình đáp ứng yêu cầu  giảng dạy, học tập, nghiên cứu  theo yêu cầu của chương trình  đào tạo, đáp ứng yêu cầu về cơ  sở vật chất theo quy định của  chuẩn chương trình đào tạo của  lĩnh vực, nhóm ngành, </w:t>
            </w:r>
            <w:r w:rsidRPr="000D1248">
              <w:rPr>
                <w:rFonts w:eastAsia="Times New Roman"/>
                <w:sz w:val="24"/>
                <w:szCs w:val="24"/>
              </w:rPr>
              <w:lastRenderedPageBreak/>
              <w:t>ngành đào tạo và các quy định tại  Thông tư 02/2022/TT-BGDĐT</w:t>
            </w:r>
          </w:p>
        </w:tc>
        <w:tc>
          <w:tcPr>
            <w:tcW w:w="3971" w:type="dxa"/>
            <w:tcMar>
              <w:top w:w="100" w:type="dxa"/>
              <w:left w:w="100" w:type="dxa"/>
              <w:bottom w:w="100" w:type="dxa"/>
              <w:right w:w="100" w:type="dxa"/>
            </w:tcMar>
          </w:tcPr>
          <w:p w14:paraId="75B0A1DC"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lastRenderedPageBreak/>
              <w:t xml:space="preserve">- Thông tin về cơ sở vật chất của Trường </w:t>
            </w:r>
            <w:r w:rsidRPr="000D1248">
              <w:rPr>
                <w:rFonts w:eastAsia="Times New Roman"/>
                <w:i/>
                <w:sz w:val="24"/>
                <w:szCs w:val="24"/>
              </w:rPr>
              <w:t>(Đính kèm mẫu 6 &amp; 7, Phụ lục 3)</w:t>
            </w:r>
            <w:r w:rsidRPr="000D1248">
              <w:rPr>
                <w:rFonts w:eastAsia="Times New Roman"/>
                <w:sz w:val="24"/>
                <w:szCs w:val="24"/>
              </w:rPr>
              <w:t xml:space="preserve">, thể hiện rõ: </w:t>
            </w:r>
          </w:p>
          <w:p w14:paraId="143E59DA"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Các khu chính của trường và diện tích</w:t>
            </w:r>
          </w:p>
          <w:p w14:paraId="3709CD7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Giảng đường, hội trường, phòng học </w:t>
            </w:r>
          </w:p>
          <w:p w14:paraId="0E1B72AC"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Số phòng học đa phương tiện + Phòng làm việc của giáo sư, phó giáo sư, giảng </w:t>
            </w:r>
            <w:r w:rsidRPr="000D1248">
              <w:rPr>
                <w:rFonts w:eastAsia="Times New Roman"/>
                <w:sz w:val="24"/>
                <w:szCs w:val="24"/>
              </w:rPr>
              <w:lastRenderedPageBreak/>
              <w:t xml:space="preserve">viên toàn thời gian + Thư viện và Trung tâm học liệu </w:t>
            </w:r>
          </w:p>
          <w:p w14:paraId="4E0AE54F"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Trung tâm nghiên cứu, phòng  thí nghiệm, thực nghiệm, cơ sở thực hành, thực tập, luyện tập</w:t>
            </w:r>
          </w:p>
        </w:tc>
        <w:tc>
          <w:tcPr>
            <w:tcW w:w="1618" w:type="dxa"/>
            <w:tcMar>
              <w:top w:w="100" w:type="dxa"/>
              <w:left w:w="100" w:type="dxa"/>
              <w:bottom w:w="100" w:type="dxa"/>
              <w:right w:w="100" w:type="dxa"/>
            </w:tcMar>
          </w:tcPr>
          <w:p w14:paraId="130BE3B7"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4547F334" w14:textId="77777777" w:rsidTr="00555C19">
        <w:trPr>
          <w:gridAfter w:val="1"/>
          <w:wAfter w:w="12" w:type="dxa"/>
          <w:trHeight w:val="5637"/>
        </w:trPr>
        <w:tc>
          <w:tcPr>
            <w:tcW w:w="795" w:type="dxa"/>
            <w:vMerge w:val="restart"/>
            <w:tcMar>
              <w:top w:w="100" w:type="dxa"/>
              <w:left w:w="100" w:type="dxa"/>
              <w:bottom w:w="100" w:type="dxa"/>
              <w:right w:w="100" w:type="dxa"/>
            </w:tcMar>
          </w:tcPr>
          <w:p w14:paraId="059B830F"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39FF892D"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b) Có đủ phòng học, phòng thí  nghiệm, phòng thực hành, cơ sở sản xuất thử nghiệm, hệ thống  công nghệ thông tin, hệ thống  quản lý hỗ trợ học tập, quản lý  đào tạo cùng các thiết bị cần thiết  đáp ứng yêu cầu giảng dạy, học  tập, nghiên cứu khoa học theo  yêu cầu của chương trình đào tạo,  phù hợp với quy mô đào tạo ở từng trình độ đào tạo và phải có  kế hoạch sử dụng phòng học,  phòng thí nghiệm, thực hành với  diện tích và các thiết bị cụ thể của  từng phòng thí nghiệm, thực hành  phù hợp với số lượng sinh viên  thực hành, thí nghiệm tại mỗi bàn  và mỗi thiết bị trong mỗi phòng  thí nghiệm, phòng thực hành, phù  hợp với quy mô đào tạo theo yêu  cầu của chương trình đào tạo cho  từng năm học của khóa học;</w:t>
            </w:r>
          </w:p>
        </w:tc>
        <w:tc>
          <w:tcPr>
            <w:tcW w:w="3971" w:type="dxa"/>
            <w:tcMar>
              <w:top w:w="100" w:type="dxa"/>
              <w:left w:w="100" w:type="dxa"/>
              <w:bottom w:w="100" w:type="dxa"/>
              <w:right w:w="100" w:type="dxa"/>
            </w:tcMar>
          </w:tcPr>
          <w:p w14:paraId="1B3E5C11"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i/>
                <w:sz w:val="24"/>
                <w:szCs w:val="24"/>
              </w:rPr>
            </w:pPr>
            <w:r w:rsidRPr="000D1248">
              <w:rPr>
                <w:rFonts w:eastAsia="Times New Roman"/>
                <w:sz w:val="24"/>
                <w:szCs w:val="24"/>
              </w:rPr>
              <w:t xml:space="preserve">Cần ghi rõ thông tin về cơ sở vật  chất đặc thù đối với ngành đào tạo  dự kiến mở </w:t>
            </w:r>
            <w:r w:rsidRPr="000D1248">
              <w:rPr>
                <w:rFonts w:eastAsia="Times New Roman"/>
                <w:i/>
                <w:sz w:val="24"/>
                <w:szCs w:val="24"/>
              </w:rPr>
              <w:t>(Đính kèm mẫu 8, Bản xác nhận điều kiện thực tế của cơ sở đào tạo)</w:t>
            </w:r>
          </w:p>
        </w:tc>
        <w:tc>
          <w:tcPr>
            <w:tcW w:w="1618" w:type="dxa"/>
            <w:vMerge w:val="restart"/>
            <w:tcMar>
              <w:top w:w="100" w:type="dxa"/>
              <w:left w:w="100" w:type="dxa"/>
              <w:bottom w:w="100" w:type="dxa"/>
              <w:right w:w="100" w:type="dxa"/>
            </w:tcMar>
          </w:tcPr>
          <w:p w14:paraId="425EAE0D"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i/>
                <w:sz w:val="24"/>
                <w:szCs w:val="24"/>
              </w:rPr>
            </w:pPr>
          </w:p>
        </w:tc>
      </w:tr>
      <w:tr w:rsidR="00555C19" w:rsidRPr="000D1248" w14:paraId="7E1839D9" w14:textId="77777777" w:rsidTr="00A15177">
        <w:trPr>
          <w:gridAfter w:val="1"/>
          <w:wAfter w:w="12" w:type="dxa"/>
          <w:trHeight w:val="20"/>
        </w:trPr>
        <w:tc>
          <w:tcPr>
            <w:tcW w:w="795" w:type="dxa"/>
            <w:vMerge/>
            <w:tcMar>
              <w:top w:w="100" w:type="dxa"/>
              <w:left w:w="100" w:type="dxa"/>
              <w:bottom w:w="100" w:type="dxa"/>
              <w:right w:w="100" w:type="dxa"/>
            </w:tcMar>
          </w:tcPr>
          <w:p w14:paraId="7449DA7E"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i/>
                <w:sz w:val="24"/>
                <w:szCs w:val="24"/>
              </w:rPr>
            </w:pPr>
          </w:p>
        </w:tc>
        <w:tc>
          <w:tcPr>
            <w:tcW w:w="3597" w:type="dxa"/>
            <w:tcMar>
              <w:top w:w="100" w:type="dxa"/>
              <w:left w:w="100" w:type="dxa"/>
              <w:bottom w:w="100" w:type="dxa"/>
              <w:right w:w="100" w:type="dxa"/>
            </w:tcMar>
          </w:tcPr>
          <w:p w14:paraId="2B298ED9" w14:textId="3C628D70"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c) Có hợp đồng hợp tác đào tạo thực hành, thực tập với các cơ sở thực hành, thực tập bên ngoài nhà trường phù hợp với kế hoạch giảng dạy, học tập,  nghiên cứu khoa học cho toàn  khóa học; </w:t>
            </w:r>
          </w:p>
        </w:tc>
        <w:tc>
          <w:tcPr>
            <w:tcW w:w="3971" w:type="dxa"/>
            <w:tcMar>
              <w:top w:w="100" w:type="dxa"/>
              <w:left w:w="100" w:type="dxa"/>
              <w:bottom w:w="100" w:type="dxa"/>
              <w:right w:w="100" w:type="dxa"/>
            </w:tcMar>
          </w:tcPr>
          <w:p w14:paraId="7459DF9D"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Trường trang bị đầy đủ phòng thí nghiệm, thực tập, thực hành thí nghiệm cho người học. </w:t>
            </w:r>
          </w:p>
          <w:p w14:paraId="2062B1DB"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Đối với các học phần thực tập  ngoài trường, thực tập rèn nghề </w:t>
            </w:r>
            <w:r w:rsidRPr="000D1248">
              <w:rPr>
                <w:rFonts w:eastAsia="Times New Roman"/>
                <w:b/>
                <w:sz w:val="24"/>
                <w:szCs w:val="24"/>
              </w:rPr>
              <w:t xml:space="preserve">cần chú ý minh chứng </w:t>
            </w:r>
            <w:r w:rsidRPr="000D1248">
              <w:rPr>
                <w:rFonts w:eastAsia="Times New Roman"/>
                <w:sz w:val="24"/>
                <w:szCs w:val="24"/>
              </w:rPr>
              <w:t>các ký  kết, thỏa thuận hợp tác với các  doanh nghiệp ngoài trường</w:t>
            </w:r>
          </w:p>
          <w:p w14:paraId="1714C2B6" w14:textId="77777777" w:rsidR="00A15177" w:rsidRPr="000D1248" w:rsidRDefault="00A15177" w:rsidP="00BE5FB1">
            <w:pPr>
              <w:widowControl w:val="0"/>
              <w:pBdr>
                <w:top w:val="nil"/>
                <w:left w:val="nil"/>
                <w:bottom w:val="nil"/>
                <w:right w:val="nil"/>
                <w:between w:val="nil"/>
              </w:pBdr>
              <w:spacing w:before="0" w:after="0" w:line="240" w:lineRule="auto"/>
              <w:jc w:val="both"/>
              <w:rPr>
                <w:rFonts w:eastAsia="Times New Roman"/>
                <w:sz w:val="24"/>
                <w:szCs w:val="24"/>
              </w:rPr>
            </w:pPr>
          </w:p>
          <w:p w14:paraId="173C8A5E" w14:textId="77777777" w:rsidR="00A15177" w:rsidRPr="000D1248" w:rsidRDefault="00A15177" w:rsidP="00BE5FB1">
            <w:pPr>
              <w:widowControl w:val="0"/>
              <w:pBdr>
                <w:top w:val="nil"/>
                <w:left w:val="nil"/>
                <w:bottom w:val="nil"/>
                <w:right w:val="nil"/>
                <w:between w:val="nil"/>
              </w:pBdr>
              <w:spacing w:before="0" w:after="0" w:line="240" w:lineRule="auto"/>
              <w:jc w:val="both"/>
              <w:rPr>
                <w:rFonts w:eastAsia="Times New Roman"/>
                <w:sz w:val="24"/>
                <w:szCs w:val="24"/>
              </w:rPr>
            </w:pPr>
          </w:p>
          <w:p w14:paraId="36E4807F" w14:textId="783D61DC" w:rsidR="00A15177" w:rsidRPr="000D1248" w:rsidRDefault="00A15177" w:rsidP="00BE5FB1">
            <w:pPr>
              <w:widowControl w:val="0"/>
              <w:pBdr>
                <w:top w:val="nil"/>
                <w:left w:val="nil"/>
                <w:bottom w:val="nil"/>
                <w:right w:val="nil"/>
                <w:between w:val="nil"/>
              </w:pBdr>
              <w:spacing w:before="0" w:after="0" w:line="240" w:lineRule="auto"/>
              <w:jc w:val="both"/>
              <w:rPr>
                <w:rFonts w:eastAsia="Times New Roman"/>
                <w:sz w:val="24"/>
                <w:szCs w:val="24"/>
              </w:rPr>
            </w:pPr>
          </w:p>
        </w:tc>
        <w:tc>
          <w:tcPr>
            <w:tcW w:w="1618" w:type="dxa"/>
            <w:vMerge/>
            <w:tcMar>
              <w:top w:w="100" w:type="dxa"/>
              <w:left w:w="100" w:type="dxa"/>
              <w:bottom w:w="100" w:type="dxa"/>
              <w:right w:w="100" w:type="dxa"/>
            </w:tcMar>
          </w:tcPr>
          <w:p w14:paraId="772268B7"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24EFDC01" w14:textId="77777777" w:rsidTr="00555C19">
        <w:trPr>
          <w:trHeight w:val="4702"/>
        </w:trPr>
        <w:tc>
          <w:tcPr>
            <w:tcW w:w="795" w:type="dxa"/>
            <w:vMerge w:val="restart"/>
            <w:tcMar>
              <w:top w:w="100" w:type="dxa"/>
              <w:left w:w="100" w:type="dxa"/>
              <w:bottom w:w="100" w:type="dxa"/>
              <w:right w:w="100" w:type="dxa"/>
            </w:tcMar>
          </w:tcPr>
          <w:p w14:paraId="02704654" w14:textId="77777777" w:rsidR="00555C19" w:rsidRPr="000D1248" w:rsidRDefault="00555C19" w:rsidP="00A15177">
            <w:pPr>
              <w:spacing w:before="0" w:after="0" w:line="240" w:lineRule="auto"/>
              <w:rPr>
                <w:rFonts w:eastAsia="Times New Roman"/>
                <w:b/>
                <w:sz w:val="24"/>
                <w:szCs w:val="24"/>
              </w:rPr>
            </w:pPr>
          </w:p>
        </w:tc>
        <w:tc>
          <w:tcPr>
            <w:tcW w:w="3597" w:type="dxa"/>
            <w:tcMar>
              <w:top w:w="100" w:type="dxa"/>
              <w:left w:w="100" w:type="dxa"/>
              <w:bottom w:w="100" w:type="dxa"/>
              <w:right w:w="100" w:type="dxa"/>
            </w:tcMar>
          </w:tcPr>
          <w:p w14:paraId="2846A7CF"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d) Có thư viện truyền thống và  thư viện điện tử bảo đảm đủ giáo trình, tài liệu hỗ trợ giảng  dạy, học tập, nghiên cứu của  giảng viên và người học; có bản  quyền truy cập cơ sở dữ liệu  trong nước về sách, tạp chí khoa  học liên quan đến ngành đào  tạo, đáp ứng yêu cầu của ngành  và trình độ đào tạo, phù hợp với  quy mô đào tạo; từ năm học  2023 - 2024 trở đi, yêu cầu bắt  buộc cơ sở đào tạo phải có bản  quyền truy cập cơ sở dữ liệu  quốc tế về sách, tạp chí khoa  học liên quan đến ngành đào  tạo, đáp ứng yêu cầu của ngành  và trình độ đào tạo, phù hợp với  quy mô đào tạo;</w:t>
            </w:r>
          </w:p>
        </w:tc>
        <w:tc>
          <w:tcPr>
            <w:tcW w:w="3971" w:type="dxa"/>
            <w:tcMar>
              <w:top w:w="100" w:type="dxa"/>
              <w:left w:w="100" w:type="dxa"/>
              <w:bottom w:w="100" w:type="dxa"/>
              <w:right w:w="100" w:type="dxa"/>
            </w:tcMar>
          </w:tcPr>
          <w:p w14:paraId="39A078E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Cung cấp thông tin về cả thư viện truyền thống, thư viện điện tử. </w:t>
            </w:r>
          </w:p>
          <w:p w14:paraId="5C4A47EC" w14:textId="77777777" w:rsidR="00555C19"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Diện tích thư viện, số chỗ ngồi; số máy tính phục vụ tra cứu. </w:t>
            </w:r>
          </w:p>
          <w:p w14:paraId="1E82CBA3" w14:textId="7BF843E7" w:rsidR="004D6080" w:rsidRPr="000D1248" w:rsidRDefault="004D6080" w:rsidP="00BE5FB1">
            <w:pPr>
              <w:widowControl w:val="0"/>
              <w:pBdr>
                <w:top w:val="nil"/>
                <w:left w:val="nil"/>
                <w:bottom w:val="nil"/>
                <w:right w:val="nil"/>
                <w:between w:val="nil"/>
              </w:pBdr>
              <w:spacing w:before="0" w:after="0" w:line="240" w:lineRule="auto"/>
              <w:jc w:val="both"/>
              <w:rPr>
                <w:rFonts w:eastAsia="Times New Roman"/>
                <w:sz w:val="24"/>
                <w:szCs w:val="24"/>
              </w:rPr>
            </w:pPr>
            <w:r>
              <w:rPr>
                <w:rFonts w:eastAsia="Times New Roman"/>
                <w:sz w:val="24"/>
                <w:szCs w:val="24"/>
              </w:rPr>
              <w:t>- Số tài liệu/học liệu đã được số hóa tại thư viện điện tử</w:t>
            </w:r>
          </w:p>
          <w:p w14:paraId="28B61010"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Tổng số thư viện điện tử ở nước ngoài được kết nối với thư viện của cơ sở đào tạo </w:t>
            </w:r>
          </w:p>
          <w:p w14:paraId="6B92FBCB"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Tổng số thư viện điện tử ở trong nước được kết nối với thư viện của cơ sở đào tạo </w:t>
            </w:r>
          </w:p>
          <w:p w14:paraId="00D28D9E"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Tổng số đầu sách tham khảo phục vụ ngành đào tạo</w:t>
            </w:r>
          </w:p>
        </w:tc>
        <w:tc>
          <w:tcPr>
            <w:tcW w:w="1630" w:type="dxa"/>
            <w:gridSpan w:val="2"/>
            <w:vMerge w:val="restart"/>
            <w:tcMar>
              <w:top w:w="100" w:type="dxa"/>
              <w:left w:w="100" w:type="dxa"/>
              <w:bottom w:w="100" w:type="dxa"/>
              <w:right w:w="100" w:type="dxa"/>
            </w:tcMar>
          </w:tcPr>
          <w:p w14:paraId="288F850C"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11278753" w14:textId="77777777" w:rsidTr="00555C19">
        <w:trPr>
          <w:trHeight w:val="1998"/>
        </w:trPr>
        <w:tc>
          <w:tcPr>
            <w:tcW w:w="795" w:type="dxa"/>
            <w:vMerge/>
            <w:tcMar>
              <w:top w:w="100" w:type="dxa"/>
              <w:left w:w="100" w:type="dxa"/>
              <w:bottom w:w="100" w:type="dxa"/>
              <w:right w:w="100" w:type="dxa"/>
            </w:tcMar>
          </w:tcPr>
          <w:p w14:paraId="20D7CBA6"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11AC60C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d) Có trang thông tin điện tử  đăng tải đầy đủ thông tin yêu  cầu phải công khai theo quy  định của Bộ Giáo dục và Đào  tạo và các quy định khác có liên  quan của pháp luật.</w:t>
            </w:r>
          </w:p>
        </w:tc>
        <w:tc>
          <w:tcPr>
            <w:tcW w:w="3971" w:type="dxa"/>
            <w:tcMar>
              <w:top w:w="100" w:type="dxa"/>
              <w:left w:w="100" w:type="dxa"/>
              <w:bottom w:w="100" w:type="dxa"/>
              <w:right w:w="100" w:type="dxa"/>
            </w:tcMar>
          </w:tcPr>
          <w:p w14:paraId="1D08AC36"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i/>
                <w:sz w:val="24"/>
                <w:szCs w:val="24"/>
              </w:rPr>
            </w:pPr>
            <w:r w:rsidRPr="000D1248">
              <w:rPr>
                <w:rFonts w:eastAsia="Times New Roman"/>
                <w:sz w:val="24"/>
                <w:szCs w:val="24"/>
              </w:rPr>
              <w:t xml:space="preserve">Website của Trường </w:t>
            </w:r>
            <w:r w:rsidRPr="000D1248">
              <w:rPr>
                <w:rFonts w:eastAsia="Times New Roman"/>
                <w:i/>
                <w:sz w:val="24"/>
                <w:szCs w:val="24"/>
              </w:rPr>
              <w:t>(</w:t>
            </w:r>
            <w:r w:rsidRPr="000D1248">
              <w:rPr>
                <w:rFonts w:eastAsia="Times New Roman"/>
                <w:i/>
                <w:sz w:val="24"/>
                <w:szCs w:val="24"/>
                <w:u w:val="single"/>
              </w:rPr>
              <w:t>www.uneti.edu.vn</w:t>
            </w:r>
            <w:r w:rsidRPr="000D1248">
              <w:rPr>
                <w:rFonts w:eastAsia="Times New Roman"/>
                <w:i/>
                <w:sz w:val="24"/>
                <w:szCs w:val="24"/>
              </w:rPr>
              <w:t xml:space="preserve">) </w:t>
            </w:r>
            <w:r w:rsidRPr="000D1248">
              <w:rPr>
                <w:rFonts w:eastAsia="Times New Roman"/>
                <w:sz w:val="24"/>
                <w:szCs w:val="24"/>
              </w:rPr>
              <w:t>được cập  nhật thường xuyên và đăng tải  công khai theo quy định (</w:t>
            </w:r>
            <w:r w:rsidRPr="000D1248">
              <w:rPr>
                <w:rFonts w:eastAsia="Times New Roman"/>
                <w:i/>
                <w:sz w:val="24"/>
                <w:szCs w:val="24"/>
              </w:rPr>
              <w:t>Công  khai theo thông tư 36, Tuyển  dụng, tra cứu văn bằng, Quy trình  công tác, báo cáo thường niên;  Đề án mở ngành)</w:t>
            </w:r>
          </w:p>
        </w:tc>
        <w:tc>
          <w:tcPr>
            <w:tcW w:w="1630" w:type="dxa"/>
            <w:gridSpan w:val="2"/>
            <w:vMerge/>
            <w:tcMar>
              <w:top w:w="100" w:type="dxa"/>
              <w:left w:w="100" w:type="dxa"/>
              <w:bottom w:w="100" w:type="dxa"/>
              <w:right w:w="100" w:type="dxa"/>
            </w:tcMar>
          </w:tcPr>
          <w:p w14:paraId="70C35883"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i/>
                <w:sz w:val="24"/>
                <w:szCs w:val="24"/>
              </w:rPr>
            </w:pPr>
          </w:p>
        </w:tc>
      </w:tr>
      <w:tr w:rsidR="00555C19" w:rsidRPr="000D1248" w14:paraId="3A6A408E" w14:textId="77777777" w:rsidTr="00555C19">
        <w:trPr>
          <w:trHeight w:val="640"/>
        </w:trPr>
        <w:tc>
          <w:tcPr>
            <w:tcW w:w="795" w:type="dxa"/>
            <w:tcMar>
              <w:top w:w="100" w:type="dxa"/>
              <w:left w:w="100" w:type="dxa"/>
              <w:bottom w:w="100" w:type="dxa"/>
              <w:right w:w="100" w:type="dxa"/>
            </w:tcMar>
          </w:tcPr>
          <w:p w14:paraId="347F4269"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4 </w:t>
            </w:r>
          </w:p>
        </w:tc>
        <w:tc>
          <w:tcPr>
            <w:tcW w:w="3597" w:type="dxa"/>
            <w:tcMar>
              <w:top w:w="100" w:type="dxa"/>
              <w:left w:w="100" w:type="dxa"/>
              <w:bottom w:w="100" w:type="dxa"/>
              <w:right w:w="100" w:type="dxa"/>
            </w:tcMar>
          </w:tcPr>
          <w:p w14:paraId="11238605"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r w:rsidRPr="000D1248">
              <w:rPr>
                <w:rFonts w:eastAsia="Times New Roman"/>
                <w:b/>
                <w:sz w:val="24"/>
                <w:szCs w:val="24"/>
              </w:rPr>
              <w:t>Chương trình đào tạo và một  số điều kiện khác để thực hiện  chương trình đào tạo</w:t>
            </w:r>
          </w:p>
        </w:tc>
        <w:tc>
          <w:tcPr>
            <w:tcW w:w="3971" w:type="dxa"/>
            <w:tcMar>
              <w:top w:w="100" w:type="dxa"/>
              <w:left w:w="100" w:type="dxa"/>
              <w:bottom w:w="100" w:type="dxa"/>
              <w:right w:w="100" w:type="dxa"/>
            </w:tcMar>
          </w:tcPr>
          <w:p w14:paraId="1AD9396C"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p>
        </w:tc>
        <w:tc>
          <w:tcPr>
            <w:tcW w:w="1630" w:type="dxa"/>
            <w:gridSpan w:val="2"/>
            <w:tcMar>
              <w:top w:w="100" w:type="dxa"/>
              <w:left w:w="100" w:type="dxa"/>
              <w:bottom w:w="100" w:type="dxa"/>
              <w:right w:w="100" w:type="dxa"/>
            </w:tcMar>
          </w:tcPr>
          <w:p w14:paraId="1A7CA247"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r>
      <w:tr w:rsidR="00555C19" w:rsidRPr="000D1248" w14:paraId="519C077E" w14:textId="77777777" w:rsidTr="00555C19">
        <w:trPr>
          <w:trHeight w:val="2102"/>
        </w:trPr>
        <w:tc>
          <w:tcPr>
            <w:tcW w:w="795" w:type="dxa"/>
            <w:vMerge w:val="restart"/>
            <w:tcMar>
              <w:top w:w="100" w:type="dxa"/>
              <w:left w:w="100" w:type="dxa"/>
              <w:bottom w:w="100" w:type="dxa"/>
              <w:right w:w="100" w:type="dxa"/>
            </w:tcMar>
          </w:tcPr>
          <w:p w14:paraId="193B5B5C"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c>
          <w:tcPr>
            <w:tcW w:w="3597" w:type="dxa"/>
            <w:tcMar>
              <w:top w:w="100" w:type="dxa"/>
              <w:left w:w="100" w:type="dxa"/>
              <w:bottom w:w="100" w:type="dxa"/>
              <w:right w:w="100" w:type="dxa"/>
            </w:tcMar>
          </w:tcPr>
          <w:p w14:paraId="152C8EBF"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a) Chương trình đào tạo theo  định hướng nghiên cứu hoặc  theo định hướng ứng dụng hoặc  cả hai</w:t>
            </w:r>
          </w:p>
        </w:tc>
        <w:tc>
          <w:tcPr>
            <w:tcW w:w="3971" w:type="dxa"/>
            <w:tcMar>
              <w:top w:w="100" w:type="dxa"/>
              <w:left w:w="100" w:type="dxa"/>
              <w:bottom w:w="100" w:type="dxa"/>
              <w:right w:w="100" w:type="dxa"/>
            </w:tcMar>
          </w:tcPr>
          <w:p w14:paraId="696D034F"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Cần thể hiện rõ theo từng bậc học </w:t>
            </w:r>
          </w:p>
          <w:p w14:paraId="1624EA4F"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i/>
                <w:sz w:val="24"/>
                <w:szCs w:val="24"/>
              </w:rPr>
            </w:pPr>
            <w:r w:rsidRPr="000D1248">
              <w:rPr>
                <w:rFonts w:eastAsia="Times New Roman"/>
                <w:i/>
                <w:sz w:val="24"/>
                <w:szCs w:val="24"/>
              </w:rPr>
              <w:t>(Đại học: ghi rõ số tín chỉ theo hệ cử nhân/kỹ sư/CTCLC; Thạc sĩ:  Định hướng nghiên cứu và định  hướng ứng dụng, 60 TC; Tiến sĩ:  Định hướng nghiên cứu, 90 TC)</w:t>
            </w:r>
          </w:p>
        </w:tc>
        <w:tc>
          <w:tcPr>
            <w:tcW w:w="1630" w:type="dxa"/>
            <w:gridSpan w:val="2"/>
            <w:vMerge w:val="restart"/>
            <w:tcMar>
              <w:top w:w="100" w:type="dxa"/>
              <w:left w:w="100" w:type="dxa"/>
              <w:bottom w:w="100" w:type="dxa"/>
              <w:right w:w="100" w:type="dxa"/>
            </w:tcMar>
          </w:tcPr>
          <w:p w14:paraId="213D8ECD"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i/>
                <w:sz w:val="24"/>
                <w:szCs w:val="24"/>
              </w:rPr>
            </w:pPr>
          </w:p>
        </w:tc>
      </w:tr>
      <w:tr w:rsidR="00555C19" w:rsidRPr="000D1248" w14:paraId="1AF41567" w14:textId="77777777" w:rsidTr="00555C19">
        <w:trPr>
          <w:trHeight w:val="2802"/>
        </w:trPr>
        <w:tc>
          <w:tcPr>
            <w:tcW w:w="795" w:type="dxa"/>
            <w:vMerge/>
            <w:tcMar>
              <w:top w:w="100" w:type="dxa"/>
              <w:left w:w="100" w:type="dxa"/>
              <w:bottom w:w="100" w:type="dxa"/>
              <w:right w:w="100" w:type="dxa"/>
            </w:tcMar>
          </w:tcPr>
          <w:p w14:paraId="69D84F60"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i/>
                <w:sz w:val="24"/>
                <w:szCs w:val="24"/>
              </w:rPr>
            </w:pPr>
          </w:p>
        </w:tc>
        <w:tc>
          <w:tcPr>
            <w:tcW w:w="3597" w:type="dxa"/>
            <w:tcMar>
              <w:top w:w="100" w:type="dxa"/>
              <w:left w:w="100" w:type="dxa"/>
              <w:bottom w:w="100" w:type="dxa"/>
              <w:right w:w="100" w:type="dxa"/>
            </w:tcMar>
          </w:tcPr>
          <w:p w14:paraId="2A6A1794"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b) Có chương trình đào tạo của ngành đề nghị cho phép đào tạo được xây dựng theo quy định; phù hợp với Khung trình độ </w:t>
            </w:r>
          </w:p>
          <w:p w14:paraId="43174C5A"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quốc gia hiện hành; được thủ trưởng cơ sở giáo dục đại học  ban hành theo quy định;</w:t>
            </w:r>
          </w:p>
        </w:tc>
        <w:tc>
          <w:tcPr>
            <w:tcW w:w="3971" w:type="dxa"/>
            <w:tcMar>
              <w:top w:w="100" w:type="dxa"/>
              <w:left w:w="100" w:type="dxa"/>
              <w:bottom w:w="100" w:type="dxa"/>
              <w:right w:w="100" w:type="dxa"/>
            </w:tcMar>
          </w:tcPr>
          <w:p w14:paraId="6FD8EC63"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Có CTĐT phù hợp với chuẩn CTĐT quy định tại Thông tư số 17/2021/TT-BGDĐT.  </w:t>
            </w:r>
          </w:p>
          <w:p w14:paraId="6FF18E0B"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CTĐT của Trường đã tham khảo, đối sánh với CTĐT của ….ĐH trong nước, … nước ngoài:  - Tên trường (Quốc gia): đường link chi tiết đến CTĐT của ngành; có thể bổ sung xếp hạng nếu có  </w:t>
            </w:r>
          </w:p>
          <w:p w14:paraId="20E33468"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Trường thứ 2 </w:t>
            </w:r>
          </w:p>
          <w:p w14:paraId="475E4FB9"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Trường trong nước…</w:t>
            </w:r>
          </w:p>
        </w:tc>
        <w:tc>
          <w:tcPr>
            <w:tcW w:w="1630" w:type="dxa"/>
            <w:gridSpan w:val="2"/>
            <w:vMerge/>
            <w:tcMar>
              <w:top w:w="100" w:type="dxa"/>
              <w:left w:w="100" w:type="dxa"/>
              <w:bottom w:w="100" w:type="dxa"/>
              <w:right w:w="100" w:type="dxa"/>
            </w:tcMar>
          </w:tcPr>
          <w:p w14:paraId="0825532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57CBFA72" w14:textId="77777777" w:rsidTr="00555C19">
        <w:trPr>
          <w:trHeight w:val="822"/>
        </w:trPr>
        <w:tc>
          <w:tcPr>
            <w:tcW w:w="795" w:type="dxa"/>
            <w:vMerge/>
            <w:tcMar>
              <w:top w:w="100" w:type="dxa"/>
              <w:left w:w="100" w:type="dxa"/>
              <w:bottom w:w="100" w:type="dxa"/>
              <w:right w:w="100" w:type="dxa"/>
            </w:tcMar>
          </w:tcPr>
          <w:p w14:paraId="20E5CB2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2AAFCD5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highlight w:val="white"/>
              </w:rPr>
              <w:t xml:space="preserve">c) </w:t>
            </w:r>
            <w:r w:rsidRPr="000D1248">
              <w:rPr>
                <w:rFonts w:eastAsia="Times New Roman"/>
                <w:sz w:val="24"/>
                <w:szCs w:val="24"/>
              </w:rPr>
              <w:t>Đã công bố chuẩn đầu ra các  ngành đào tạo ứng với các trình  độ khác nhau theo Khung trình  độ quốc gia Việt Nam;</w:t>
            </w:r>
          </w:p>
        </w:tc>
        <w:tc>
          <w:tcPr>
            <w:tcW w:w="3971" w:type="dxa"/>
            <w:tcMar>
              <w:top w:w="100" w:type="dxa"/>
              <w:left w:w="100" w:type="dxa"/>
              <w:bottom w:w="100" w:type="dxa"/>
              <w:right w:w="100" w:type="dxa"/>
            </w:tcMar>
          </w:tcPr>
          <w:p w14:paraId="35648C1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Trong CTĐT đã công bố chuẩn  đầu ra đạt bậc ….theo Khung  trình độ quốc gia Việt Nam.</w:t>
            </w:r>
          </w:p>
        </w:tc>
        <w:tc>
          <w:tcPr>
            <w:tcW w:w="1630" w:type="dxa"/>
            <w:gridSpan w:val="2"/>
            <w:vMerge/>
            <w:tcMar>
              <w:top w:w="100" w:type="dxa"/>
              <w:left w:w="100" w:type="dxa"/>
              <w:bottom w:w="100" w:type="dxa"/>
              <w:right w:w="100" w:type="dxa"/>
            </w:tcMar>
          </w:tcPr>
          <w:p w14:paraId="6D5E5ABD"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14814D7B" w14:textId="77777777" w:rsidTr="00555C19">
        <w:trPr>
          <w:trHeight w:val="1479"/>
        </w:trPr>
        <w:tc>
          <w:tcPr>
            <w:tcW w:w="795" w:type="dxa"/>
            <w:vMerge/>
            <w:tcMar>
              <w:top w:w="100" w:type="dxa"/>
              <w:left w:w="100" w:type="dxa"/>
              <w:bottom w:w="100" w:type="dxa"/>
              <w:right w:w="100" w:type="dxa"/>
            </w:tcMar>
          </w:tcPr>
          <w:p w14:paraId="4753D5EF"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76430897"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d) Có kết quả hợp tác với các  trường đại học trên thế giới  trong hoạt động đào tạo và hoạt  động khoa học công nghệ </w:t>
            </w:r>
            <w:r w:rsidRPr="000D1248">
              <w:rPr>
                <w:rFonts w:eastAsia="Times New Roman"/>
                <w:i/>
                <w:sz w:val="24"/>
                <w:szCs w:val="24"/>
              </w:rPr>
              <w:t>(trừ các ngành phải bảo mật thông  tin theo quy định của pháp  luật)</w:t>
            </w:r>
            <w:r w:rsidRPr="000D1248">
              <w:rPr>
                <w:rFonts w:eastAsia="Times New Roman"/>
                <w:sz w:val="24"/>
                <w:szCs w:val="24"/>
              </w:rPr>
              <w:t>;</w:t>
            </w:r>
          </w:p>
        </w:tc>
        <w:tc>
          <w:tcPr>
            <w:tcW w:w="3971" w:type="dxa"/>
            <w:tcMar>
              <w:top w:w="100" w:type="dxa"/>
              <w:left w:w="100" w:type="dxa"/>
              <w:bottom w:w="100" w:type="dxa"/>
              <w:right w:w="100" w:type="dxa"/>
            </w:tcMar>
          </w:tcPr>
          <w:p w14:paraId="04AD6FBC"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i/>
                <w:sz w:val="24"/>
                <w:szCs w:val="24"/>
              </w:rPr>
            </w:pPr>
            <w:r w:rsidRPr="000D1248">
              <w:rPr>
                <w:rFonts w:eastAsia="Times New Roman"/>
                <w:sz w:val="24"/>
                <w:szCs w:val="24"/>
              </w:rPr>
              <w:t xml:space="preserve">- Ghi tóm tắt thông tin về hợp tác  quốc tế của Trường và của đơn vị đào tạo </w:t>
            </w:r>
            <w:r w:rsidRPr="000D1248">
              <w:rPr>
                <w:rFonts w:eastAsia="Times New Roman"/>
                <w:i/>
                <w:sz w:val="24"/>
                <w:szCs w:val="24"/>
              </w:rPr>
              <w:t>(có ngành dự kiến mở).</w:t>
            </w:r>
          </w:p>
        </w:tc>
        <w:tc>
          <w:tcPr>
            <w:tcW w:w="1630" w:type="dxa"/>
            <w:gridSpan w:val="2"/>
            <w:vMerge/>
            <w:tcMar>
              <w:top w:w="100" w:type="dxa"/>
              <w:left w:w="100" w:type="dxa"/>
              <w:bottom w:w="100" w:type="dxa"/>
              <w:right w:w="100" w:type="dxa"/>
            </w:tcMar>
          </w:tcPr>
          <w:p w14:paraId="0CA441E9"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i/>
                <w:sz w:val="24"/>
                <w:szCs w:val="24"/>
              </w:rPr>
            </w:pPr>
          </w:p>
        </w:tc>
      </w:tr>
      <w:tr w:rsidR="00555C19" w:rsidRPr="000D1248" w14:paraId="4649161C" w14:textId="77777777" w:rsidTr="00BE5FB1">
        <w:trPr>
          <w:trHeight w:val="2487"/>
        </w:trPr>
        <w:tc>
          <w:tcPr>
            <w:tcW w:w="795" w:type="dxa"/>
            <w:vMerge/>
            <w:tcMar>
              <w:top w:w="100" w:type="dxa"/>
              <w:left w:w="100" w:type="dxa"/>
              <w:bottom w:w="100" w:type="dxa"/>
              <w:right w:w="100" w:type="dxa"/>
            </w:tcMar>
          </w:tcPr>
          <w:p w14:paraId="3F862640"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i/>
                <w:sz w:val="24"/>
                <w:szCs w:val="24"/>
              </w:rPr>
            </w:pPr>
          </w:p>
        </w:tc>
        <w:tc>
          <w:tcPr>
            <w:tcW w:w="3597" w:type="dxa"/>
            <w:tcMar>
              <w:top w:w="100" w:type="dxa"/>
              <w:left w:w="100" w:type="dxa"/>
              <w:bottom w:w="100" w:type="dxa"/>
              <w:right w:w="100" w:type="dxa"/>
            </w:tcMar>
          </w:tcPr>
          <w:p w14:paraId="1876326E"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e) Thông tin về việc đánh giá, tổ chức thẩm định CTĐT;</w:t>
            </w:r>
          </w:p>
        </w:tc>
        <w:tc>
          <w:tcPr>
            <w:tcW w:w="3971" w:type="dxa"/>
            <w:tcMar>
              <w:top w:w="100" w:type="dxa"/>
              <w:left w:w="100" w:type="dxa"/>
              <w:bottom w:w="100" w:type="dxa"/>
              <w:right w:w="100" w:type="dxa"/>
            </w:tcMar>
          </w:tcPr>
          <w:p w14:paraId="09795CE3"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Nêu rõ các thông tin sau </w:t>
            </w:r>
          </w:p>
          <w:p w14:paraId="0FED296A" w14:textId="533AB174"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Ngành đào tạo</w:t>
            </w:r>
            <w:r w:rsidR="00BE5FB1">
              <w:rPr>
                <w:rFonts w:eastAsia="Times New Roman"/>
                <w:sz w:val="24"/>
                <w:szCs w:val="24"/>
              </w:rPr>
              <w:t xml:space="preserve"> </w:t>
            </w:r>
            <w:r w:rsidRPr="000D1248">
              <w:rPr>
                <w:rFonts w:eastAsia="Times New Roman"/>
                <w:sz w:val="24"/>
                <w:szCs w:val="24"/>
              </w:rPr>
              <w:t xml:space="preserve">thạc sĩ/đại học theo định hướng nghiên cứu/ứng dụng. </w:t>
            </w:r>
          </w:p>
          <w:p w14:paraId="185A7CC9"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Được tổ chức thẩm định theo Hội đồng thẩm định CTĐT ngành  ….., trình độ …. </w:t>
            </w:r>
            <w:r w:rsidRPr="000D1248">
              <w:rPr>
                <w:rFonts w:eastAsia="Times New Roman"/>
                <w:i/>
                <w:sz w:val="24"/>
                <w:szCs w:val="24"/>
              </w:rPr>
              <w:t xml:space="preserve">(mã ngành ……) </w:t>
            </w:r>
            <w:r w:rsidRPr="000D1248">
              <w:rPr>
                <w:rFonts w:eastAsia="Times New Roman"/>
                <w:sz w:val="24"/>
                <w:szCs w:val="24"/>
              </w:rPr>
              <w:t>thành lập theo Quyết định số …./QĐ-ĐHKTKTCN ngày  dd/mm/yyyy của Hiệu trưởng</w:t>
            </w:r>
          </w:p>
        </w:tc>
        <w:tc>
          <w:tcPr>
            <w:tcW w:w="1630" w:type="dxa"/>
            <w:gridSpan w:val="2"/>
            <w:vMerge/>
            <w:tcMar>
              <w:top w:w="100" w:type="dxa"/>
              <w:left w:w="100" w:type="dxa"/>
              <w:bottom w:w="100" w:type="dxa"/>
              <w:right w:w="100" w:type="dxa"/>
            </w:tcMar>
          </w:tcPr>
          <w:p w14:paraId="6271E41D"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28549843" w14:textId="77777777" w:rsidTr="00555C19">
        <w:trPr>
          <w:trHeight w:val="20"/>
        </w:trPr>
        <w:tc>
          <w:tcPr>
            <w:tcW w:w="795" w:type="dxa"/>
            <w:vMerge w:val="restart"/>
            <w:tcMar>
              <w:top w:w="100" w:type="dxa"/>
              <w:left w:w="100" w:type="dxa"/>
              <w:bottom w:w="100" w:type="dxa"/>
              <w:right w:w="100" w:type="dxa"/>
            </w:tcMar>
          </w:tcPr>
          <w:p w14:paraId="7CE20763" w14:textId="77777777" w:rsidR="00555C19" w:rsidRPr="000D1248" w:rsidRDefault="00555C19" w:rsidP="00A15177">
            <w:pPr>
              <w:spacing w:before="0" w:after="0" w:line="240" w:lineRule="auto"/>
              <w:rPr>
                <w:rFonts w:eastAsia="Times New Roman"/>
                <w:b/>
                <w:sz w:val="24"/>
                <w:szCs w:val="24"/>
              </w:rPr>
            </w:pPr>
          </w:p>
        </w:tc>
        <w:tc>
          <w:tcPr>
            <w:tcW w:w="3597" w:type="dxa"/>
            <w:tcMar>
              <w:top w:w="100" w:type="dxa"/>
              <w:left w:w="100" w:type="dxa"/>
              <w:bottom w:w="100" w:type="dxa"/>
              <w:right w:w="100" w:type="dxa"/>
            </w:tcMar>
          </w:tcPr>
          <w:p w14:paraId="06424B4B"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p>
        </w:tc>
        <w:tc>
          <w:tcPr>
            <w:tcW w:w="3971" w:type="dxa"/>
            <w:tcMar>
              <w:top w:w="100" w:type="dxa"/>
              <w:left w:w="100" w:type="dxa"/>
              <w:bottom w:w="100" w:type="dxa"/>
              <w:right w:w="100" w:type="dxa"/>
            </w:tcMar>
          </w:tcPr>
          <w:p w14:paraId="384F2622"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sz w:val="24"/>
                <w:szCs w:val="24"/>
              </w:rPr>
            </w:pPr>
            <w:r w:rsidRPr="000D1248">
              <w:rPr>
                <w:rFonts w:eastAsia="Times New Roman"/>
                <w:sz w:val="24"/>
                <w:szCs w:val="24"/>
              </w:rPr>
              <w:t xml:space="preserve">- Biên bản thẩm định ngày dd/mm/yyyy. </w:t>
            </w:r>
          </w:p>
          <w:p w14:paraId="4F76AE6F"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sz w:val="24"/>
                <w:szCs w:val="24"/>
              </w:rPr>
            </w:pPr>
            <w:r w:rsidRPr="000D1248">
              <w:rPr>
                <w:rFonts w:eastAsia="Times New Roman"/>
                <w:sz w:val="24"/>
                <w:szCs w:val="24"/>
              </w:rPr>
              <w:t>- Kết luận của Hội đồng thống  nhất thông qua CTĐT.</w:t>
            </w:r>
          </w:p>
        </w:tc>
        <w:tc>
          <w:tcPr>
            <w:tcW w:w="1630" w:type="dxa"/>
            <w:gridSpan w:val="2"/>
            <w:vMerge w:val="restart"/>
            <w:tcMar>
              <w:top w:w="100" w:type="dxa"/>
              <w:left w:w="100" w:type="dxa"/>
              <w:bottom w:w="100" w:type="dxa"/>
              <w:right w:w="100" w:type="dxa"/>
            </w:tcMar>
          </w:tcPr>
          <w:p w14:paraId="170EA820"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1A95F815" w14:textId="77777777" w:rsidTr="00BE5FB1">
        <w:trPr>
          <w:trHeight w:val="3320"/>
        </w:trPr>
        <w:tc>
          <w:tcPr>
            <w:tcW w:w="795" w:type="dxa"/>
            <w:vMerge/>
            <w:tcMar>
              <w:top w:w="100" w:type="dxa"/>
              <w:left w:w="100" w:type="dxa"/>
              <w:bottom w:w="100" w:type="dxa"/>
              <w:right w:w="100" w:type="dxa"/>
            </w:tcMar>
          </w:tcPr>
          <w:p w14:paraId="50620480"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5B538B40"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highlight w:val="white"/>
              </w:rPr>
              <w:t xml:space="preserve">f) </w:t>
            </w:r>
            <w:r w:rsidRPr="000D1248">
              <w:rPr>
                <w:rFonts w:eastAsia="Times New Roman"/>
                <w:sz w:val="24"/>
                <w:szCs w:val="24"/>
              </w:rPr>
              <w:t xml:space="preserve">Đã đăng ký kiểm định chất  lượng giáo dục hoặc </w:t>
            </w:r>
            <w:r w:rsidRPr="000D1248">
              <w:rPr>
                <w:rFonts w:eastAsia="Times New Roman"/>
                <w:sz w:val="24"/>
                <w:szCs w:val="24"/>
                <w:highlight w:val="white"/>
              </w:rPr>
              <w:t xml:space="preserve">được công </w:t>
            </w:r>
            <w:r w:rsidRPr="000D1248">
              <w:rPr>
                <w:rFonts w:eastAsia="Times New Roman"/>
                <w:sz w:val="24"/>
                <w:szCs w:val="24"/>
              </w:rPr>
              <w:t xml:space="preserve"> </w:t>
            </w:r>
            <w:r w:rsidRPr="000D1248">
              <w:rPr>
                <w:rFonts w:eastAsia="Times New Roman"/>
                <w:sz w:val="24"/>
                <w:szCs w:val="24"/>
                <w:highlight w:val="white"/>
              </w:rPr>
              <w:t xml:space="preserve">nhận đạt </w:t>
            </w:r>
            <w:r w:rsidRPr="000D1248">
              <w:rPr>
                <w:rFonts w:eastAsia="Times New Roman"/>
                <w:sz w:val="24"/>
                <w:szCs w:val="24"/>
              </w:rPr>
              <w:t>tiêu chuẩn chất lượng  giáo dục theo quy định hiện  hành và theo kế hoạch kiểm  định của Bộ Giáo dục và Đào  tạo;</w:t>
            </w:r>
          </w:p>
        </w:tc>
        <w:tc>
          <w:tcPr>
            <w:tcW w:w="3971" w:type="dxa"/>
            <w:tcMar>
              <w:top w:w="100" w:type="dxa"/>
              <w:left w:w="100" w:type="dxa"/>
              <w:bottom w:w="100" w:type="dxa"/>
              <w:right w:w="100" w:type="dxa"/>
            </w:tcMar>
          </w:tcPr>
          <w:p w14:paraId="2F11ED8B"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Trường đã được đánh giá ngoài theo chuẩn của Bộ Giáo dục và Đào tạo và </w:t>
            </w:r>
            <w:r w:rsidRPr="000D1248">
              <w:rPr>
                <w:rFonts w:eastAsia="Times New Roman"/>
                <w:sz w:val="24"/>
                <w:szCs w:val="24"/>
                <w:lang w:val="vi-VN"/>
              </w:rPr>
              <w:t>đã được cấp Giấy chứng nhận đạt tiêu chuẩn chất lượng CSGD</w:t>
            </w:r>
            <w:r w:rsidRPr="000D1248">
              <w:rPr>
                <w:rFonts w:eastAsia="Times New Roman"/>
                <w:sz w:val="24"/>
                <w:szCs w:val="24"/>
              </w:rPr>
              <w:t xml:space="preserve"> chu kỳ 1</w:t>
            </w:r>
            <w:r w:rsidRPr="000D1248">
              <w:rPr>
                <w:rFonts w:eastAsia="Times New Roman"/>
                <w:sz w:val="24"/>
                <w:szCs w:val="24"/>
                <w:lang w:val="vi-VN"/>
              </w:rPr>
              <w:t xml:space="preserve"> theo bộ tiêu chuẩn kiểm định chất lượng của Bộ GD&amp;ĐT</w:t>
            </w:r>
            <w:r w:rsidRPr="000D1248">
              <w:rPr>
                <w:rFonts w:eastAsia="Times New Roman"/>
                <w:sz w:val="24"/>
                <w:szCs w:val="24"/>
              </w:rPr>
              <w:t>. Trong năm 2022, Trường đã thực hiện kiểm định CSGD chu kỳ 2</w:t>
            </w:r>
          </w:p>
          <w:p w14:paraId="5DD2B86C"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Ghi thông tin kiểm định ngành phù hợp trình độ đại học và thạc  </w:t>
            </w:r>
          </w:p>
          <w:p w14:paraId="77F9F9A6"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sĩ đối với mở ngành sau đại học Tên ngành (trình độ …..): Số quyết định, ngày ký, số giấy  chứng nhận (nếu có).</w:t>
            </w:r>
          </w:p>
        </w:tc>
        <w:tc>
          <w:tcPr>
            <w:tcW w:w="1630" w:type="dxa"/>
            <w:gridSpan w:val="2"/>
            <w:vMerge/>
            <w:tcMar>
              <w:top w:w="100" w:type="dxa"/>
              <w:left w:w="100" w:type="dxa"/>
              <w:bottom w:w="100" w:type="dxa"/>
              <w:right w:w="100" w:type="dxa"/>
            </w:tcMar>
          </w:tcPr>
          <w:p w14:paraId="4BEB3D28"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71E4475E" w14:textId="77777777" w:rsidTr="00BE5FB1">
        <w:trPr>
          <w:trHeight w:val="2200"/>
        </w:trPr>
        <w:tc>
          <w:tcPr>
            <w:tcW w:w="795" w:type="dxa"/>
            <w:vMerge/>
            <w:tcMar>
              <w:top w:w="100" w:type="dxa"/>
              <w:left w:w="100" w:type="dxa"/>
              <w:bottom w:w="100" w:type="dxa"/>
              <w:right w:w="100" w:type="dxa"/>
            </w:tcMar>
          </w:tcPr>
          <w:p w14:paraId="065AFB39"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6B647905"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g) Có đơn vị quản lý chuyên  trách đáp ứng yêu cầu chuyên  môn nghiệp vụ quản lý đào tạo  trình độ đại học/thạc sĩ/tiến sĩ;  đã ban hành quy định đào tạo  trình độ tương ứng của cơ sở đào tạo;</w:t>
            </w:r>
          </w:p>
        </w:tc>
        <w:tc>
          <w:tcPr>
            <w:tcW w:w="3971" w:type="dxa"/>
            <w:tcMar>
              <w:top w:w="100" w:type="dxa"/>
              <w:left w:w="100" w:type="dxa"/>
              <w:bottom w:w="100" w:type="dxa"/>
              <w:right w:w="100" w:type="dxa"/>
            </w:tcMar>
          </w:tcPr>
          <w:p w14:paraId="0883A151"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i/>
                <w:sz w:val="24"/>
                <w:szCs w:val="24"/>
              </w:rPr>
              <w:t xml:space="preserve">- </w:t>
            </w:r>
            <w:r w:rsidRPr="000D1248">
              <w:rPr>
                <w:rFonts w:eastAsia="Times New Roman"/>
                <w:sz w:val="24"/>
                <w:szCs w:val="24"/>
              </w:rPr>
              <w:t>Đơn vị quản lý chuyên trách quản lý đào tạo trình độ đại học là Phòng Đào tạo.</w:t>
            </w:r>
          </w:p>
          <w:p w14:paraId="3CD05480"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Thông tin ban hành quy định đào  tạo trình độ đại học/thạc sĩ/tiến sĩ:  Quyết định số 392/QĐ-ĐHKTKTCN ngày 10/9/2021 ban hành Quy chế đào tạo đại học chính quy theo hệ thống tín chỉ.</w:t>
            </w:r>
          </w:p>
        </w:tc>
        <w:tc>
          <w:tcPr>
            <w:tcW w:w="1630" w:type="dxa"/>
            <w:gridSpan w:val="2"/>
            <w:vMerge/>
            <w:tcMar>
              <w:top w:w="100" w:type="dxa"/>
              <w:left w:w="100" w:type="dxa"/>
              <w:bottom w:w="100" w:type="dxa"/>
              <w:right w:w="100" w:type="dxa"/>
            </w:tcMar>
          </w:tcPr>
          <w:p w14:paraId="1F46958F"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6BE8BFBD" w14:textId="77777777" w:rsidTr="00BE5FB1">
        <w:trPr>
          <w:trHeight w:val="1888"/>
        </w:trPr>
        <w:tc>
          <w:tcPr>
            <w:tcW w:w="795" w:type="dxa"/>
            <w:vMerge/>
            <w:tcMar>
              <w:top w:w="100" w:type="dxa"/>
              <w:left w:w="100" w:type="dxa"/>
              <w:bottom w:w="100" w:type="dxa"/>
              <w:right w:w="100" w:type="dxa"/>
            </w:tcMar>
          </w:tcPr>
          <w:p w14:paraId="5D92D8BC"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65917A3D"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h) Không vi phạm các quy định  hiện hành về điều kiện mở ngành đào tạo, tuyển sinh, tổ chức và quản lý đào tạo ở các  ngành đang đào tạo và các quy  định liên quan đến giáo dục đại  học trong thời hạn 3 năm, tính  đến ngày đề nghị mở ngành.</w:t>
            </w:r>
          </w:p>
        </w:tc>
        <w:tc>
          <w:tcPr>
            <w:tcW w:w="3971" w:type="dxa"/>
            <w:tcMar>
              <w:top w:w="100" w:type="dxa"/>
              <w:left w:w="100" w:type="dxa"/>
              <w:bottom w:w="100" w:type="dxa"/>
              <w:right w:w="100" w:type="dxa"/>
            </w:tcMar>
          </w:tcPr>
          <w:p w14:paraId="190B5D1D"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Ghi rõ “Không vi phạm”</w:t>
            </w:r>
          </w:p>
        </w:tc>
        <w:tc>
          <w:tcPr>
            <w:tcW w:w="1630" w:type="dxa"/>
            <w:gridSpan w:val="2"/>
            <w:vMerge/>
            <w:tcMar>
              <w:top w:w="100" w:type="dxa"/>
              <w:left w:w="100" w:type="dxa"/>
              <w:bottom w:w="100" w:type="dxa"/>
              <w:right w:w="100" w:type="dxa"/>
            </w:tcMar>
          </w:tcPr>
          <w:p w14:paraId="63FFEB0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38914327" w14:textId="77777777" w:rsidTr="00555C19">
        <w:trPr>
          <w:trHeight w:val="607"/>
        </w:trPr>
        <w:tc>
          <w:tcPr>
            <w:tcW w:w="795" w:type="dxa"/>
            <w:tcMar>
              <w:top w:w="100" w:type="dxa"/>
              <w:left w:w="100" w:type="dxa"/>
              <w:bottom w:w="100" w:type="dxa"/>
              <w:right w:w="100" w:type="dxa"/>
            </w:tcMar>
          </w:tcPr>
          <w:p w14:paraId="5B109F15"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5 </w:t>
            </w:r>
          </w:p>
        </w:tc>
        <w:tc>
          <w:tcPr>
            <w:tcW w:w="3597" w:type="dxa"/>
            <w:tcMar>
              <w:top w:w="100" w:type="dxa"/>
              <w:left w:w="100" w:type="dxa"/>
              <w:bottom w:w="100" w:type="dxa"/>
              <w:right w:w="100" w:type="dxa"/>
            </w:tcMar>
          </w:tcPr>
          <w:p w14:paraId="27B3D859"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r w:rsidRPr="000D1248">
              <w:rPr>
                <w:rFonts w:eastAsia="Times New Roman"/>
                <w:b/>
                <w:sz w:val="24"/>
                <w:szCs w:val="24"/>
              </w:rPr>
              <w:t>Cơ sở đào tạo đã có đơn vị chuyên môn cấp khoa</w:t>
            </w:r>
          </w:p>
        </w:tc>
        <w:tc>
          <w:tcPr>
            <w:tcW w:w="3971" w:type="dxa"/>
            <w:tcMar>
              <w:top w:w="100" w:type="dxa"/>
              <w:left w:w="100" w:type="dxa"/>
              <w:bottom w:w="100" w:type="dxa"/>
              <w:right w:w="100" w:type="dxa"/>
            </w:tcMar>
          </w:tcPr>
          <w:p w14:paraId="397FA181"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p>
        </w:tc>
        <w:tc>
          <w:tcPr>
            <w:tcW w:w="1630" w:type="dxa"/>
            <w:gridSpan w:val="2"/>
            <w:tcMar>
              <w:top w:w="100" w:type="dxa"/>
              <w:left w:w="100" w:type="dxa"/>
              <w:bottom w:w="100" w:type="dxa"/>
              <w:right w:w="100" w:type="dxa"/>
            </w:tcMar>
          </w:tcPr>
          <w:p w14:paraId="70639D2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r>
      <w:tr w:rsidR="00555C19" w:rsidRPr="000D1248" w14:paraId="2038C417" w14:textId="77777777" w:rsidTr="00A15177">
        <w:trPr>
          <w:trHeight w:val="2639"/>
        </w:trPr>
        <w:tc>
          <w:tcPr>
            <w:tcW w:w="795" w:type="dxa"/>
            <w:tcMar>
              <w:top w:w="100" w:type="dxa"/>
              <w:left w:w="100" w:type="dxa"/>
              <w:bottom w:w="100" w:type="dxa"/>
              <w:right w:w="100" w:type="dxa"/>
            </w:tcMar>
          </w:tcPr>
          <w:p w14:paraId="37CA026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c>
          <w:tcPr>
            <w:tcW w:w="3597" w:type="dxa"/>
            <w:tcMar>
              <w:top w:w="100" w:type="dxa"/>
              <w:left w:w="100" w:type="dxa"/>
              <w:bottom w:w="100" w:type="dxa"/>
              <w:right w:w="100" w:type="dxa"/>
            </w:tcMar>
          </w:tcPr>
          <w:p w14:paraId="5BCB6EC7"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Cơ sở đào tạo đã có đơn vị chuyên môn cấp khoa hoặc  tương đương để quản lý các  hoạt động chuyên môn, giảng  viên, người học và các nhiệm vụ quản lý khác đối với ngành đào  tạo dự kiến mở.</w:t>
            </w:r>
          </w:p>
        </w:tc>
        <w:tc>
          <w:tcPr>
            <w:tcW w:w="3971" w:type="dxa"/>
            <w:tcMar>
              <w:top w:w="100" w:type="dxa"/>
              <w:left w:w="100" w:type="dxa"/>
              <w:bottom w:w="100" w:type="dxa"/>
              <w:right w:w="100" w:type="dxa"/>
            </w:tcMar>
          </w:tcPr>
          <w:p w14:paraId="2665B311" w14:textId="05F6A949"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Trường có Phòng Đào tạo thực hiện quản lý đào tạo chung và </w:t>
            </w:r>
            <w:r w:rsidR="001F55B0">
              <w:rPr>
                <w:rFonts w:eastAsia="Times New Roman"/>
                <w:sz w:val="24"/>
                <w:szCs w:val="24"/>
              </w:rPr>
              <w:t>khoa</w:t>
            </w:r>
            <w:r w:rsidRPr="000D1248">
              <w:rPr>
                <w:rFonts w:eastAsia="Times New Roman"/>
                <w:sz w:val="24"/>
                <w:szCs w:val="24"/>
              </w:rPr>
              <w:t xml:space="preserve"> </w:t>
            </w:r>
            <w:r w:rsidR="004D6080">
              <w:rPr>
                <w:rFonts w:eastAsia="Times New Roman"/>
                <w:sz w:val="24"/>
                <w:szCs w:val="24"/>
              </w:rPr>
              <w:t>chuyên môn</w:t>
            </w:r>
            <w:r w:rsidRPr="000D1248">
              <w:rPr>
                <w:rFonts w:eastAsia="Times New Roman"/>
                <w:sz w:val="24"/>
                <w:szCs w:val="24"/>
              </w:rPr>
              <w:t xml:space="preserve"> (nêu rõ) thực hiện quản lý đào tạo chuyên môn ngành…. </w:t>
            </w:r>
          </w:p>
          <w:p w14:paraId="269366CC" w14:textId="77777777" w:rsidR="00555C19" w:rsidRPr="003D414A"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BE5FB1">
              <w:rPr>
                <w:rFonts w:eastAsia="Times New Roman"/>
                <w:sz w:val="24"/>
                <w:szCs w:val="24"/>
              </w:rPr>
              <w:t>Trường có Quyết định số …/QĐ-ĐHKTKTCN ngày …/…/… thành lập Ban xây dựng Đề án mở ngành và QĐ số …//QĐ-ĐHKTKTCN ngày …/…/… thành lập HĐ xây dựng CTĐT ngành … trình độ đại học</w:t>
            </w:r>
          </w:p>
        </w:tc>
        <w:tc>
          <w:tcPr>
            <w:tcW w:w="1630" w:type="dxa"/>
            <w:gridSpan w:val="2"/>
            <w:tcMar>
              <w:top w:w="100" w:type="dxa"/>
              <w:left w:w="100" w:type="dxa"/>
              <w:bottom w:w="100" w:type="dxa"/>
              <w:right w:w="100" w:type="dxa"/>
            </w:tcMar>
          </w:tcPr>
          <w:p w14:paraId="7FDB6EDB"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5FD8F8DA" w14:textId="77777777" w:rsidTr="00555C19">
        <w:trPr>
          <w:trHeight w:val="1207"/>
        </w:trPr>
        <w:tc>
          <w:tcPr>
            <w:tcW w:w="795" w:type="dxa"/>
            <w:tcMar>
              <w:top w:w="100" w:type="dxa"/>
              <w:left w:w="100" w:type="dxa"/>
              <w:bottom w:w="100" w:type="dxa"/>
              <w:right w:w="100" w:type="dxa"/>
            </w:tcMar>
          </w:tcPr>
          <w:p w14:paraId="3CC77C00"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6</w:t>
            </w:r>
          </w:p>
        </w:tc>
        <w:tc>
          <w:tcPr>
            <w:tcW w:w="3597" w:type="dxa"/>
            <w:tcMar>
              <w:top w:w="100" w:type="dxa"/>
              <w:left w:w="100" w:type="dxa"/>
              <w:bottom w:w="100" w:type="dxa"/>
              <w:right w:w="100" w:type="dxa"/>
            </w:tcMar>
          </w:tcPr>
          <w:p w14:paraId="4BECD714"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b/>
                <w:sz w:val="24"/>
                <w:szCs w:val="24"/>
              </w:rPr>
            </w:pPr>
            <w:r w:rsidRPr="000D1248">
              <w:rPr>
                <w:rFonts w:eastAsia="Times New Roman"/>
                <w:b/>
                <w:sz w:val="24"/>
                <w:szCs w:val="24"/>
              </w:rPr>
              <w:t>Cơ sở đào tạo sẵn sàng chuyển  sang dạy học trực tuyến bảo  đảm chất lượng đào tạo theo  quy định</w:t>
            </w:r>
          </w:p>
        </w:tc>
        <w:tc>
          <w:tcPr>
            <w:tcW w:w="3971" w:type="dxa"/>
            <w:tcMar>
              <w:top w:w="100" w:type="dxa"/>
              <w:left w:w="100" w:type="dxa"/>
              <w:bottom w:w="100" w:type="dxa"/>
              <w:right w:w="100" w:type="dxa"/>
            </w:tcMar>
          </w:tcPr>
          <w:p w14:paraId="5803F441"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b/>
                <w:sz w:val="24"/>
                <w:szCs w:val="24"/>
              </w:rPr>
            </w:pPr>
          </w:p>
        </w:tc>
        <w:tc>
          <w:tcPr>
            <w:tcW w:w="1630" w:type="dxa"/>
            <w:gridSpan w:val="2"/>
            <w:tcMar>
              <w:top w:w="100" w:type="dxa"/>
              <w:left w:w="100" w:type="dxa"/>
              <w:bottom w:w="100" w:type="dxa"/>
              <w:right w:w="100" w:type="dxa"/>
            </w:tcMar>
          </w:tcPr>
          <w:p w14:paraId="2ABE4139"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r>
      <w:tr w:rsidR="00555C19" w:rsidRPr="000D1248" w14:paraId="719ADCFF" w14:textId="77777777" w:rsidTr="00555C19">
        <w:trPr>
          <w:trHeight w:val="2217"/>
        </w:trPr>
        <w:tc>
          <w:tcPr>
            <w:tcW w:w="795" w:type="dxa"/>
            <w:tcMar>
              <w:top w:w="100" w:type="dxa"/>
              <w:left w:w="100" w:type="dxa"/>
              <w:bottom w:w="100" w:type="dxa"/>
              <w:right w:w="100" w:type="dxa"/>
            </w:tcMar>
          </w:tcPr>
          <w:p w14:paraId="21CFB889"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c>
          <w:tcPr>
            <w:tcW w:w="3597" w:type="dxa"/>
            <w:tcMar>
              <w:top w:w="100" w:type="dxa"/>
              <w:left w:w="100" w:type="dxa"/>
              <w:bottom w:w="100" w:type="dxa"/>
              <w:right w:w="100" w:type="dxa"/>
            </w:tcMar>
          </w:tcPr>
          <w:p w14:paraId="38E7247B"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Cơ sở đào tạo phải đáp ứng các  yêu cầu, điều kiện tối thiểu theo  quy định hiện hành của Bộ Giáo  dục và Đào tạo để sẵn sàng  chuyển sang dạy học trực tuyến  bảo đảm chất lượng đào tạo  theo quy định.</w:t>
            </w:r>
          </w:p>
        </w:tc>
        <w:tc>
          <w:tcPr>
            <w:tcW w:w="3971" w:type="dxa"/>
            <w:tcMar>
              <w:top w:w="100" w:type="dxa"/>
              <w:left w:w="100" w:type="dxa"/>
              <w:bottom w:w="100" w:type="dxa"/>
              <w:right w:w="100" w:type="dxa"/>
            </w:tcMar>
          </w:tcPr>
          <w:p w14:paraId="166F4BD1"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Trong giai đoạn dịch bệnh, Trường đã tổ chức đào tạo trực tuyến, đã xây dựng các bài giảng, học liệu dạy học trực tuyến cho sinh viên. </w:t>
            </w:r>
          </w:p>
          <w:p w14:paraId="46BC4F31"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Trường đã ban hành quy  định ứng dụng công nghệ thông tin trong quản lý, tổ chức đào tạo theo Quyết  định số 665/QĐ-ĐHKTKTCN ngày 05/09/2022</w:t>
            </w:r>
          </w:p>
        </w:tc>
        <w:tc>
          <w:tcPr>
            <w:tcW w:w="1630" w:type="dxa"/>
            <w:gridSpan w:val="2"/>
            <w:tcMar>
              <w:top w:w="100" w:type="dxa"/>
              <w:left w:w="100" w:type="dxa"/>
              <w:bottom w:w="100" w:type="dxa"/>
              <w:right w:w="100" w:type="dxa"/>
            </w:tcMar>
          </w:tcPr>
          <w:p w14:paraId="4136E278"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2BCED7DC" w14:textId="77777777" w:rsidTr="00555C19">
        <w:trPr>
          <w:trHeight w:val="907"/>
        </w:trPr>
        <w:tc>
          <w:tcPr>
            <w:tcW w:w="795" w:type="dxa"/>
            <w:tcMar>
              <w:top w:w="100" w:type="dxa"/>
              <w:left w:w="100" w:type="dxa"/>
              <w:bottom w:w="100" w:type="dxa"/>
              <w:right w:w="100" w:type="dxa"/>
            </w:tcMar>
          </w:tcPr>
          <w:p w14:paraId="5D1D26CF"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7</w:t>
            </w:r>
          </w:p>
        </w:tc>
        <w:tc>
          <w:tcPr>
            <w:tcW w:w="3597" w:type="dxa"/>
            <w:tcMar>
              <w:top w:w="100" w:type="dxa"/>
              <w:left w:w="100" w:type="dxa"/>
              <w:bottom w:w="100" w:type="dxa"/>
              <w:right w:w="100" w:type="dxa"/>
            </w:tcMar>
          </w:tcPr>
          <w:p w14:paraId="4266BCEC"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r w:rsidRPr="000D1248">
              <w:rPr>
                <w:rFonts w:eastAsia="Times New Roman"/>
                <w:b/>
                <w:sz w:val="24"/>
                <w:szCs w:val="24"/>
              </w:rPr>
              <w:t>Hội đồng trường đã có nghị quyết thông qua chủ trương  mở ngành đào tạo</w:t>
            </w:r>
          </w:p>
        </w:tc>
        <w:tc>
          <w:tcPr>
            <w:tcW w:w="3971" w:type="dxa"/>
            <w:tcMar>
              <w:top w:w="100" w:type="dxa"/>
              <w:left w:w="100" w:type="dxa"/>
              <w:bottom w:w="100" w:type="dxa"/>
              <w:right w:w="100" w:type="dxa"/>
            </w:tcMar>
          </w:tcPr>
          <w:p w14:paraId="7A6A8EE2"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p>
        </w:tc>
        <w:tc>
          <w:tcPr>
            <w:tcW w:w="1630" w:type="dxa"/>
            <w:gridSpan w:val="2"/>
            <w:tcMar>
              <w:top w:w="100" w:type="dxa"/>
              <w:left w:w="100" w:type="dxa"/>
              <w:bottom w:w="100" w:type="dxa"/>
              <w:right w:w="100" w:type="dxa"/>
            </w:tcMar>
          </w:tcPr>
          <w:p w14:paraId="64F87C8B"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r>
      <w:tr w:rsidR="00555C19" w:rsidRPr="000D1248" w14:paraId="266C97C3" w14:textId="77777777" w:rsidTr="00555C19">
        <w:trPr>
          <w:trHeight w:val="2069"/>
        </w:trPr>
        <w:tc>
          <w:tcPr>
            <w:tcW w:w="795" w:type="dxa"/>
            <w:tcMar>
              <w:top w:w="100" w:type="dxa"/>
              <w:left w:w="100" w:type="dxa"/>
              <w:bottom w:w="100" w:type="dxa"/>
              <w:right w:w="100" w:type="dxa"/>
            </w:tcMar>
          </w:tcPr>
          <w:p w14:paraId="393BD3F6" w14:textId="77777777" w:rsidR="00555C19" w:rsidRPr="000D1248" w:rsidRDefault="00555C19" w:rsidP="00A15177">
            <w:pPr>
              <w:spacing w:before="0" w:after="0" w:line="240" w:lineRule="auto"/>
              <w:rPr>
                <w:rFonts w:eastAsia="Times New Roman"/>
                <w:b/>
                <w:sz w:val="24"/>
                <w:szCs w:val="24"/>
              </w:rPr>
            </w:pPr>
          </w:p>
        </w:tc>
        <w:tc>
          <w:tcPr>
            <w:tcW w:w="3597" w:type="dxa"/>
            <w:tcMar>
              <w:top w:w="100" w:type="dxa"/>
              <w:left w:w="100" w:type="dxa"/>
              <w:bottom w:w="100" w:type="dxa"/>
              <w:right w:w="100" w:type="dxa"/>
            </w:tcMar>
          </w:tcPr>
          <w:p w14:paraId="473F515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Hội đồng trường đã có nghị quyết thông qua chủ trương mở ngành đào tạo của cơ sở đào tạo.  Trong trường hợp cơ sở đào tạo  chưa có hội đồng trường phải có  văn bản phê duyệt chủ trương  mở ngành đào tạo của cơ quan  quản lý trực tiếp cơ sở đào tạo.</w:t>
            </w:r>
          </w:p>
        </w:tc>
        <w:tc>
          <w:tcPr>
            <w:tcW w:w="3971" w:type="dxa"/>
            <w:tcMar>
              <w:top w:w="100" w:type="dxa"/>
              <w:left w:w="100" w:type="dxa"/>
              <w:bottom w:w="100" w:type="dxa"/>
              <w:right w:w="100" w:type="dxa"/>
            </w:tcMar>
          </w:tcPr>
          <w:p w14:paraId="631F7F2B"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Hội đồng Trường đã có Nghị quyết số …/NQ-HĐT ngày …/…/… về việc phê duyệt chủ trương mở ngành đào tạo trình độ đại  học/thạc sĩ ngành (dự kiến  mở)</w:t>
            </w:r>
          </w:p>
        </w:tc>
        <w:tc>
          <w:tcPr>
            <w:tcW w:w="1630" w:type="dxa"/>
            <w:gridSpan w:val="2"/>
            <w:tcMar>
              <w:top w:w="100" w:type="dxa"/>
              <w:left w:w="100" w:type="dxa"/>
              <w:bottom w:w="100" w:type="dxa"/>
              <w:right w:w="100" w:type="dxa"/>
            </w:tcMar>
          </w:tcPr>
          <w:p w14:paraId="4A5E804B"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01645689" w14:textId="77777777" w:rsidTr="00555C19">
        <w:trPr>
          <w:trHeight w:val="778"/>
        </w:trPr>
        <w:tc>
          <w:tcPr>
            <w:tcW w:w="795" w:type="dxa"/>
            <w:tcMar>
              <w:top w:w="100" w:type="dxa"/>
              <w:left w:w="100" w:type="dxa"/>
              <w:bottom w:w="100" w:type="dxa"/>
              <w:right w:w="100" w:type="dxa"/>
            </w:tcMar>
          </w:tcPr>
          <w:p w14:paraId="2F06D780"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r w:rsidRPr="000D1248">
              <w:rPr>
                <w:rFonts w:eastAsia="Times New Roman"/>
                <w:b/>
                <w:sz w:val="24"/>
                <w:szCs w:val="24"/>
              </w:rPr>
              <w:t xml:space="preserve">B </w:t>
            </w:r>
          </w:p>
        </w:tc>
        <w:tc>
          <w:tcPr>
            <w:tcW w:w="3597" w:type="dxa"/>
            <w:tcMar>
              <w:top w:w="100" w:type="dxa"/>
              <w:left w:w="100" w:type="dxa"/>
              <w:bottom w:w="100" w:type="dxa"/>
              <w:right w:w="100" w:type="dxa"/>
            </w:tcMar>
          </w:tcPr>
          <w:p w14:paraId="3486242A"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r w:rsidRPr="000D1248">
              <w:rPr>
                <w:rFonts w:eastAsia="Times New Roman"/>
                <w:b/>
                <w:sz w:val="24"/>
                <w:szCs w:val="24"/>
              </w:rPr>
              <w:t>TRÌNH TỰ, THỦ TỤC MỞ NGÀNH ĐÀO TẠO, ĐÌNH  CHỈ NGÀNH ĐÀO TẠO</w:t>
            </w:r>
          </w:p>
        </w:tc>
        <w:tc>
          <w:tcPr>
            <w:tcW w:w="3971" w:type="dxa"/>
            <w:tcMar>
              <w:top w:w="100" w:type="dxa"/>
              <w:left w:w="100" w:type="dxa"/>
              <w:bottom w:w="100" w:type="dxa"/>
              <w:right w:w="100" w:type="dxa"/>
            </w:tcMar>
          </w:tcPr>
          <w:p w14:paraId="192630DB"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p>
        </w:tc>
        <w:tc>
          <w:tcPr>
            <w:tcW w:w="1630" w:type="dxa"/>
            <w:gridSpan w:val="2"/>
            <w:tcMar>
              <w:top w:w="100" w:type="dxa"/>
              <w:left w:w="100" w:type="dxa"/>
              <w:bottom w:w="100" w:type="dxa"/>
              <w:right w:w="100" w:type="dxa"/>
            </w:tcMar>
          </w:tcPr>
          <w:p w14:paraId="692D13F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r>
      <w:tr w:rsidR="00555C19" w:rsidRPr="000D1248" w14:paraId="1E3CBBC6" w14:textId="77777777" w:rsidTr="00555C19">
        <w:trPr>
          <w:trHeight w:val="566"/>
        </w:trPr>
        <w:tc>
          <w:tcPr>
            <w:tcW w:w="795" w:type="dxa"/>
            <w:tcMar>
              <w:top w:w="100" w:type="dxa"/>
              <w:left w:w="100" w:type="dxa"/>
              <w:bottom w:w="100" w:type="dxa"/>
              <w:right w:w="100" w:type="dxa"/>
            </w:tcMar>
          </w:tcPr>
          <w:p w14:paraId="01586AC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r w:rsidRPr="000D1248">
              <w:rPr>
                <w:rFonts w:eastAsia="Times New Roman"/>
                <w:b/>
                <w:sz w:val="24"/>
                <w:szCs w:val="24"/>
              </w:rPr>
              <w:t xml:space="preserve">I </w:t>
            </w:r>
          </w:p>
        </w:tc>
        <w:tc>
          <w:tcPr>
            <w:tcW w:w="3597" w:type="dxa"/>
            <w:tcMar>
              <w:top w:w="100" w:type="dxa"/>
              <w:left w:w="100" w:type="dxa"/>
              <w:bottom w:w="100" w:type="dxa"/>
              <w:right w:w="100" w:type="dxa"/>
            </w:tcMar>
          </w:tcPr>
          <w:p w14:paraId="38057085"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r w:rsidRPr="000D1248">
              <w:rPr>
                <w:rFonts w:eastAsia="Times New Roman"/>
                <w:b/>
                <w:sz w:val="24"/>
                <w:szCs w:val="24"/>
              </w:rPr>
              <w:t>Xây dựng, đề xuất và phê  duyệt chủ trương mở ngành  đào tạo</w:t>
            </w:r>
          </w:p>
        </w:tc>
        <w:tc>
          <w:tcPr>
            <w:tcW w:w="3971" w:type="dxa"/>
            <w:tcMar>
              <w:top w:w="100" w:type="dxa"/>
              <w:left w:w="100" w:type="dxa"/>
              <w:bottom w:w="100" w:type="dxa"/>
              <w:right w:w="100" w:type="dxa"/>
            </w:tcMar>
          </w:tcPr>
          <w:p w14:paraId="43BA78F1" w14:textId="77777777" w:rsidR="00555C19" w:rsidRPr="000D1248" w:rsidRDefault="00555C19" w:rsidP="00A15177">
            <w:pPr>
              <w:widowControl w:val="0"/>
              <w:pBdr>
                <w:top w:val="nil"/>
                <w:left w:val="nil"/>
                <w:bottom w:val="nil"/>
                <w:right w:val="nil"/>
                <w:between w:val="nil"/>
              </w:pBdr>
              <w:spacing w:before="0" w:after="0" w:line="240" w:lineRule="auto"/>
              <w:jc w:val="left"/>
              <w:rPr>
                <w:rFonts w:eastAsia="Times New Roman"/>
                <w:b/>
                <w:sz w:val="24"/>
                <w:szCs w:val="24"/>
              </w:rPr>
            </w:pPr>
          </w:p>
        </w:tc>
        <w:tc>
          <w:tcPr>
            <w:tcW w:w="1630" w:type="dxa"/>
            <w:gridSpan w:val="2"/>
            <w:tcMar>
              <w:top w:w="100" w:type="dxa"/>
              <w:left w:w="100" w:type="dxa"/>
              <w:bottom w:w="100" w:type="dxa"/>
              <w:right w:w="100" w:type="dxa"/>
            </w:tcMar>
          </w:tcPr>
          <w:p w14:paraId="63BE7FE1"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r>
      <w:tr w:rsidR="00555C19" w:rsidRPr="000D1248" w14:paraId="348B41E8" w14:textId="77777777" w:rsidTr="00A15177">
        <w:trPr>
          <w:trHeight w:val="20"/>
        </w:trPr>
        <w:tc>
          <w:tcPr>
            <w:tcW w:w="795" w:type="dxa"/>
            <w:tcMar>
              <w:top w:w="100" w:type="dxa"/>
              <w:left w:w="100" w:type="dxa"/>
              <w:bottom w:w="100" w:type="dxa"/>
              <w:right w:w="100" w:type="dxa"/>
            </w:tcMar>
          </w:tcPr>
          <w:p w14:paraId="1AFC5706"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1</w:t>
            </w:r>
          </w:p>
        </w:tc>
        <w:tc>
          <w:tcPr>
            <w:tcW w:w="3597" w:type="dxa"/>
            <w:tcMar>
              <w:top w:w="100" w:type="dxa"/>
              <w:left w:w="100" w:type="dxa"/>
              <w:bottom w:w="100" w:type="dxa"/>
              <w:right w:w="100" w:type="dxa"/>
            </w:tcMar>
          </w:tcPr>
          <w:p w14:paraId="5DA34E94"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Giám đốc, viện trưởng, hiệu trưởng cơ sở đào tạo (gọi chung là hiệu trưởng) chỉ đạo, tổ chức việc xây dựng và đề xuất chủ </w:t>
            </w:r>
          </w:p>
          <w:p w14:paraId="5D0A75F4"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trương về việc mở ngành đào  tạo.</w:t>
            </w:r>
          </w:p>
        </w:tc>
        <w:tc>
          <w:tcPr>
            <w:tcW w:w="3971" w:type="dxa"/>
            <w:tcMar>
              <w:top w:w="100" w:type="dxa"/>
              <w:left w:w="100" w:type="dxa"/>
              <w:bottom w:w="100" w:type="dxa"/>
              <w:right w:w="100" w:type="dxa"/>
            </w:tcMar>
          </w:tcPr>
          <w:p w14:paraId="755C0AF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Trường có kế hoạch (hay kế hoạch bổ sung) mở ngành/chuyên ngành đào tạo trình độ đại học, thạc sĩ  theo nghị quyết số …../NQ HĐT  </w:t>
            </w:r>
          </w:p>
          <w:p w14:paraId="671CE909" w14:textId="713E21D8" w:rsidR="00A15177"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Quyết định số …/QĐ-ĐHKTKTCN ngày …/…/… thành lập Ban xây dựng Đề án mở ngành và QĐ số …/QĐ-ĐHKTKTCN ngày …/…/… thành lập HĐ xây dựng CTĐT ngành …. trình độ đại học/thạc sĩ</w:t>
            </w:r>
          </w:p>
        </w:tc>
        <w:tc>
          <w:tcPr>
            <w:tcW w:w="1630" w:type="dxa"/>
            <w:gridSpan w:val="2"/>
            <w:tcMar>
              <w:top w:w="100" w:type="dxa"/>
              <w:left w:w="100" w:type="dxa"/>
              <w:bottom w:w="100" w:type="dxa"/>
              <w:right w:w="100" w:type="dxa"/>
            </w:tcMar>
          </w:tcPr>
          <w:p w14:paraId="5B24F9AD"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7CDF282C" w14:textId="77777777" w:rsidTr="00555C19">
        <w:trPr>
          <w:trHeight w:val="1101"/>
        </w:trPr>
        <w:tc>
          <w:tcPr>
            <w:tcW w:w="795" w:type="dxa"/>
            <w:tcMar>
              <w:top w:w="100" w:type="dxa"/>
              <w:left w:w="100" w:type="dxa"/>
              <w:bottom w:w="100" w:type="dxa"/>
              <w:right w:w="100" w:type="dxa"/>
            </w:tcMar>
          </w:tcPr>
          <w:p w14:paraId="5D6C35E0"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2 </w:t>
            </w:r>
          </w:p>
        </w:tc>
        <w:tc>
          <w:tcPr>
            <w:tcW w:w="3597" w:type="dxa"/>
            <w:tcMar>
              <w:top w:w="100" w:type="dxa"/>
              <w:left w:w="100" w:type="dxa"/>
              <w:bottom w:w="100" w:type="dxa"/>
              <w:right w:w="100" w:type="dxa"/>
            </w:tcMar>
          </w:tcPr>
          <w:p w14:paraId="1B5BAEFD"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Nội dung đề xuất chủ trương về việc mở ngành </w:t>
            </w:r>
          </w:p>
        </w:tc>
        <w:tc>
          <w:tcPr>
            <w:tcW w:w="3971" w:type="dxa"/>
            <w:tcMar>
              <w:top w:w="100" w:type="dxa"/>
              <w:left w:w="100" w:type="dxa"/>
              <w:bottom w:w="100" w:type="dxa"/>
              <w:right w:w="100" w:type="dxa"/>
            </w:tcMar>
          </w:tcPr>
          <w:p w14:paraId="2754E6DE"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Đề cập lại các nội dung chính (đề mục) đã được ghi trong tờ trình đề xuất chủ trương mở ngành; chú ý nhắc đến việc khảo sát nhà tuyển dụng. </w:t>
            </w:r>
          </w:p>
        </w:tc>
        <w:tc>
          <w:tcPr>
            <w:tcW w:w="1630" w:type="dxa"/>
            <w:gridSpan w:val="2"/>
            <w:tcMar>
              <w:top w:w="100" w:type="dxa"/>
              <w:left w:w="100" w:type="dxa"/>
              <w:bottom w:w="100" w:type="dxa"/>
              <w:right w:w="100" w:type="dxa"/>
            </w:tcMar>
          </w:tcPr>
          <w:p w14:paraId="7F29AD02"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448ABB66" w14:textId="77777777" w:rsidTr="00555C19">
        <w:trPr>
          <w:trHeight w:val="2183"/>
        </w:trPr>
        <w:tc>
          <w:tcPr>
            <w:tcW w:w="795" w:type="dxa"/>
            <w:tcMar>
              <w:top w:w="100" w:type="dxa"/>
              <w:left w:w="100" w:type="dxa"/>
              <w:bottom w:w="100" w:type="dxa"/>
              <w:right w:w="100" w:type="dxa"/>
            </w:tcMar>
          </w:tcPr>
          <w:p w14:paraId="18152955"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lastRenderedPageBreak/>
              <w:t>3</w:t>
            </w:r>
          </w:p>
        </w:tc>
        <w:tc>
          <w:tcPr>
            <w:tcW w:w="3597" w:type="dxa"/>
            <w:tcMar>
              <w:top w:w="100" w:type="dxa"/>
              <w:left w:w="100" w:type="dxa"/>
              <w:bottom w:w="100" w:type="dxa"/>
              <w:right w:w="100" w:type="dxa"/>
            </w:tcMar>
          </w:tcPr>
          <w:p w14:paraId="7EDF5367"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Hội đồng khoa học và đào tạo của cơ sở đào tạo tổ chức thẩm định và có kết luận về đề xuất chủ trương mở ngành đào tạo đã được xây dựng bảo đảm đầy đủ </w:t>
            </w:r>
          </w:p>
          <w:p w14:paraId="588F9917"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nội dung và chất lượng theo quy  định tại khoản 2 Điều này và  các quy định hiện hành của  pháp luật có liên quan.</w:t>
            </w:r>
          </w:p>
        </w:tc>
        <w:tc>
          <w:tcPr>
            <w:tcW w:w="3971" w:type="dxa"/>
            <w:tcMar>
              <w:top w:w="100" w:type="dxa"/>
              <w:left w:w="100" w:type="dxa"/>
              <w:bottom w:w="100" w:type="dxa"/>
              <w:right w:w="100" w:type="dxa"/>
            </w:tcMar>
          </w:tcPr>
          <w:p w14:paraId="17F0FF2B"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Biên bản họp Hội đồng Khoa học và Đào tạo về việc thẩm định xuất chủ trương mở ngành đào tạo trình độ (ghi trình độ) ngành (tên ngành) ngày …/…/…. </w:t>
            </w:r>
          </w:p>
        </w:tc>
        <w:tc>
          <w:tcPr>
            <w:tcW w:w="1630" w:type="dxa"/>
            <w:gridSpan w:val="2"/>
            <w:tcMar>
              <w:top w:w="100" w:type="dxa"/>
              <w:left w:w="100" w:type="dxa"/>
              <w:bottom w:w="100" w:type="dxa"/>
              <w:right w:w="100" w:type="dxa"/>
            </w:tcMar>
          </w:tcPr>
          <w:p w14:paraId="1379D91C"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09AF45C1" w14:textId="77777777" w:rsidTr="00555C19">
        <w:trPr>
          <w:trHeight w:val="1027"/>
        </w:trPr>
        <w:tc>
          <w:tcPr>
            <w:tcW w:w="795" w:type="dxa"/>
            <w:tcMar>
              <w:top w:w="100" w:type="dxa"/>
              <w:left w:w="100" w:type="dxa"/>
              <w:bottom w:w="100" w:type="dxa"/>
              <w:right w:w="100" w:type="dxa"/>
            </w:tcMar>
          </w:tcPr>
          <w:p w14:paraId="194402B0"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4 </w:t>
            </w:r>
          </w:p>
        </w:tc>
        <w:tc>
          <w:tcPr>
            <w:tcW w:w="3597" w:type="dxa"/>
            <w:tcMar>
              <w:top w:w="100" w:type="dxa"/>
              <w:left w:w="100" w:type="dxa"/>
              <w:bottom w:w="100" w:type="dxa"/>
              <w:right w:w="100" w:type="dxa"/>
            </w:tcMar>
          </w:tcPr>
          <w:p w14:paraId="6127CA1D"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Phê duyệt chủ trương mở ngành  đào tạo</w:t>
            </w:r>
          </w:p>
        </w:tc>
        <w:tc>
          <w:tcPr>
            <w:tcW w:w="3971" w:type="dxa"/>
            <w:tcMar>
              <w:top w:w="100" w:type="dxa"/>
              <w:left w:w="100" w:type="dxa"/>
              <w:bottom w:w="100" w:type="dxa"/>
              <w:right w:w="100" w:type="dxa"/>
            </w:tcMar>
          </w:tcPr>
          <w:p w14:paraId="4E81B2DF"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Hội đồng Trường đã có Nghị quyết số …/NQ-HĐT ngày …/…/… về việc phê duyệt chủ trương mở ngành đào tạo trình độ đại  học/thạc sĩ ngành (dự kiến  mở)</w:t>
            </w:r>
          </w:p>
        </w:tc>
        <w:tc>
          <w:tcPr>
            <w:tcW w:w="1630" w:type="dxa"/>
            <w:gridSpan w:val="2"/>
            <w:tcMar>
              <w:top w:w="100" w:type="dxa"/>
              <w:left w:w="100" w:type="dxa"/>
              <w:bottom w:w="100" w:type="dxa"/>
              <w:right w:w="100" w:type="dxa"/>
            </w:tcMar>
          </w:tcPr>
          <w:p w14:paraId="60B7E3E9"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2D46E4FC" w14:textId="77777777" w:rsidTr="00555C19">
        <w:trPr>
          <w:trHeight w:val="727"/>
        </w:trPr>
        <w:tc>
          <w:tcPr>
            <w:tcW w:w="795" w:type="dxa"/>
            <w:tcMar>
              <w:top w:w="100" w:type="dxa"/>
              <w:left w:w="100" w:type="dxa"/>
              <w:bottom w:w="100" w:type="dxa"/>
              <w:right w:w="100" w:type="dxa"/>
            </w:tcMar>
          </w:tcPr>
          <w:p w14:paraId="2413A401"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r w:rsidRPr="000D1248">
              <w:rPr>
                <w:rFonts w:eastAsia="Times New Roman"/>
                <w:b/>
                <w:sz w:val="24"/>
                <w:szCs w:val="24"/>
              </w:rPr>
              <w:t xml:space="preserve">II </w:t>
            </w:r>
          </w:p>
        </w:tc>
        <w:tc>
          <w:tcPr>
            <w:tcW w:w="3597" w:type="dxa"/>
            <w:tcMar>
              <w:top w:w="100" w:type="dxa"/>
              <w:left w:w="100" w:type="dxa"/>
              <w:bottom w:w="100" w:type="dxa"/>
              <w:right w:w="100" w:type="dxa"/>
            </w:tcMar>
          </w:tcPr>
          <w:p w14:paraId="20877842"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b/>
                <w:sz w:val="24"/>
                <w:szCs w:val="24"/>
              </w:rPr>
            </w:pPr>
            <w:r w:rsidRPr="000D1248">
              <w:rPr>
                <w:rFonts w:eastAsia="Times New Roman"/>
                <w:b/>
                <w:sz w:val="24"/>
                <w:szCs w:val="24"/>
              </w:rPr>
              <w:t>Xây dựng đề án, chuẩn bị điều  kiện mở ngành đào tạo</w:t>
            </w:r>
          </w:p>
        </w:tc>
        <w:tc>
          <w:tcPr>
            <w:tcW w:w="3971" w:type="dxa"/>
            <w:tcMar>
              <w:top w:w="100" w:type="dxa"/>
              <w:left w:w="100" w:type="dxa"/>
              <w:bottom w:w="100" w:type="dxa"/>
              <w:right w:w="100" w:type="dxa"/>
            </w:tcMar>
          </w:tcPr>
          <w:p w14:paraId="081D30CE"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b/>
                <w:sz w:val="24"/>
                <w:szCs w:val="24"/>
              </w:rPr>
            </w:pPr>
          </w:p>
        </w:tc>
        <w:tc>
          <w:tcPr>
            <w:tcW w:w="1630" w:type="dxa"/>
            <w:gridSpan w:val="2"/>
            <w:tcMar>
              <w:top w:w="100" w:type="dxa"/>
              <w:left w:w="100" w:type="dxa"/>
              <w:bottom w:w="100" w:type="dxa"/>
              <w:right w:w="100" w:type="dxa"/>
            </w:tcMar>
          </w:tcPr>
          <w:p w14:paraId="62E6047C"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b/>
                <w:sz w:val="24"/>
                <w:szCs w:val="24"/>
              </w:rPr>
            </w:pPr>
          </w:p>
        </w:tc>
      </w:tr>
      <w:tr w:rsidR="00555C19" w:rsidRPr="000D1248" w14:paraId="6A4BA4E3" w14:textId="77777777" w:rsidTr="00A15177">
        <w:trPr>
          <w:trHeight w:val="2024"/>
        </w:trPr>
        <w:tc>
          <w:tcPr>
            <w:tcW w:w="795" w:type="dxa"/>
            <w:tcMar>
              <w:top w:w="100" w:type="dxa"/>
              <w:left w:w="100" w:type="dxa"/>
              <w:bottom w:w="100" w:type="dxa"/>
              <w:right w:w="100" w:type="dxa"/>
            </w:tcMar>
          </w:tcPr>
          <w:p w14:paraId="13CB6C85"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r w:rsidRPr="000D1248">
              <w:rPr>
                <w:rFonts w:eastAsia="Times New Roman"/>
                <w:sz w:val="24"/>
                <w:szCs w:val="24"/>
              </w:rPr>
              <w:t xml:space="preserve">1 </w:t>
            </w:r>
          </w:p>
        </w:tc>
        <w:tc>
          <w:tcPr>
            <w:tcW w:w="3597" w:type="dxa"/>
            <w:tcMar>
              <w:top w:w="100" w:type="dxa"/>
              <w:left w:w="100" w:type="dxa"/>
              <w:bottom w:w="100" w:type="dxa"/>
              <w:right w:w="100" w:type="dxa"/>
            </w:tcMar>
          </w:tcPr>
          <w:p w14:paraId="7E0EDD0A"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Nghị quyết của hội đồng trường, hội đồng đại học phê  duyệt chủ trương mở ngành đào  tạo hoặc văn bản phê duyệt chủ </w:t>
            </w:r>
          </w:p>
          <w:p w14:paraId="1B42C7B7"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trương mở ngành của cơ quan  quản lý trực tiếp cơ sở đào tạo  (trong trường hợp cơ sở đào tạo  chưa có hội đồng trường);</w:t>
            </w:r>
          </w:p>
        </w:tc>
        <w:tc>
          <w:tcPr>
            <w:tcW w:w="3971" w:type="dxa"/>
            <w:tcMar>
              <w:top w:w="100" w:type="dxa"/>
              <w:left w:w="100" w:type="dxa"/>
              <w:bottom w:w="100" w:type="dxa"/>
              <w:right w:w="100" w:type="dxa"/>
            </w:tcMar>
          </w:tcPr>
          <w:p w14:paraId="6BF46D5A" w14:textId="77777777" w:rsidR="00555C19" w:rsidRPr="000D1248" w:rsidRDefault="00555C19" w:rsidP="00BE5FB1">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Hội đồng Trường đã có Nghị quyết số …/NQ-HĐT ngày …/…/… về việc phê duyệt chủ trương mở ngành đào tạo trình độ đại  học/thạc sĩ ngành (dự kiến  mở)</w:t>
            </w:r>
          </w:p>
        </w:tc>
        <w:tc>
          <w:tcPr>
            <w:tcW w:w="1630" w:type="dxa"/>
            <w:gridSpan w:val="2"/>
            <w:tcMar>
              <w:top w:w="100" w:type="dxa"/>
              <w:left w:w="100" w:type="dxa"/>
              <w:bottom w:w="100" w:type="dxa"/>
              <w:right w:w="100" w:type="dxa"/>
            </w:tcMar>
          </w:tcPr>
          <w:p w14:paraId="1B14068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3A871BBF" w14:textId="77777777" w:rsidTr="00555C19">
        <w:trPr>
          <w:trHeight w:val="1482"/>
        </w:trPr>
        <w:tc>
          <w:tcPr>
            <w:tcW w:w="795" w:type="dxa"/>
            <w:tcMar>
              <w:top w:w="100" w:type="dxa"/>
              <w:left w:w="100" w:type="dxa"/>
              <w:bottom w:w="100" w:type="dxa"/>
              <w:right w:w="100" w:type="dxa"/>
            </w:tcMar>
          </w:tcPr>
          <w:p w14:paraId="7301809D"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1BAFF34F"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Biên bản thẩm định chủ trương  mở ngành của hội đồng khoa  học và đào tạo;</w:t>
            </w:r>
          </w:p>
        </w:tc>
        <w:tc>
          <w:tcPr>
            <w:tcW w:w="3971" w:type="dxa"/>
            <w:tcMar>
              <w:top w:w="100" w:type="dxa"/>
              <w:left w:w="100" w:type="dxa"/>
              <w:bottom w:w="100" w:type="dxa"/>
              <w:right w:w="100" w:type="dxa"/>
            </w:tcMar>
          </w:tcPr>
          <w:p w14:paraId="4815E34F"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Biên bản họp Hội đồng Khoa học và Đào tạo về việc thẩm định xuất chủ trương mở ngành đào tạo trình độ (ghi trình độ) ngành (tên ngành) ngày …/…/…</w:t>
            </w:r>
          </w:p>
        </w:tc>
        <w:tc>
          <w:tcPr>
            <w:tcW w:w="1630" w:type="dxa"/>
            <w:gridSpan w:val="2"/>
            <w:tcMar>
              <w:top w:w="100" w:type="dxa"/>
              <w:left w:w="100" w:type="dxa"/>
              <w:bottom w:w="100" w:type="dxa"/>
              <w:right w:w="100" w:type="dxa"/>
            </w:tcMar>
          </w:tcPr>
          <w:p w14:paraId="0ABE1DB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285BA245" w14:textId="77777777" w:rsidTr="00555C19">
        <w:trPr>
          <w:trHeight w:val="251"/>
        </w:trPr>
        <w:tc>
          <w:tcPr>
            <w:tcW w:w="795" w:type="dxa"/>
            <w:tcMar>
              <w:top w:w="100" w:type="dxa"/>
              <w:left w:w="100" w:type="dxa"/>
              <w:bottom w:w="100" w:type="dxa"/>
              <w:right w:w="100" w:type="dxa"/>
            </w:tcMar>
          </w:tcPr>
          <w:p w14:paraId="6C404A8C"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7978C6BB"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Quyết định thành lập hội đồng  xây dựng, hội đồng thẩm định;  biên bản thẩm định chương  trình đào tạo của hội đồng thẩm  định; quyết định ban hành  chương trình đào tạo;</w:t>
            </w:r>
          </w:p>
        </w:tc>
        <w:tc>
          <w:tcPr>
            <w:tcW w:w="3971" w:type="dxa"/>
            <w:tcMar>
              <w:top w:w="100" w:type="dxa"/>
              <w:left w:w="100" w:type="dxa"/>
              <w:bottom w:w="100" w:type="dxa"/>
              <w:right w:w="100" w:type="dxa"/>
            </w:tcMar>
          </w:tcPr>
          <w:p w14:paraId="296CE71A"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Quyết định số …/QĐ-ĐHKTKTCN ngày …/…/… thành lập Ban xây dựng Đề án mở ngành và QĐ số …/QĐ-ĐHKTKTCN ngày …/…/… thành lập HĐ xây dựng CTĐT ngành …. trình độ đại học/thạc sĩ</w:t>
            </w:r>
          </w:p>
          <w:p w14:paraId="51EA8AF7"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Quyết định số …/QĐ-ĐHKTKTCN ngày …/…/… thành lập Hội đồng thẩm định CTĐT</w:t>
            </w:r>
          </w:p>
          <w:p w14:paraId="2DE1FA40"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Quyết định …/QĐ-ĐHKTKTCN ngày …/…/…ban hành bộ CTĐT</w:t>
            </w:r>
          </w:p>
        </w:tc>
        <w:tc>
          <w:tcPr>
            <w:tcW w:w="1630" w:type="dxa"/>
            <w:gridSpan w:val="2"/>
            <w:tcMar>
              <w:top w:w="100" w:type="dxa"/>
              <w:left w:w="100" w:type="dxa"/>
              <w:bottom w:w="100" w:type="dxa"/>
              <w:right w:w="100" w:type="dxa"/>
            </w:tcMar>
          </w:tcPr>
          <w:p w14:paraId="514A3EE4"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r w:rsidR="00555C19" w:rsidRPr="000D1248" w14:paraId="01799183" w14:textId="77777777" w:rsidTr="00A15177">
        <w:trPr>
          <w:trHeight w:val="1586"/>
        </w:trPr>
        <w:tc>
          <w:tcPr>
            <w:tcW w:w="795" w:type="dxa"/>
            <w:tcMar>
              <w:top w:w="100" w:type="dxa"/>
              <w:left w:w="100" w:type="dxa"/>
              <w:bottom w:w="100" w:type="dxa"/>
              <w:right w:w="100" w:type="dxa"/>
            </w:tcMar>
          </w:tcPr>
          <w:p w14:paraId="5E6D0B0E"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c>
          <w:tcPr>
            <w:tcW w:w="3597" w:type="dxa"/>
            <w:tcMar>
              <w:top w:w="100" w:type="dxa"/>
              <w:left w:w="100" w:type="dxa"/>
              <w:bottom w:w="100" w:type="dxa"/>
              <w:right w:w="100" w:type="dxa"/>
            </w:tcMar>
          </w:tcPr>
          <w:p w14:paraId="184DF7B2"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Danh sách đội ngũ giảng viên,  cán bộ khoa học đáp ứng điều  kiện mở ngành đào tạo theo quy  định</w:t>
            </w:r>
          </w:p>
        </w:tc>
        <w:tc>
          <w:tcPr>
            <w:tcW w:w="3971" w:type="dxa"/>
            <w:tcMar>
              <w:top w:w="100" w:type="dxa"/>
              <w:left w:w="100" w:type="dxa"/>
              <w:bottom w:w="100" w:type="dxa"/>
              <w:right w:w="100" w:type="dxa"/>
            </w:tcMar>
          </w:tcPr>
          <w:p w14:paraId="022438D1"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Danh sách đội ngũ giảng viên, cán bộ khoa học đáp ứng điều kiện mở ngành đào tạo theo quy định (kèm theo): </w:t>
            </w:r>
          </w:p>
          <w:p w14:paraId="42A45289"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 xml:space="preserve">- Nêu tên GV chủ trì ngành </w:t>
            </w:r>
          </w:p>
          <w:p w14:paraId="34FF3CD8"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i/>
                <w:sz w:val="24"/>
                <w:szCs w:val="24"/>
              </w:rPr>
            </w:pPr>
            <w:r w:rsidRPr="000D1248">
              <w:rPr>
                <w:rFonts w:eastAsia="Times New Roman"/>
                <w:sz w:val="24"/>
                <w:szCs w:val="24"/>
              </w:rPr>
              <w:t>- Tên các giảng viên cơ hữu chịu trách nhiệm mở ngành</w:t>
            </w:r>
          </w:p>
        </w:tc>
        <w:tc>
          <w:tcPr>
            <w:tcW w:w="1630" w:type="dxa"/>
            <w:gridSpan w:val="2"/>
            <w:tcMar>
              <w:top w:w="100" w:type="dxa"/>
              <w:left w:w="100" w:type="dxa"/>
              <w:bottom w:w="100" w:type="dxa"/>
              <w:right w:w="100" w:type="dxa"/>
            </w:tcMar>
          </w:tcPr>
          <w:p w14:paraId="3ECE0A9A"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i/>
                <w:sz w:val="24"/>
                <w:szCs w:val="24"/>
              </w:rPr>
            </w:pPr>
          </w:p>
        </w:tc>
      </w:tr>
      <w:tr w:rsidR="00555C19" w:rsidRPr="000D1248" w14:paraId="64859F16" w14:textId="77777777" w:rsidTr="00555C19">
        <w:trPr>
          <w:trHeight w:val="2102"/>
        </w:trPr>
        <w:tc>
          <w:tcPr>
            <w:tcW w:w="795" w:type="dxa"/>
            <w:tcMar>
              <w:top w:w="100" w:type="dxa"/>
              <w:left w:w="100" w:type="dxa"/>
              <w:bottom w:w="100" w:type="dxa"/>
              <w:right w:w="100" w:type="dxa"/>
            </w:tcMar>
          </w:tcPr>
          <w:p w14:paraId="2FD000B8" w14:textId="77777777" w:rsidR="00555C19" w:rsidRPr="000D1248" w:rsidRDefault="00555C19" w:rsidP="00A15177">
            <w:pPr>
              <w:spacing w:before="0" w:after="0" w:line="240" w:lineRule="auto"/>
              <w:rPr>
                <w:rFonts w:eastAsia="Times New Roman"/>
                <w:b/>
                <w:sz w:val="24"/>
                <w:szCs w:val="24"/>
              </w:rPr>
            </w:pPr>
          </w:p>
        </w:tc>
        <w:tc>
          <w:tcPr>
            <w:tcW w:w="3597" w:type="dxa"/>
            <w:tcMar>
              <w:top w:w="100" w:type="dxa"/>
              <w:left w:w="100" w:type="dxa"/>
              <w:bottom w:w="100" w:type="dxa"/>
              <w:right w:w="100" w:type="dxa"/>
            </w:tcMar>
          </w:tcPr>
          <w:p w14:paraId="59B85A2D"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Điều kiện cơ sở vật chất, trang  thiết bị phục vụ thí nghiệm,  thực hành, thực tập đáp ứng  điều kiện mở ngành đào tạo</w:t>
            </w:r>
          </w:p>
        </w:tc>
        <w:tc>
          <w:tcPr>
            <w:tcW w:w="3971" w:type="dxa"/>
            <w:tcMar>
              <w:top w:w="100" w:type="dxa"/>
              <w:left w:w="100" w:type="dxa"/>
              <w:bottom w:w="100" w:type="dxa"/>
              <w:right w:w="100" w:type="dxa"/>
            </w:tcMar>
          </w:tcPr>
          <w:p w14:paraId="106852B2" w14:textId="77777777" w:rsidR="00555C19" w:rsidRPr="000D1248" w:rsidRDefault="00555C19" w:rsidP="00E17B97">
            <w:pPr>
              <w:widowControl w:val="0"/>
              <w:pBdr>
                <w:top w:val="nil"/>
                <w:left w:val="nil"/>
                <w:bottom w:val="nil"/>
                <w:right w:val="nil"/>
                <w:between w:val="nil"/>
              </w:pBdr>
              <w:spacing w:before="0" w:after="0" w:line="240" w:lineRule="auto"/>
              <w:jc w:val="both"/>
              <w:rPr>
                <w:rFonts w:eastAsia="Times New Roman"/>
                <w:sz w:val="24"/>
                <w:szCs w:val="24"/>
              </w:rPr>
            </w:pPr>
            <w:r w:rsidRPr="000D1248">
              <w:rPr>
                <w:rFonts w:eastAsia="Times New Roman"/>
                <w:sz w:val="24"/>
                <w:szCs w:val="24"/>
              </w:rPr>
              <w:t>Bảng thống kê về cơ sở vật chất,  trang thiết bị phục vụ thí nghiệm,  thực hành, thực tập đáp ứng điều  kiện mở ngành đào tạo đã chuẩn  bị theo quy định, gồm các thông  tin theo các mẫu báo cáo tại bảng xác nhận điều kiện thực tế của cơ sở đào tạo.</w:t>
            </w:r>
          </w:p>
        </w:tc>
        <w:tc>
          <w:tcPr>
            <w:tcW w:w="1630" w:type="dxa"/>
            <w:gridSpan w:val="2"/>
            <w:tcMar>
              <w:top w:w="100" w:type="dxa"/>
              <w:left w:w="100" w:type="dxa"/>
              <w:bottom w:w="100" w:type="dxa"/>
              <w:right w:w="100" w:type="dxa"/>
            </w:tcMar>
          </w:tcPr>
          <w:p w14:paraId="0D392679" w14:textId="77777777" w:rsidR="00555C19" w:rsidRPr="000D1248" w:rsidRDefault="00555C19" w:rsidP="00A15177">
            <w:pPr>
              <w:widowControl w:val="0"/>
              <w:pBdr>
                <w:top w:val="nil"/>
                <w:left w:val="nil"/>
                <w:bottom w:val="nil"/>
                <w:right w:val="nil"/>
                <w:between w:val="nil"/>
              </w:pBdr>
              <w:spacing w:before="0" w:after="0" w:line="240" w:lineRule="auto"/>
              <w:rPr>
                <w:rFonts w:eastAsia="Times New Roman"/>
                <w:sz w:val="24"/>
                <w:szCs w:val="24"/>
              </w:rPr>
            </w:pPr>
          </w:p>
        </w:tc>
      </w:tr>
    </w:tbl>
    <w:p w14:paraId="7534F27E" w14:textId="2E513B9D" w:rsidR="00555C19" w:rsidRPr="000D1248" w:rsidRDefault="00555C19" w:rsidP="00E17B97">
      <w:pPr>
        <w:widowControl w:val="0"/>
        <w:pBdr>
          <w:top w:val="nil"/>
          <w:left w:val="nil"/>
          <w:bottom w:val="nil"/>
          <w:right w:val="nil"/>
          <w:between w:val="nil"/>
        </w:pBdr>
        <w:spacing w:line="400" w:lineRule="exact"/>
        <w:ind w:left="352" w:right="272" w:firstLine="550"/>
        <w:jc w:val="both"/>
        <w:rPr>
          <w:rFonts w:eastAsia="Times New Roman"/>
          <w:sz w:val="25"/>
          <w:szCs w:val="25"/>
        </w:rPr>
      </w:pPr>
      <w:r w:rsidRPr="000D1248">
        <w:rPr>
          <w:rFonts w:eastAsia="Times New Roman"/>
          <w:b/>
          <w:sz w:val="25"/>
          <w:szCs w:val="25"/>
        </w:rPr>
        <w:t xml:space="preserve">Kết luận: </w:t>
      </w:r>
      <w:r w:rsidR="00E17B97">
        <w:rPr>
          <w:rFonts w:eastAsia="Times New Roman"/>
          <w:sz w:val="25"/>
          <w:szCs w:val="25"/>
        </w:rPr>
        <w:t xml:space="preserve">Ban xây dựng đề án mở ngành đào tạo </w:t>
      </w:r>
      <w:r w:rsidRPr="000D1248">
        <w:rPr>
          <w:rFonts w:eastAsia="Times New Roman"/>
          <w:sz w:val="25"/>
          <w:szCs w:val="25"/>
        </w:rPr>
        <w:t xml:space="preserve">tự đánh giá Đề án mở ngành </w:t>
      </w:r>
      <w:r w:rsidRPr="000D1248">
        <w:rPr>
          <w:rFonts w:eastAsia="Times New Roman"/>
          <w:i/>
          <w:sz w:val="25"/>
          <w:szCs w:val="25"/>
        </w:rPr>
        <w:t xml:space="preserve">(tên ngành) </w:t>
      </w:r>
      <w:r w:rsidRPr="000D1248">
        <w:rPr>
          <w:rFonts w:eastAsia="Times New Roman"/>
          <w:sz w:val="25"/>
          <w:szCs w:val="25"/>
        </w:rPr>
        <w:t xml:space="preserve">trình độ </w:t>
      </w:r>
      <w:r w:rsidRPr="000D1248">
        <w:rPr>
          <w:rFonts w:eastAsia="Times New Roman"/>
          <w:i/>
          <w:sz w:val="25"/>
          <w:szCs w:val="25"/>
        </w:rPr>
        <w:t xml:space="preserve">(đại học/thạc sĩ) </w:t>
      </w:r>
      <w:r w:rsidRPr="000D1248">
        <w:rPr>
          <w:rFonts w:eastAsia="Times New Roman"/>
          <w:sz w:val="25"/>
          <w:szCs w:val="25"/>
        </w:rPr>
        <w:t xml:space="preserve">đã đáp ứng các tiêu chí theo Thông tư số 02/2022/TT-BGDĐT ngày 18/01/2022 và các quy định của Trường Đại học Kinh tế - Kỹ thuật Công nghiệp./. </w:t>
      </w:r>
    </w:p>
    <w:p w14:paraId="0B47D45F" w14:textId="77777777" w:rsidR="00555C19" w:rsidRPr="000D1248" w:rsidRDefault="00555C19" w:rsidP="00555C19">
      <w:pPr>
        <w:widowControl w:val="0"/>
        <w:pBdr>
          <w:top w:val="nil"/>
          <w:left w:val="nil"/>
          <w:bottom w:val="nil"/>
          <w:right w:val="nil"/>
          <w:between w:val="nil"/>
        </w:pBdr>
        <w:spacing w:before="121" w:line="240" w:lineRule="auto"/>
        <w:ind w:right="2045" w:firstLine="352"/>
        <w:jc w:val="right"/>
        <w:rPr>
          <w:rFonts w:eastAsia="Times New Roman"/>
          <w:b/>
          <w:sz w:val="25"/>
          <w:szCs w:val="25"/>
        </w:rPr>
      </w:pPr>
    </w:p>
    <w:p w14:paraId="5DAAF915" w14:textId="36B97D3F" w:rsidR="00555C19" w:rsidRPr="000D1248" w:rsidRDefault="00E17B97" w:rsidP="00555C19">
      <w:pPr>
        <w:widowControl w:val="0"/>
        <w:pBdr>
          <w:top w:val="nil"/>
          <w:left w:val="nil"/>
          <w:bottom w:val="nil"/>
          <w:right w:val="nil"/>
          <w:between w:val="nil"/>
        </w:pBdr>
        <w:spacing w:before="121" w:line="240" w:lineRule="auto"/>
        <w:ind w:right="1111" w:firstLine="720"/>
        <w:jc w:val="right"/>
        <w:rPr>
          <w:rFonts w:eastAsia="Times New Roman"/>
          <w:b/>
          <w:sz w:val="25"/>
          <w:szCs w:val="25"/>
        </w:rPr>
      </w:pPr>
      <w:r>
        <w:rPr>
          <w:rFonts w:eastAsia="Times New Roman"/>
          <w:b/>
          <w:sz w:val="25"/>
          <w:szCs w:val="25"/>
        </w:rPr>
        <w:t>BAN XÂY DỰNG ĐỀ ÁN MỞ NGÀNH</w:t>
      </w:r>
    </w:p>
    <w:p w14:paraId="032279CB" w14:textId="77777777" w:rsidR="00555C19" w:rsidRPr="000D1248" w:rsidRDefault="00555C19"/>
    <w:p w14:paraId="5CA70815" w14:textId="77777777" w:rsidR="00555C19" w:rsidRPr="000D1248" w:rsidRDefault="00555C19" w:rsidP="00555C19">
      <w:pPr>
        <w:rPr>
          <w:b/>
        </w:rPr>
      </w:pPr>
    </w:p>
    <w:p w14:paraId="0EEDF556" w14:textId="77777777" w:rsidR="00555C19" w:rsidRPr="000D1248" w:rsidRDefault="00555C19" w:rsidP="00555C19">
      <w:pPr>
        <w:rPr>
          <w:b/>
        </w:rPr>
      </w:pPr>
    </w:p>
    <w:p w14:paraId="59E99758" w14:textId="77777777" w:rsidR="00555C19" w:rsidRPr="000D1248" w:rsidRDefault="00555C19" w:rsidP="00555C19">
      <w:pPr>
        <w:rPr>
          <w:b/>
        </w:rPr>
      </w:pPr>
    </w:p>
    <w:p w14:paraId="715FE029" w14:textId="77777777" w:rsidR="00555C19" w:rsidRPr="000D1248" w:rsidRDefault="00555C19" w:rsidP="00555C19">
      <w:pPr>
        <w:rPr>
          <w:b/>
        </w:rPr>
      </w:pPr>
    </w:p>
    <w:p w14:paraId="062772E5" w14:textId="77777777" w:rsidR="00555C19" w:rsidRPr="000D1248" w:rsidRDefault="00555C19" w:rsidP="00555C19">
      <w:pPr>
        <w:rPr>
          <w:b/>
        </w:rPr>
      </w:pPr>
    </w:p>
    <w:p w14:paraId="326F612E" w14:textId="77777777" w:rsidR="00555C19" w:rsidRPr="000D1248" w:rsidRDefault="00555C19" w:rsidP="00555C19">
      <w:pPr>
        <w:rPr>
          <w:b/>
        </w:rPr>
      </w:pPr>
    </w:p>
    <w:p w14:paraId="75EFFF12" w14:textId="77777777" w:rsidR="00555C19" w:rsidRPr="000D1248" w:rsidRDefault="00555C19" w:rsidP="00555C19">
      <w:pPr>
        <w:rPr>
          <w:b/>
        </w:rPr>
      </w:pPr>
    </w:p>
    <w:p w14:paraId="13193BD2" w14:textId="77777777" w:rsidR="00555C19" w:rsidRPr="000D1248" w:rsidRDefault="00555C19" w:rsidP="00555C19">
      <w:pPr>
        <w:rPr>
          <w:b/>
        </w:rPr>
      </w:pPr>
    </w:p>
    <w:p w14:paraId="4A189884" w14:textId="77777777" w:rsidR="00555C19" w:rsidRPr="000D1248" w:rsidRDefault="00555C19" w:rsidP="00555C19">
      <w:pPr>
        <w:rPr>
          <w:b/>
        </w:rPr>
      </w:pPr>
    </w:p>
    <w:p w14:paraId="2C9FE6C2" w14:textId="77777777" w:rsidR="00555C19" w:rsidRPr="000D1248" w:rsidRDefault="00555C19" w:rsidP="00555C19">
      <w:pPr>
        <w:rPr>
          <w:b/>
        </w:rPr>
      </w:pPr>
    </w:p>
    <w:p w14:paraId="0D645C0C" w14:textId="77777777" w:rsidR="00555C19" w:rsidRPr="000D1248" w:rsidRDefault="00555C19" w:rsidP="00555C19">
      <w:pPr>
        <w:rPr>
          <w:b/>
        </w:rPr>
      </w:pPr>
    </w:p>
    <w:p w14:paraId="23698C61" w14:textId="50BCEA36" w:rsidR="00555C19" w:rsidRPr="000D1248" w:rsidRDefault="00555C19" w:rsidP="00A15177">
      <w:pPr>
        <w:jc w:val="both"/>
        <w:rPr>
          <w:b/>
        </w:rPr>
      </w:pPr>
    </w:p>
    <w:p w14:paraId="233B3125" w14:textId="77777777" w:rsidR="00555C19" w:rsidRPr="000D1248" w:rsidRDefault="00555C19" w:rsidP="00555C19">
      <w:pPr>
        <w:rPr>
          <w:b/>
        </w:rPr>
      </w:pPr>
    </w:p>
    <w:p w14:paraId="7FFA6828" w14:textId="77777777" w:rsidR="00A15177" w:rsidRPr="000D1248" w:rsidRDefault="00A15177" w:rsidP="00555C19">
      <w:pPr>
        <w:rPr>
          <w:b/>
        </w:rPr>
        <w:sectPr w:rsidR="00A15177" w:rsidRPr="000D1248" w:rsidSect="00555C19">
          <w:footerReference w:type="default" r:id="rId15"/>
          <w:pgSz w:w="11907" w:h="16840" w:code="9"/>
          <w:pgMar w:top="851" w:right="851" w:bottom="851" w:left="1134" w:header="720" w:footer="720" w:gutter="0"/>
          <w:cols w:space="720"/>
          <w:docGrid w:linePitch="360"/>
        </w:sectPr>
      </w:pPr>
    </w:p>
    <w:p w14:paraId="33160F42" w14:textId="1241B9F0" w:rsidR="00C0060C" w:rsidRPr="000D1248" w:rsidRDefault="00555C19" w:rsidP="00555C19">
      <w:pPr>
        <w:rPr>
          <w:b/>
        </w:rPr>
      </w:pPr>
      <w:r w:rsidRPr="000D1248">
        <w:rPr>
          <w:b/>
        </w:rPr>
        <w:lastRenderedPageBreak/>
        <w:t>P</w:t>
      </w:r>
      <w:r w:rsidR="00C0060C" w:rsidRPr="000D1248">
        <w:rPr>
          <w:b/>
        </w:rPr>
        <w:t>hụ lục</w:t>
      </w:r>
      <w:r w:rsidRPr="000D1248">
        <w:rPr>
          <w:b/>
        </w:rPr>
        <w:t xml:space="preserve"> 4</w:t>
      </w:r>
    </w:p>
    <w:p w14:paraId="30D90BFE" w14:textId="38551511" w:rsidR="00555C19" w:rsidRPr="000D1248" w:rsidRDefault="00555C19" w:rsidP="00555C19">
      <w:pPr>
        <w:rPr>
          <w:b/>
        </w:rPr>
      </w:pPr>
      <w:r w:rsidRPr="000D1248">
        <w:rPr>
          <w:b/>
        </w:rPr>
        <w:t>BIỂU MẪU ĐỀ ÁN MỞ NGÀNH ĐÀO TẠO</w:t>
      </w:r>
    </w:p>
    <w:p w14:paraId="107EA6D4" w14:textId="77777777" w:rsidR="00C0060C" w:rsidRPr="000D1248" w:rsidRDefault="00C0060C" w:rsidP="00C0060C">
      <w:pPr>
        <w:pStyle w:val="CommentText"/>
        <w:rPr>
          <w:i/>
          <w:sz w:val="26"/>
          <w:szCs w:val="26"/>
        </w:rPr>
      </w:pPr>
      <w:r w:rsidRPr="000D1248">
        <w:rPr>
          <w:i/>
          <w:sz w:val="26"/>
          <w:szCs w:val="26"/>
        </w:rPr>
        <w:t>(Ban hành kèm theo Quyết định số        /QĐ-ĐHKTKTCN ngày     /     / 2023</w:t>
      </w:r>
    </w:p>
    <w:p w14:paraId="65D2D806" w14:textId="77777777" w:rsidR="00C0060C" w:rsidRPr="000D1248" w:rsidRDefault="00C0060C" w:rsidP="00C0060C">
      <w:pPr>
        <w:pStyle w:val="CommentText"/>
        <w:rPr>
          <w:i/>
          <w:sz w:val="26"/>
          <w:szCs w:val="26"/>
        </w:rPr>
      </w:pPr>
      <w:r w:rsidRPr="000D1248">
        <w:rPr>
          <w:i/>
          <w:sz w:val="26"/>
          <w:szCs w:val="26"/>
        </w:rPr>
        <w:t>của Hiệu trưởng Trường Đại học Kinh tế - Kỹ thuật Công nghiệp)</w:t>
      </w:r>
    </w:p>
    <w:p w14:paraId="64B6432E" w14:textId="5F9F1A85" w:rsidR="00C0060C" w:rsidRPr="000D1248" w:rsidRDefault="00C0060C" w:rsidP="00C0060C">
      <w:pPr>
        <w:ind w:firstLine="360"/>
        <w:rPr>
          <w:b/>
          <w:i/>
          <w:iCs/>
          <w:sz w:val="24"/>
          <w:lang w:val="vi-VN"/>
        </w:rPr>
      </w:pPr>
      <w:r w:rsidRPr="000D1248">
        <w:rPr>
          <w:b/>
          <w:i/>
          <w:iCs/>
          <w:noProof/>
          <w:sz w:val="24"/>
        </w:rPr>
        <mc:AlternateContent>
          <mc:Choice Requires="wps">
            <w:drawing>
              <wp:anchor distT="0" distB="0" distL="114300" distR="114300" simplePos="0" relativeHeight="251939840" behindDoc="0" locked="0" layoutInCell="1" allowOverlap="1" wp14:anchorId="1E8C895E" wp14:editId="5C9873CB">
                <wp:simplePos x="0" y="0"/>
                <wp:positionH relativeFrom="column">
                  <wp:posOffset>2183130</wp:posOffset>
                </wp:positionH>
                <wp:positionV relativeFrom="paragraph">
                  <wp:posOffset>145415</wp:posOffset>
                </wp:positionV>
                <wp:extent cx="1171575" cy="0"/>
                <wp:effectExtent l="9525" t="9525" r="9525" b="9525"/>
                <wp:wrapNone/>
                <wp:docPr id="111761267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F654AD6" id="Straight Arrow Connector 4" o:spid="_x0000_s1026" type="#_x0000_t32" style="position:absolute;margin-left:171.9pt;margin-top:11.45pt;width:92.25pt;height:0;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tL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"/>
            </w:pict>
          </mc:Fallback>
        </mc:AlternateContent>
      </w:r>
    </w:p>
    <w:p w14:paraId="11ADE7EB" w14:textId="77777777" w:rsidR="00555C19" w:rsidRPr="000D1248" w:rsidRDefault="00555C19" w:rsidP="00A15177">
      <w:pPr>
        <w:jc w:val="both"/>
        <w:rPr>
          <w:b/>
          <w:lang w:val="vi-VN"/>
        </w:rPr>
      </w:pPr>
      <w:r w:rsidRPr="000D1248">
        <w:rPr>
          <w:b/>
          <w:lang w:val="vi-VN"/>
        </w:rPr>
        <w:t>Mẫu 1: Kế hoạch xây dựng đề án mở ngành</w:t>
      </w:r>
    </w:p>
    <w:tbl>
      <w:tblPr>
        <w:tblW w:w="10485" w:type="dxa"/>
        <w:jc w:val="center"/>
        <w:tblLayout w:type="fixed"/>
        <w:tblLook w:val="04A0" w:firstRow="1" w:lastRow="0" w:firstColumn="1" w:lastColumn="0" w:noHBand="0" w:noVBand="1"/>
      </w:tblPr>
      <w:tblGrid>
        <w:gridCol w:w="2204"/>
        <w:gridCol w:w="2184"/>
        <w:gridCol w:w="278"/>
        <w:gridCol w:w="284"/>
        <w:gridCol w:w="193"/>
        <w:gridCol w:w="43"/>
        <w:gridCol w:w="193"/>
        <w:gridCol w:w="513"/>
        <w:gridCol w:w="1158"/>
        <w:gridCol w:w="236"/>
        <w:gridCol w:w="1359"/>
        <w:gridCol w:w="1840"/>
      </w:tblGrid>
      <w:tr w:rsidR="00555C19" w:rsidRPr="000D1248" w14:paraId="7AA97103" w14:textId="77777777" w:rsidTr="00555C19">
        <w:trPr>
          <w:trHeight w:val="455"/>
          <w:jc w:val="center"/>
        </w:trPr>
        <w:tc>
          <w:tcPr>
            <w:tcW w:w="4388" w:type="dxa"/>
            <w:gridSpan w:val="2"/>
            <w:noWrap/>
            <w:vAlign w:val="bottom"/>
            <w:hideMark/>
          </w:tcPr>
          <w:p w14:paraId="57A6D146" w14:textId="77777777" w:rsidR="00555C19" w:rsidRPr="000D1248" w:rsidRDefault="00555C19" w:rsidP="00555C19">
            <w:pPr>
              <w:spacing w:before="0" w:after="0" w:line="240" w:lineRule="auto"/>
              <w:rPr>
                <w:rFonts w:eastAsia="Times New Roman"/>
                <w:sz w:val="24"/>
                <w:szCs w:val="24"/>
                <w:lang w:val="vi-VN"/>
              </w:rPr>
            </w:pPr>
            <w:r w:rsidRPr="000D1248">
              <w:rPr>
                <w:rFonts w:eastAsia="Times New Roman"/>
                <w:sz w:val="24"/>
                <w:szCs w:val="24"/>
                <w:lang w:val="vi-VN"/>
              </w:rPr>
              <w:t xml:space="preserve">TRƯỜNG ĐẠI HỌC </w:t>
            </w:r>
          </w:p>
          <w:p w14:paraId="35B75F65" w14:textId="77777777" w:rsidR="00555C19" w:rsidRPr="000D1248" w:rsidRDefault="00555C19" w:rsidP="00555C19">
            <w:pPr>
              <w:spacing w:before="0" w:after="0" w:line="240" w:lineRule="auto"/>
              <w:rPr>
                <w:rFonts w:eastAsia="Times New Roman"/>
                <w:sz w:val="24"/>
                <w:szCs w:val="24"/>
                <w:lang w:val="vi-VN"/>
              </w:rPr>
            </w:pPr>
            <w:r w:rsidRPr="000D1248">
              <w:rPr>
                <w:rFonts w:eastAsia="Times New Roman"/>
                <w:sz w:val="24"/>
                <w:szCs w:val="24"/>
                <w:lang w:val="vi-VN"/>
              </w:rPr>
              <w:t>KINH TẾ - KỸ THUẬT CÔNG NGHIỆP</w:t>
            </w:r>
          </w:p>
        </w:tc>
        <w:tc>
          <w:tcPr>
            <w:tcW w:w="278" w:type="dxa"/>
            <w:noWrap/>
            <w:vAlign w:val="bottom"/>
            <w:hideMark/>
          </w:tcPr>
          <w:p w14:paraId="56D36DEC" w14:textId="77777777" w:rsidR="00555C19" w:rsidRPr="000D1248" w:rsidRDefault="00555C19" w:rsidP="00555C19">
            <w:pPr>
              <w:spacing w:before="0" w:after="0" w:line="240" w:lineRule="auto"/>
              <w:rPr>
                <w:rFonts w:eastAsia="Times New Roman"/>
                <w:sz w:val="24"/>
                <w:szCs w:val="24"/>
                <w:lang w:val="vi-VN"/>
              </w:rPr>
            </w:pPr>
          </w:p>
        </w:tc>
        <w:tc>
          <w:tcPr>
            <w:tcW w:w="284" w:type="dxa"/>
            <w:noWrap/>
            <w:vAlign w:val="bottom"/>
            <w:hideMark/>
          </w:tcPr>
          <w:p w14:paraId="082CD479" w14:textId="77777777" w:rsidR="00555C19" w:rsidRPr="000D1248" w:rsidRDefault="00555C19" w:rsidP="00555C19">
            <w:pPr>
              <w:spacing w:before="0" w:after="0" w:line="240" w:lineRule="auto"/>
              <w:rPr>
                <w:rFonts w:eastAsia="Times New Roman"/>
                <w:sz w:val="20"/>
                <w:szCs w:val="20"/>
                <w:lang w:val="vi-VN"/>
              </w:rPr>
            </w:pPr>
          </w:p>
        </w:tc>
        <w:tc>
          <w:tcPr>
            <w:tcW w:w="236" w:type="dxa"/>
            <w:gridSpan w:val="2"/>
            <w:vAlign w:val="bottom"/>
            <w:hideMark/>
          </w:tcPr>
          <w:p w14:paraId="3ADFE25A" w14:textId="77777777" w:rsidR="00555C19" w:rsidRPr="000D1248" w:rsidRDefault="00555C19" w:rsidP="00555C19">
            <w:pPr>
              <w:spacing w:before="0" w:after="0" w:line="240" w:lineRule="auto"/>
              <w:rPr>
                <w:rFonts w:eastAsia="Times New Roman"/>
                <w:sz w:val="20"/>
                <w:szCs w:val="20"/>
                <w:lang w:val="vi-VN"/>
              </w:rPr>
            </w:pPr>
          </w:p>
        </w:tc>
        <w:tc>
          <w:tcPr>
            <w:tcW w:w="5299" w:type="dxa"/>
            <w:gridSpan w:val="6"/>
            <w:noWrap/>
            <w:vAlign w:val="center"/>
            <w:hideMark/>
          </w:tcPr>
          <w:p w14:paraId="39FB599B" w14:textId="77777777" w:rsidR="00555C19" w:rsidRPr="000D1248" w:rsidRDefault="00555C19" w:rsidP="00555C19">
            <w:pPr>
              <w:spacing w:before="0" w:after="0" w:line="240" w:lineRule="auto"/>
              <w:rPr>
                <w:rFonts w:eastAsia="Times New Roman"/>
                <w:b/>
                <w:bCs/>
                <w:sz w:val="24"/>
                <w:szCs w:val="24"/>
                <w:lang w:val="vi-VN"/>
              </w:rPr>
            </w:pPr>
            <w:r w:rsidRPr="000D1248">
              <w:rPr>
                <w:rFonts w:eastAsia="Times New Roman"/>
                <w:b/>
                <w:bCs/>
                <w:sz w:val="24"/>
                <w:szCs w:val="24"/>
                <w:lang w:val="vi-VN"/>
              </w:rPr>
              <w:t>CỘNG HÒA XÃ HỘI CHỦ NGHĨA VIỆT NAM</w:t>
            </w:r>
          </w:p>
        </w:tc>
      </w:tr>
      <w:tr w:rsidR="00555C19" w:rsidRPr="000D1248" w14:paraId="36AED48B" w14:textId="77777777" w:rsidTr="00555C19">
        <w:trPr>
          <w:trHeight w:val="63"/>
          <w:jc w:val="center"/>
        </w:trPr>
        <w:tc>
          <w:tcPr>
            <w:tcW w:w="4388" w:type="dxa"/>
            <w:gridSpan w:val="2"/>
            <w:noWrap/>
            <w:vAlign w:val="bottom"/>
            <w:hideMark/>
          </w:tcPr>
          <w:p w14:paraId="51617AE6" w14:textId="77777777" w:rsidR="00555C19" w:rsidRPr="000D1248" w:rsidRDefault="00555C19" w:rsidP="00555C19">
            <w:pPr>
              <w:spacing w:before="0" w:after="0" w:line="240" w:lineRule="auto"/>
              <w:rPr>
                <w:rFonts w:eastAsia="Times New Roman"/>
                <w:b/>
                <w:bCs/>
                <w:sz w:val="24"/>
                <w:szCs w:val="24"/>
              </w:rPr>
            </w:pPr>
            <w:r w:rsidRPr="000D1248">
              <w:rPr>
                <w:rFonts w:eastAsia="Times New Roman"/>
                <w:b/>
                <w:bCs/>
                <w:sz w:val="24"/>
                <w:szCs w:val="24"/>
              </w:rPr>
              <w:t>KHOA ……</w:t>
            </w:r>
          </w:p>
        </w:tc>
        <w:tc>
          <w:tcPr>
            <w:tcW w:w="278" w:type="dxa"/>
            <w:noWrap/>
            <w:vAlign w:val="bottom"/>
            <w:hideMark/>
          </w:tcPr>
          <w:p w14:paraId="23B4984E" w14:textId="77777777" w:rsidR="00555C19" w:rsidRPr="000D1248" w:rsidRDefault="00555C19" w:rsidP="00555C19">
            <w:pPr>
              <w:spacing w:before="0" w:after="0" w:line="240" w:lineRule="auto"/>
              <w:rPr>
                <w:rFonts w:eastAsia="Times New Roman"/>
                <w:b/>
                <w:bCs/>
                <w:sz w:val="24"/>
                <w:szCs w:val="24"/>
              </w:rPr>
            </w:pPr>
          </w:p>
        </w:tc>
        <w:tc>
          <w:tcPr>
            <w:tcW w:w="284" w:type="dxa"/>
            <w:noWrap/>
            <w:vAlign w:val="bottom"/>
            <w:hideMark/>
          </w:tcPr>
          <w:p w14:paraId="6243BE80" w14:textId="77777777" w:rsidR="00555C19" w:rsidRPr="000D1248" w:rsidRDefault="00555C19" w:rsidP="00555C19">
            <w:pPr>
              <w:spacing w:before="0" w:after="0" w:line="240" w:lineRule="auto"/>
              <w:rPr>
                <w:rFonts w:eastAsia="Times New Roman"/>
                <w:sz w:val="20"/>
                <w:szCs w:val="20"/>
              </w:rPr>
            </w:pPr>
          </w:p>
        </w:tc>
        <w:tc>
          <w:tcPr>
            <w:tcW w:w="236" w:type="dxa"/>
            <w:gridSpan w:val="2"/>
            <w:vAlign w:val="bottom"/>
            <w:hideMark/>
          </w:tcPr>
          <w:p w14:paraId="5BF0305B" w14:textId="77777777" w:rsidR="00555C19" w:rsidRPr="000D1248" w:rsidRDefault="00555C19" w:rsidP="00555C19">
            <w:pPr>
              <w:spacing w:before="0" w:after="0" w:line="240" w:lineRule="auto"/>
              <w:rPr>
                <w:rFonts w:eastAsia="Times New Roman"/>
                <w:sz w:val="20"/>
                <w:szCs w:val="20"/>
              </w:rPr>
            </w:pPr>
          </w:p>
        </w:tc>
        <w:tc>
          <w:tcPr>
            <w:tcW w:w="5299" w:type="dxa"/>
            <w:gridSpan w:val="6"/>
            <w:noWrap/>
            <w:vAlign w:val="center"/>
            <w:hideMark/>
          </w:tcPr>
          <w:p w14:paraId="287BF691" w14:textId="77777777" w:rsidR="00555C19" w:rsidRPr="000D1248" w:rsidRDefault="00555C19" w:rsidP="00555C19">
            <w:pPr>
              <w:spacing w:before="0" w:after="0" w:line="240" w:lineRule="auto"/>
              <w:rPr>
                <w:rFonts w:eastAsia="Times New Roman"/>
                <w:b/>
                <w:bCs/>
              </w:rPr>
            </w:pPr>
            <w:r w:rsidRPr="000D1248">
              <w:rPr>
                <w:rFonts w:eastAsia="Times New Roman"/>
                <w:b/>
                <w:bCs/>
              </w:rPr>
              <w:t>Độc lập - Tự do - Hạnh phúc</w:t>
            </w:r>
          </w:p>
        </w:tc>
      </w:tr>
      <w:tr w:rsidR="00555C19" w:rsidRPr="000D1248" w14:paraId="24B2F640" w14:textId="77777777" w:rsidTr="00555C19">
        <w:trPr>
          <w:trHeight w:val="145"/>
          <w:jc w:val="center"/>
        </w:trPr>
        <w:tc>
          <w:tcPr>
            <w:tcW w:w="10485" w:type="dxa"/>
            <w:gridSpan w:val="12"/>
            <w:noWrap/>
            <w:vAlign w:val="bottom"/>
            <w:hideMark/>
          </w:tcPr>
          <w:p w14:paraId="6C1CB75A" w14:textId="61A197E6" w:rsidR="00555C19" w:rsidRPr="000D1248" w:rsidRDefault="00CE46E4" w:rsidP="00555C19">
            <w:pPr>
              <w:spacing w:before="0" w:after="0" w:line="240" w:lineRule="auto"/>
              <w:rPr>
                <w:rFonts w:eastAsia="Times New Roman"/>
                <w:sz w:val="20"/>
                <w:szCs w:val="20"/>
              </w:rPr>
            </w:pPr>
            <w:r>
              <w:rPr>
                <w:rFonts w:eastAsia="Times New Roman"/>
                <w:noProof/>
                <w:sz w:val="20"/>
                <w:szCs w:val="20"/>
              </w:rPr>
              <mc:AlternateContent>
                <mc:Choice Requires="wps">
                  <w:drawing>
                    <wp:anchor distT="0" distB="0" distL="114300" distR="114300" simplePos="0" relativeHeight="251944960" behindDoc="0" locked="0" layoutInCell="1" allowOverlap="1" wp14:anchorId="0F4D31DE" wp14:editId="12FC6CE3">
                      <wp:simplePos x="0" y="0"/>
                      <wp:positionH relativeFrom="column">
                        <wp:posOffset>3922008</wp:posOffset>
                      </wp:positionH>
                      <wp:positionV relativeFrom="paragraph">
                        <wp:posOffset>18084</wp:posOffset>
                      </wp:positionV>
                      <wp:extent cx="1995778" cy="7951"/>
                      <wp:effectExtent l="0" t="0" r="24130" b="30480"/>
                      <wp:wrapNone/>
                      <wp:docPr id="26" name="Straight Connector 26"/>
                      <wp:cNvGraphicFramePr/>
                      <a:graphic xmlns:a="http://schemas.openxmlformats.org/drawingml/2006/main">
                        <a:graphicData uri="http://schemas.microsoft.com/office/word/2010/wordprocessingShape">
                          <wps:wsp>
                            <wps:cNvCnPr/>
                            <wps:spPr>
                              <a:xfrm flipV="1">
                                <a:off x="0" y="0"/>
                                <a:ext cx="199577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30E2DEB" id="Straight Connector 26" o:spid="_x0000_s1026" style="position:absolute;flip:y;z-index:251944960;visibility:visible;mso-wrap-style:square;mso-wrap-distance-left:9pt;mso-wrap-distance-top:0;mso-wrap-distance-right:9pt;mso-wrap-distance-bottom:0;mso-position-horizontal:absolute;mso-position-horizontal-relative:text;mso-position-vertical:absolute;mso-position-vertical-relative:text" from="308.8pt,1.4pt" to="465.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" strokecolor="black [3200]" strokeweight=".5pt">
                      <v:stroke joinstyle="miter"/>
                    </v:line>
                  </w:pict>
                </mc:Fallback>
              </mc:AlternateContent>
            </w:r>
            <w:r>
              <w:rPr>
                <w:rFonts w:eastAsia="Times New Roman"/>
                <w:noProof/>
                <w:sz w:val="20"/>
                <w:szCs w:val="20"/>
              </w:rPr>
              <mc:AlternateContent>
                <mc:Choice Requires="wps">
                  <w:drawing>
                    <wp:anchor distT="0" distB="0" distL="114300" distR="114300" simplePos="0" relativeHeight="251943936" behindDoc="0" locked="0" layoutInCell="1" allowOverlap="1" wp14:anchorId="373C53FA" wp14:editId="1E3DFF20">
                      <wp:simplePos x="0" y="0"/>
                      <wp:positionH relativeFrom="column">
                        <wp:posOffset>622216</wp:posOffset>
                      </wp:positionH>
                      <wp:positionV relativeFrom="paragraph">
                        <wp:posOffset>26035</wp:posOffset>
                      </wp:positionV>
                      <wp:extent cx="1470991" cy="7951"/>
                      <wp:effectExtent l="0" t="0" r="34290" b="30480"/>
                      <wp:wrapNone/>
                      <wp:docPr id="25" name="Straight Connector 25"/>
                      <wp:cNvGraphicFramePr/>
                      <a:graphic xmlns:a="http://schemas.openxmlformats.org/drawingml/2006/main">
                        <a:graphicData uri="http://schemas.microsoft.com/office/word/2010/wordprocessingShape">
                          <wps:wsp>
                            <wps:cNvCnPr/>
                            <wps:spPr>
                              <a:xfrm>
                                <a:off x="0" y="0"/>
                                <a:ext cx="1470991"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0E625BD" id="Straight Connector 25" o:spid="_x0000_s1026" style="position:absolute;z-index:251943936;visibility:visible;mso-wrap-style:square;mso-wrap-distance-left:9pt;mso-wrap-distance-top:0;mso-wrap-distance-right:9pt;mso-wrap-distance-bottom:0;mso-position-horizontal:absolute;mso-position-horizontal-relative:text;mso-position-vertical:absolute;mso-position-vertical-relative:text" from="49pt,2.05pt" to="164.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" strokecolor="black [3200]" strokeweight=".5pt">
                      <v:stroke joinstyle="miter"/>
                    </v:line>
                  </w:pict>
                </mc:Fallback>
              </mc:AlternateContent>
            </w:r>
          </w:p>
        </w:tc>
      </w:tr>
      <w:tr w:rsidR="00555C19" w:rsidRPr="000D1248" w14:paraId="59E9267C" w14:textId="77777777" w:rsidTr="00555C19">
        <w:trPr>
          <w:trHeight w:val="235"/>
          <w:jc w:val="center"/>
        </w:trPr>
        <w:tc>
          <w:tcPr>
            <w:tcW w:w="4388" w:type="dxa"/>
            <w:gridSpan w:val="2"/>
            <w:noWrap/>
            <w:vAlign w:val="bottom"/>
            <w:hideMark/>
          </w:tcPr>
          <w:p w14:paraId="009DC727" w14:textId="77777777" w:rsidR="00555C19" w:rsidRPr="000D1248" w:rsidRDefault="00555C19" w:rsidP="00555C19">
            <w:pPr>
              <w:spacing w:before="0" w:after="0" w:line="240" w:lineRule="auto"/>
              <w:rPr>
                <w:rFonts w:eastAsia="Times New Roman"/>
              </w:rPr>
            </w:pPr>
            <w:r w:rsidRPr="000D1248">
              <w:rPr>
                <w:rFonts w:eastAsia="Times New Roman"/>
              </w:rPr>
              <w:t>Số:             /KH-KT</w:t>
            </w:r>
          </w:p>
        </w:tc>
        <w:tc>
          <w:tcPr>
            <w:tcW w:w="278" w:type="dxa"/>
            <w:noWrap/>
            <w:vAlign w:val="bottom"/>
            <w:hideMark/>
          </w:tcPr>
          <w:p w14:paraId="3FEDC4BC" w14:textId="77777777" w:rsidR="00555C19" w:rsidRPr="000D1248" w:rsidRDefault="00555C19" w:rsidP="00555C19">
            <w:pPr>
              <w:spacing w:before="0" w:after="0" w:line="240" w:lineRule="auto"/>
              <w:rPr>
                <w:rFonts w:eastAsia="Times New Roman"/>
              </w:rPr>
            </w:pPr>
          </w:p>
        </w:tc>
        <w:tc>
          <w:tcPr>
            <w:tcW w:w="284" w:type="dxa"/>
            <w:noWrap/>
            <w:vAlign w:val="bottom"/>
            <w:hideMark/>
          </w:tcPr>
          <w:p w14:paraId="1FA14887" w14:textId="77777777" w:rsidR="00555C19" w:rsidRPr="000D1248" w:rsidRDefault="00555C19" w:rsidP="00555C19">
            <w:pPr>
              <w:spacing w:before="0" w:after="0" w:line="240" w:lineRule="auto"/>
              <w:rPr>
                <w:rFonts w:eastAsia="Times New Roman"/>
                <w:sz w:val="20"/>
                <w:szCs w:val="20"/>
              </w:rPr>
            </w:pPr>
          </w:p>
        </w:tc>
        <w:tc>
          <w:tcPr>
            <w:tcW w:w="236" w:type="dxa"/>
            <w:gridSpan w:val="2"/>
            <w:vAlign w:val="bottom"/>
            <w:hideMark/>
          </w:tcPr>
          <w:p w14:paraId="09681506" w14:textId="77777777" w:rsidR="00555C19" w:rsidRPr="000D1248" w:rsidRDefault="00555C19" w:rsidP="00555C19">
            <w:pPr>
              <w:spacing w:before="0" w:after="0" w:line="240" w:lineRule="auto"/>
              <w:rPr>
                <w:rFonts w:eastAsia="Times New Roman"/>
                <w:sz w:val="20"/>
                <w:szCs w:val="20"/>
              </w:rPr>
            </w:pPr>
          </w:p>
        </w:tc>
        <w:tc>
          <w:tcPr>
            <w:tcW w:w="5299" w:type="dxa"/>
            <w:gridSpan w:val="6"/>
            <w:noWrap/>
            <w:vAlign w:val="bottom"/>
            <w:hideMark/>
          </w:tcPr>
          <w:p w14:paraId="78FB4092" w14:textId="1231F241" w:rsidR="00555C19" w:rsidRPr="000D1248" w:rsidRDefault="00CE46E4" w:rsidP="00555C19">
            <w:pPr>
              <w:spacing w:before="0" w:after="0" w:line="240" w:lineRule="auto"/>
              <w:rPr>
                <w:rFonts w:eastAsia="Times New Roman"/>
                <w:i/>
                <w:iCs/>
              </w:rPr>
            </w:pPr>
            <w:r>
              <w:rPr>
                <w:rFonts w:eastAsia="Times New Roman"/>
                <w:i/>
                <w:iCs/>
              </w:rPr>
              <w:t xml:space="preserve">Hà Nội, ngày    tháng </w:t>
            </w:r>
            <w:r w:rsidR="00555C19" w:rsidRPr="000D1248">
              <w:rPr>
                <w:rFonts w:eastAsia="Times New Roman"/>
                <w:i/>
                <w:iCs/>
              </w:rPr>
              <w:t xml:space="preserve">  năm </w:t>
            </w:r>
          </w:p>
        </w:tc>
      </w:tr>
      <w:tr w:rsidR="00555C19" w:rsidRPr="000D1248" w14:paraId="35F040C6" w14:textId="77777777" w:rsidTr="00555C19">
        <w:trPr>
          <w:trHeight w:val="660"/>
          <w:jc w:val="center"/>
        </w:trPr>
        <w:tc>
          <w:tcPr>
            <w:tcW w:w="10485" w:type="dxa"/>
            <w:gridSpan w:val="12"/>
            <w:noWrap/>
            <w:vAlign w:val="bottom"/>
            <w:hideMark/>
          </w:tcPr>
          <w:p w14:paraId="60765037" w14:textId="77777777" w:rsidR="00555C19" w:rsidRPr="000D1248" w:rsidRDefault="00555C19" w:rsidP="00555C19">
            <w:pPr>
              <w:spacing w:before="0" w:after="0" w:line="240" w:lineRule="auto"/>
              <w:rPr>
                <w:rFonts w:eastAsia="Times New Roman"/>
                <w:b/>
                <w:bCs/>
                <w:sz w:val="32"/>
                <w:szCs w:val="32"/>
              </w:rPr>
            </w:pPr>
            <w:r w:rsidRPr="000D1248">
              <w:rPr>
                <w:rFonts w:eastAsia="Times New Roman"/>
                <w:b/>
                <w:bCs/>
                <w:sz w:val="32"/>
                <w:szCs w:val="32"/>
              </w:rPr>
              <w:t>KẾ HOẠCH MỞ NGÀNH ……….</w:t>
            </w:r>
            <w:r w:rsidRPr="000D1248">
              <w:rPr>
                <w:rStyle w:val="FootnoteReference"/>
                <w:rFonts w:eastAsia="Times New Roman"/>
                <w:b/>
                <w:bCs/>
                <w:sz w:val="32"/>
                <w:szCs w:val="32"/>
              </w:rPr>
              <w:footnoteReference w:id="14"/>
            </w:r>
          </w:p>
        </w:tc>
      </w:tr>
      <w:tr w:rsidR="00555C19" w:rsidRPr="000D1248" w14:paraId="19C1C0BB" w14:textId="77777777" w:rsidTr="00555C19">
        <w:trPr>
          <w:trHeight w:val="249"/>
          <w:jc w:val="center"/>
        </w:trPr>
        <w:tc>
          <w:tcPr>
            <w:tcW w:w="2204" w:type="dxa"/>
            <w:noWrap/>
            <w:vAlign w:val="bottom"/>
            <w:hideMark/>
          </w:tcPr>
          <w:p w14:paraId="5CF1A9E5" w14:textId="77777777" w:rsidR="00555C19" w:rsidRPr="000D1248" w:rsidRDefault="00555C19" w:rsidP="00555C19">
            <w:pPr>
              <w:spacing w:before="0" w:after="0" w:line="240" w:lineRule="auto"/>
              <w:rPr>
                <w:rFonts w:eastAsia="Times New Roman"/>
                <w:b/>
                <w:bCs/>
                <w:sz w:val="32"/>
                <w:szCs w:val="32"/>
              </w:rPr>
            </w:pPr>
          </w:p>
        </w:tc>
        <w:tc>
          <w:tcPr>
            <w:tcW w:w="2939" w:type="dxa"/>
            <w:gridSpan w:val="4"/>
            <w:noWrap/>
            <w:vAlign w:val="bottom"/>
            <w:hideMark/>
          </w:tcPr>
          <w:p w14:paraId="3E0F9859" w14:textId="77777777" w:rsidR="00555C19" w:rsidRPr="000D1248" w:rsidRDefault="00555C19" w:rsidP="00555C19">
            <w:pPr>
              <w:spacing w:before="0" w:after="0" w:line="240" w:lineRule="auto"/>
              <w:rPr>
                <w:rFonts w:eastAsia="Times New Roman"/>
                <w:sz w:val="20"/>
                <w:szCs w:val="20"/>
              </w:rPr>
            </w:pPr>
          </w:p>
        </w:tc>
        <w:tc>
          <w:tcPr>
            <w:tcW w:w="236" w:type="dxa"/>
            <w:gridSpan w:val="2"/>
            <w:noWrap/>
            <w:vAlign w:val="bottom"/>
            <w:hideMark/>
          </w:tcPr>
          <w:p w14:paraId="77546638" w14:textId="77777777" w:rsidR="00555C19" w:rsidRPr="000D1248" w:rsidRDefault="00555C19" w:rsidP="00555C19">
            <w:pPr>
              <w:spacing w:before="0" w:after="0" w:line="240" w:lineRule="auto"/>
              <w:rPr>
                <w:rFonts w:eastAsia="Times New Roman"/>
                <w:sz w:val="20"/>
                <w:szCs w:val="20"/>
              </w:rPr>
            </w:pPr>
          </w:p>
        </w:tc>
        <w:tc>
          <w:tcPr>
            <w:tcW w:w="513" w:type="dxa"/>
            <w:noWrap/>
            <w:vAlign w:val="bottom"/>
            <w:hideMark/>
          </w:tcPr>
          <w:p w14:paraId="7BE27504" w14:textId="77777777" w:rsidR="00555C19" w:rsidRPr="000D1248" w:rsidRDefault="00555C19" w:rsidP="00555C19">
            <w:pPr>
              <w:spacing w:before="0" w:after="0" w:line="240" w:lineRule="auto"/>
              <w:rPr>
                <w:rFonts w:eastAsia="Times New Roman"/>
                <w:sz w:val="20"/>
                <w:szCs w:val="20"/>
              </w:rPr>
            </w:pPr>
          </w:p>
        </w:tc>
        <w:tc>
          <w:tcPr>
            <w:tcW w:w="1158" w:type="dxa"/>
            <w:noWrap/>
            <w:vAlign w:val="bottom"/>
            <w:hideMark/>
          </w:tcPr>
          <w:p w14:paraId="39B01244" w14:textId="77777777" w:rsidR="00555C19" w:rsidRPr="000D1248" w:rsidRDefault="00555C19" w:rsidP="00555C19">
            <w:pPr>
              <w:spacing w:before="0" w:after="0" w:line="240" w:lineRule="auto"/>
              <w:rPr>
                <w:rFonts w:eastAsia="Times New Roman"/>
                <w:sz w:val="20"/>
                <w:szCs w:val="20"/>
              </w:rPr>
            </w:pPr>
          </w:p>
        </w:tc>
        <w:tc>
          <w:tcPr>
            <w:tcW w:w="236" w:type="dxa"/>
            <w:noWrap/>
            <w:vAlign w:val="bottom"/>
            <w:hideMark/>
          </w:tcPr>
          <w:p w14:paraId="32B97F43" w14:textId="77777777" w:rsidR="00555C19" w:rsidRPr="000D1248" w:rsidRDefault="00555C19" w:rsidP="00555C19">
            <w:pPr>
              <w:spacing w:before="0" w:after="0" w:line="240" w:lineRule="auto"/>
              <w:rPr>
                <w:rFonts w:eastAsia="Times New Roman"/>
                <w:sz w:val="20"/>
                <w:szCs w:val="20"/>
              </w:rPr>
            </w:pPr>
          </w:p>
        </w:tc>
        <w:tc>
          <w:tcPr>
            <w:tcW w:w="1359" w:type="dxa"/>
            <w:noWrap/>
            <w:vAlign w:val="bottom"/>
            <w:hideMark/>
          </w:tcPr>
          <w:p w14:paraId="11540EE6" w14:textId="77777777" w:rsidR="00555C19" w:rsidRPr="000D1248" w:rsidRDefault="00555C19" w:rsidP="00555C19">
            <w:pPr>
              <w:spacing w:before="0" w:after="0" w:line="240" w:lineRule="auto"/>
              <w:rPr>
                <w:rFonts w:eastAsia="Times New Roman"/>
                <w:sz w:val="20"/>
                <w:szCs w:val="20"/>
              </w:rPr>
            </w:pPr>
          </w:p>
        </w:tc>
        <w:tc>
          <w:tcPr>
            <w:tcW w:w="1840" w:type="dxa"/>
            <w:noWrap/>
            <w:vAlign w:val="bottom"/>
            <w:hideMark/>
          </w:tcPr>
          <w:p w14:paraId="60CC540F" w14:textId="77777777" w:rsidR="00555C19" w:rsidRPr="000D1248" w:rsidRDefault="00555C19" w:rsidP="00555C19">
            <w:pPr>
              <w:spacing w:before="0" w:after="0" w:line="240" w:lineRule="auto"/>
              <w:rPr>
                <w:rFonts w:eastAsia="Times New Roman"/>
                <w:sz w:val="20"/>
                <w:szCs w:val="20"/>
              </w:rPr>
            </w:pPr>
          </w:p>
        </w:tc>
      </w:tr>
      <w:tr w:rsidR="00555C19" w:rsidRPr="000D1248" w14:paraId="0C485443" w14:textId="77777777" w:rsidTr="00555C19">
        <w:trPr>
          <w:trHeight w:val="1059"/>
          <w:jc w:val="center"/>
        </w:trPr>
        <w:tc>
          <w:tcPr>
            <w:tcW w:w="10485" w:type="dxa"/>
            <w:gridSpan w:val="12"/>
            <w:vAlign w:val="bottom"/>
            <w:hideMark/>
          </w:tcPr>
          <w:p w14:paraId="390B9462" w14:textId="77777777" w:rsidR="00555C19" w:rsidRPr="000D1248" w:rsidRDefault="00555C19" w:rsidP="00555C19">
            <w:pPr>
              <w:spacing w:before="0" w:after="0" w:line="240" w:lineRule="auto"/>
              <w:jc w:val="both"/>
              <w:rPr>
                <w:rFonts w:eastAsia="Times New Roman"/>
              </w:rPr>
            </w:pPr>
            <w:r w:rsidRPr="000D1248">
              <w:rPr>
                <w:rFonts w:eastAsia="Times New Roman"/>
              </w:rPr>
              <w:t>Căn cứ Quyết định số          /QĐ-ĐHKTKTCN ngày             của Hiệu trưởng Trường Đại học Kinh tế - Kỹ thuật Công nghiệp về việc giao nhiệm vụ xây dựng Đề án mở ngành … cho Khoa …; căn cứ Quy trình mở ngành của Nhà trường, Khoa lập Kế hoạch mở ngành … như sau:</w:t>
            </w:r>
          </w:p>
        </w:tc>
      </w:tr>
    </w:tbl>
    <w:p w14:paraId="4DD54DF4" w14:textId="77777777" w:rsidR="00555C19" w:rsidRPr="000D1248" w:rsidRDefault="00555C19" w:rsidP="00555C19">
      <w:pPr>
        <w:rPr>
          <w:b/>
        </w:rPr>
      </w:pPr>
    </w:p>
    <w:tbl>
      <w:tblPr>
        <w:tblStyle w:val="TableGrid"/>
        <w:tblW w:w="10489" w:type="dxa"/>
        <w:jc w:val="center"/>
        <w:tblLook w:val="04A0" w:firstRow="1" w:lastRow="0" w:firstColumn="1" w:lastColumn="0" w:noHBand="0" w:noVBand="1"/>
      </w:tblPr>
      <w:tblGrid>
        <w:gridCol w:w="760"/>
        <w:gridCol w:w="1929"/>
        <w:gridCol w:w="1843"/>
        <w:gridCol w:w="1239"/>
        <w:gridCol w:w="1239"/>
        <w:gridCol w:w="1239"/>
        <w:gridCol w:w="1239"/>
        <w:gridCol w:w="1001"/>
      </w:tblGrid>
      <w:tr w:rsidR="00555C19" w:rsidRPr="000D1248" w14:paraId="3925F4D2" w14:textId="77777777" w:rsidTr="00555C19">
        <w:trPr>
          <w:jc w:val="center"/>
        </w:trPr>
        <w:tc>
          <w:tcPr>
            <w:tcW w:w="760" w:type="dxa"/>
          </w:tcPr>
          <w:p w14:paraId="0B1C6BA6" w14:textId="77777777" w:rsidR="00555C19" w:rsidRPr="000D1248" w:rsidRDefault="00555C19" w:rsidP="00555C19">
            <w:pPr>
              <w:rPr>
                <w:rFonts w:cs="Times New Roman"/>
                <w:b/>
                <w:sz w:val="24"/>
                <w:szCs w:val="24"/>
              </w:rPr>
            </w:pPr>
            <w:r w:rsidRPr="000D1248">
              <w:rPr>
                <w:rFonts w:cs="Times New Roman"/>
                <w:b/>
                <w:sz w:val="24"/>
                <w:szCs w:val="24"/>
              </w:rPr>
              <w:t>Bước</w:t>
            </w:r>
          </w:p>
        </w:tc>
        <w:tc>
          <w:tcPr>
            <w:tcW w:w="1929" w:type="dxa"/>
          </w:tcPr>
          <w:p w14:paraId="5C5A8942" w14:textId="77777777" w:rsidR="00555C19" w:rsidRPr="000D1248" w:rsidRDefault="00555C19" w:rsidP="00555C19">
            <w:pPr>
              <w:rPr>
                <w:rFonts w:cs="Times New Roman"/>
                <w:b/>
                <w:sz w:val="24"/>
                <w:szCs w:val="24"/>
              </w:rPr>
            </w:pPr>
            <w:r w:rsidRPr="000D1248">
              <w:rPr>
                <w:rFonts w:cs="Times New Roman"/>
                <w:b/>
                <w:sz w:val="24"/>
                <w:szCs w:val="24"/>
              </w:rPr>
              <w:t>Công việc thực hiện</w:t>
            </w:r>
          </w:p>
        </w:tc>
        <w:tc>
          <w:tcPr>
            <w:tcW w:w="1843" w:type="dxa"/>
          </w:tcPr>
          <w:p w14:paraId="18508D88" w14:textId="77777777" w:rsidR="00555C19" w:rsidRPr="000D1248" w:rsidRDefault="00555C19" w:rsidP="00555C19">
            <w:pPr>
              <w:rPr>
                <w:rFonts w:cs="Times New Roman"/>
                <w:b/>
                <w:sz w:val="24"/>
                <w:szCs w:val="24"/>
              </w:rPr>
            </w:pPr>
            <w:r w:rsidRPr="000D1248">
              <w:rPr>
                <w:rFonts w:cs="Times New Roman"/>
                <w:b/>
                <w:sz w:val="24"/>
                <w:szCs w:val="24"/>
              </w:rPr>
              <w:t>Các tài liệu cần hoàn thành</w:t>
            </w:r>
          </w:p>
        </w:tc>
        <w:tc>
          <w:tcPr>
            <w:tcW w:w="1239" w:type="dxa"/>
          </w:tcPr>
          <w:p w14:paraId="65526B1A" w14:textId="5AD27F70" w:rsidR="00555C19" w:rsidRPr="000D1248" w:rsidRDefault="00555C19" w:rsidP="00555C19">
            <w:pPr>
              <w:rPr>
                <w:rFonts w:cs="Times New Roman"/>
                <w:b/>
                <w:sz w:val="24"/>
                <w:szCs w:val="24"/>
              </w:rPr>
            </w:pPr>
            <w:r w:rsidRPr="000D1248">
              <w:rPr>
                <w:rFonts w:cs="Times New Roman"/>
                <w:b/>
                <w:sz w:val="24"/>
                <w:szCs w:val="24"/>
              </w:rPr>
              <w:t xml:space="preserve">Đơn vị </w:t>
            </w:r>
            <w:r w:rsidR="00E03EA4">
              <w:rPr>
                <w:rFonts w:cs="Times New Roman"/>
                <w:b/>
                <w:sz w:val="24"/>
                <w:szCs w:val="24"/>
              </w:rPr>
              <w:t>chủ trì</w:t>
            </w:r>
          </w:p>
        </w:tc>
        <w:tc>
          <w:tcPr>
            <w:tcW w:w="1239" w:type="dxa"/>
          </w:tcPr>
          <w:p w14:paraId="25E3B657" w14:textId="77777777" w:rsidR="00555C19" w:rsidRPr="000D1248" w:rsidRDefault="00555C19" w:rsidP="00555C19">
            <w:pPr>
              <w:rPr>
                <w:rFonts w:cs="Times New Roman"/>
                <w:b/>
                <w:sz w:val="24"/>
                <w:szCs w:val="24"/>
              </w:rPr>
            </w:pPr>
            <w:r w:rsidRPr="000D1248">
              <w:rPr>
                <w:rFonts w:cs="Times New Roman"/>
                <w:b/>
                <w:sz w:val="24"/>
                <w:szCs w:val="24"/>
              </w:rPr>
              <w:t>Đon vị phối hợp</w:t>
            </w:r>
          </w:p>
        </w:tc>
        <w:tc>
          <w:tcPr>
            <w:tcW w:w="1239" w:type="dxa"/>
          </w:tcPr>
          <w:p w14:paraId="2BD6DEAE" w14:textId="77777777" w:rsidR="00555C19" w:rsidRPr="000D1248" w:rsidRDefault="00555C19" w:rsidP="00555C19">
            <w:pPr>
              <w:rPr>
                <w:rFonts w:cs="Times New Roman"/>
                <w:b/>
                <w:sz w:val="24"/>
                <w:szCs w:val="24"/>
              </w:rPr>
            </w:pPr>
            <w:r w:rsidRPr="000D1248">
              <w:rPr>
                <w:rFonts w:cs="Times New Roman"/>
                <w:b/>
                <w:sz w:val="24"/>
                <w:szCs w:val="24"/>
              </w:rPr>
              <w:t>Cá nhân/Tổ chức duyệt</w:t>
            </w:r>
          </w:p>
        </w:tc>
        <w:tc>
          <w:tcPr>
            <w:tcW w:w="1239" w:type="dxa"/>
          </w:tcPr>
          <w:p w14:paraId="6D298017" w14:textId="77777777" w:rsidR="00555C19" w:rsidRPr="000D1248" w:rsidRDefault="00555C19" w:rsidP="00555C19">
            <w:pPr>
              <w:rPr>
                <w:rFonts w:cs="Times New Roman"/>
                <w:b/>
                <w:sz w:val="24"/>
                <w:szCs w:val="24"/>
              </w:rPr>
            </w:pPr>
            <w:r w:rsidRPr="000D1248">
              <w:rPr>
                <w:rFonts w:cs="Times New Roman"/>
                <w:b/>
                <w:sz w:val="24"/>
                <w:szCs w:val="24"/>
              </w:rPr>
              <w:t>Thời gian dự kiến</w:t>
            </w:r>
          </w:p>
        </w:tc>
        <w:tc>
          <w:tcPr>
            <w:tcW w:w="997" w:type="dxa"/>
          </w:tcPr>
          <w:p w14:paraId="6C23EC1D" w14:textId="77777777" w:rsidR="00555C19" w:rsidRPr="000D1248" w:rsidRDefault="00555C19" w:rsidP="00555C19">
            <w:pPr>
              <w:rPr>
                <w:rFonts w:cs="Times New Roman"/>
                <w:b/>
                <w:sz w:val="24"/>
                <w:szCs w:val="24"/>
              </w:rPr>
            </w:pPr>
            <w:r w:rsidRPr="000D1248">
              <w:rPr>
                <w:rFonts w:cs="Times New Roman"/>
                <w:b/>
                <w:sz w:val="24"/>
                <w:szCs w:val="24"/>
              </w:rPr>
              <w:t>Ghi chú</w:t>
            </w:r>
          </w:p>
        </w:tc>
      </w:tr>
      <w:tr w:rsidR="00555C19" w:rsidRPr="000D1248" w14:paraId="192F3ECF" w14:textId="77777777" w:rsidTr="00555C19">
        <w:trPr>
          <w:jc w:val="center"/>
        </w:trPr>
        <w:tc>
          <w:tcPr>
            <w:tcW w:w="760" w:type="dxa"/>
          </w:tcPr>
          <w:p w14:paraId="002DDF81" w14:textId="77777777" w:rsidR="00555C19" w:rsidRPr="000D1248" w:rsidRDefault="00555C19" w:rsidP="00555C19">
            <w:pPr>
              <w:rPr>
                <w:rFonts w:cs="Times New Roman"/>
                <w:b/>
                <w:sz w:val="24"/>
                <w:szCs w:val="24"/>
              </w:rPr>
            </w:pPr>
            <w:r w:rsidRPr="000D1248">
              <w:rPr>
                <w:rFonts w:cs="Times New Roman"/>
                <w:b/>
                <w:sz w:val="24"/>
                <w:szCs w:val="24"/>
              </w:rPr>
              <w:t>I</w:t>
            </w:r>
          </w:p>
        </w:tc>
        <w:tc>
          <w:tcPr>
            <w:tcW w:w="9729" w:type="dxa"/>
            <w:gridSpan w:val="7"/>
          </w:tcPr>
          <w:p w14:paraId="7AE408B7" w14:textId="77777777" w:rsidR="00555C19" w:rsidRPr="000D1248" w:rsidRDefault="00555C19" w:rsidP="00382A3A">
            <w:pPr>
              <w:jc w:val="both"/>
              <w:rPr>
                <w:rFonts w:cs="Times New Roman"/>
                <w:b/>
                <w:sz w:val="24"/>
                <w:szCs w:val="24"/>
              </w:rPr>
            </w:pPr>
            <w:r w:rsidRPr="000D1248">
              <w:rPr>
                <w:rFonts w:cs="Times New Roman"/>
                <w:b/>
                <w:sz w:val="24"/>
                <w:szCs w:val="24"/>
              </w:rPr>
              <w:t>Giai đoạn 1: Đề xuất và phê duyệt chủ trương mở ngành đào tạo</w:t>
            </w:r>
          </w:p>
        </w:tc>
      </w:tr>
      <w:tr w:rsidR="00555C19" w:rsidRPr="000D1248" w14:paraId="2CE7EA7E" w14:textId="77777777" w:rsidTr="00555C19">
        <w:trPr>
          <w:jc w:val="center"/>
        </w:trPr>
        <w:tc>
          <w:tcPr>
            <w:tcW w:w="760" w:type="dxa"/>
          </w:tcPr>
          <w:p w14:paraId="44894378" w14:textId="77777777" w:rsidR="00555C19" w:rsidRPr="000D1248" w:rsidRDefault="00555C19" w:rsidP="00555C19">
            <w:pPr>
              <w:rPr>
                <w:rFonts w:cs="Times New Roman"/>
                <w:sz w:val="24"/>
                <w:szCs w:val="24"/>
              </w:rPr>
            </w:pPr>
            <w:r w:rsidRPr="000D1248">
              <w:rPr>
                <w:rFonts w:cs="Times New Roman"/>
                <w:sz w:val="24"/>
                <w:szCs w:val="24"/>
              </w:rPr>
              <w:t>1</w:t>
            </w:r>
          </w:p>
        </w:tc>
        <w:tc>
          <w:tcPr>
            <w:tcW w:w="1929" w:type="dxa"/>
          </w:tcPr>
          <w:p w14:paraId="60EE3C3E" w14:textId="77777777" w:rsidR="00555C19" w:rsidRPr="000D1248" w:rsidRDefault="00555C19" w:rsidP="00555C19">
            <w:pPr>
              <w:rPr>
                <w:rFonts w:cs="Times New Roman"/>
                <w:b/>
                <w:sz w:val="24"/>
                <w:szCs w:val="24"/>
              </w:rPr>
            </w:pPr>
          </w:p>
        </w:tc>
        <w:tc>
          <w:tcPr>
            <w:tcW w:w="1843" w:type="dxa"/>
          </w:tcPr>
          <w:p w14:paraId="2E89F4B6" w14:textId="77777777" w:rsidR="00555C19" w:rsidRPr="000D1248" w:rsidRDefault="00555C19" w:rsidP="00555C19">
            <w:pPr>
              <w:rPr>
                <w:rFonts w:cs="Times New Roman"/>
                <w:b/>
                <w:sz w:val="24"/>
                <w:szCs w:val="24"/>
              </w:rPr>
            </w:pPr>
          </w:p>
        </w:tc>
        <w:tc>
          <w:tcPr>
            <w:tcW w:w="1239" w:type="dxa"/>
          </w:tcPr>
          <w:p w14:paraId="7D7DA9F4" w14:textId="77777777" w:rsidR="00555C19" w:rsidRPr="000D1248" w:rsidRDefault="00555C19" w:rsidP="00555C19">
            <w:pPr>
              <w:rPr>
                <w:rFonts w:cs="Times New Roman"/>
                <w:b/>
                <w:sz w:val="24"/>
                <w:szCs w:val="24"/>
              </w:rPr>
            </w:pPr>
          </w:p>
        </w:tc>
        <w:tc>
          <w:tcPr>
            <w:tcW w:w="1239" w:type="dxa"/>
          </w:tcPr>
          <w:p w14:paraId="58EDEC8D" w14:textId="77777777" w:rsidR="00555C19" w:rsidRPr="000D1248" w:rsidRDefault="00555C19" w:rsidP="00555C19">
            <w:pPr>
              <w:rPr>
                <w:rFonts w:cs="Times New Roman"/>
                <w:b/>
                <w:sz w:val="24"/>
                <w:szCs w:val="24"/>
              </w:rPr>
            </w:pPr>
          </w:p>
        </w:tc>
        <w:tc>
          <w:tcPr>
            <w:tcW w:w="1239" w:type="dxa"/>
          </w:tcPr>
          <w:p w14:paraId="3A98C141" w14:textId="77777777" w:rsidR="00555C19" w:rsidRPr="000D1248" w:rsidRDefault="00555C19" w:rsidP="00555C19">
            <w:pPr>
              <w:rPr>
                <w:rFonts w:cs="Times New Roman"/>
                <w:b/>
                <w:sz w:val="24"/>
                <w:szCs w:val="24"/>
              </w:rPr>
            </w:pPr>
          </w:p>
        </w:tc>
        <w:tc>
          <w:tcPr>
            <w:tcW w:w="1239" w:type="dxa"/>
          </w:tcPr>
          <w:p w14:paraId="113AA0E6" w14:textId="77777777" w:rsidR="00555C19" w:rsidRPr="000D1248" w:rsidRDefault="00555C19" w:rsidP="00555C19">
            <w:pPr>
              <w:rPr>
                <w:rFonts w:cs="Times New Roman"/>
                <w:b/>
                <w:sz w:val="24"/>
                <w:szCs w:val="24"/>
              </w:rPr>
            </w:pPr>
          </w:p>
        </w:tc>
        <w:tc>
          <w:tcPr>
            <w:tcW w:w="997" w:type="dxa"/>
          </w:tcPr>
          <w:p w14:paraId="113B5992" w14:textId="77777777" w:rsidR="00555C19" w:rsidRPr="000D1248" w:rsidRDefault="00555C19" w:rsidP="00555C19">
            <w:pPr>
              <w:rPr>
                <w:rFonts w:cs="Times New Roman"/>
                <w:b/>
                <w:sz w:val="24"/>
                <w:szCs w:val="24"/>
              </w:rPr>
            </w:pPr>
          </w:p>
        </w:tc>
      </w:tr>
      <w:tr w:rsidR="00555C19" w:rsidRPr="000D1248" w14:paraId="2FD71C50" w14:textId="77777777" w:rsidTr="00555C19">
        <w:trPr>
          <w:jc w:val="center"/>
        </w:trPr>
        <w:tc>
          <w:tcPr>
            <w:tcW w:w="760" w:type="dxa"/>
          </w:tcPr>
          <w:p w14:paraId="581B9CF1" w14:textId="77777777" w:rsidR="00555C19" w:rsidRPr="000D1248" w:rsidRDefault="00555C19" w:rsidP="00555C19">
            <w:pPr>
              <w:rPr>
                <w:rFonts w:cs="Times New Roman"/>
                <w:sz w:val="24"/>
                <w:szCs w:val="24"/>
              </w:rPr>
            </w:pPr>
            <w:r w:rsidRPr="000D1248">
              <w:rPr>
                <w:rFonts w:cs="Times New Roman"/>
                <w:sz w:val="24"/>
                <w:szCs w:val="24"/>
              </w:rPr>
              <w:t>2</w:t>
            </w:r>
          </w:p>
        </w:tc>
        <w:tc>
          <w:tcPr>
            <w:tcW w:w="1929" w:type="dxa"/>
          </w:tcPr>
          <w:p w14:paraId="3660BA18" w14:textId="77777777" w:rsidR="00555C19" w:rsidRPr="000D1248" w:rsidRDefault="00555C19" w:rsidP="00555C19">
            <w:pPr>
              <w:rPr>
                <w:rFonts w:cs="Times New Roman"/>
                <w:b/>
                <w:sz w:val="24"/>
                <w:szCs w:val="24"/>
              </w:rPr>
            </w:pPr>
          </w:p>
        </w:tc>
        <w:tc>
          <w:tcPr>
            <w:tcW w:w="1843" w:type="dxa"/>
          </w:tcPr>
          <w:p w14:paraId="37CFFDD1" w14:textId="77777777" w:rsidR="00555C19" w:rsidRPr="000D1248" w:rsidRDefault="00555C19" w:rsidP="00555C19">
            <w:pPr>
              <w:rPr>
                <w:rFonts w:cs="Times New Roman"/>
                <w:b/>
                <w:sz w:val="24"/>
                <w:szCs w:val="24"/>
              </w:rPr>
            </w:pPr>
          </w:p>
        </w:tc>
        <w:tc>
          <w:tcPr>
            <w:tcW w:w="1239" w:type="dxa"/>
          </w:tcPr>
          <w:p w14:paraId="4148FF43" w14:textId="77777777" w:rsidR="00555C19" w:rsidRPr="000D1248" w:rsidRDefault="00555C19" w:rsidP="00555C19">
            <w:pPr>
              <w:rPr>
                <w:rFonts w:cs="Times New Roman"/>
                <w:b/>
                <w:sz w:val="24"/>
                <w:szCs w:val="24"/>
              </w:rPr>
            </w:pPr>
          </w:p>
        </w:tc>
        <w:tc>
          <w:tcPr>
            <w:tcW w:w="1239" w:type="dxa"/>
          </w:tcPr>
          <w:p w14:paraId="287579FE" w14:textId="77777777" w:rsidR="00555C19" w:rsidRPr="000D1248" w:rsidRDefault="00555C19" w:rsidP="00555C19">
            <w:pPr>
              <w:rPr>
                <w:rFonts w:cs="Times New Roman"/>
                <w:b/>
                <w:sz w:val="24"/>
                <w:szCs w:val="24"/>
              </w:rPr>
            </w:pPr>
          </w:p>
        </w:tc>
        <w:tc>
          <w:tcPr>
            <w:tcW w:w="1239" w:type="dxa"/>
          </w:tcPr>
          <w:p w14:paraId="3DD5D825" w14:textId="77777777" w:rsidR="00555C19" w:rsidRPr="000D1248" w:rsidRDefault="00555C19" w:rsidP="00555C19">
            <w:pPr>
              <w:rPr>
                <w:rFonts w:cs="Times New Roman"/>
                <w:b/>
                <w:sz w:val="24"/>
                <w:szCs w:val="24"/>
              </w:rPr>
            </w:pPr>
          </w:p>
        </w:tc>
        <w:tc>
          <w:tcPr>
            <w:tcW w:w="1239" w:type="dxa"/>
          </w:tcPr>
          <w:p w14:paraId="4FD1D93C" w14:textId="77777777" w:rsidR="00555C19" w:rsidRPr="000D1248" w:rsidRDefault="00555C19" w:rsidP="00555C19">
            <w:pPr>
              <w:rPr>
                <w:rFonts w:cs="Times New Roman"/>
                <w:b/>
                <w:sz w:val="24"/>
                <w:szCs w:val="24"/>
              </w:rPr>
            </w:pPr>
          </w:p>
        </w:tc>
        <w:tc>
          <w:tcPr>
            <w:tcW w:w="997" w:type="dxa"/>
          </w:tcPr>
          <w:p w14:paraId="4087ABD0" w14:textId="77777777" w:rsidR="00555C19" w:rsidRPr="000D1248" w:rsidRDefault="00555C19" w:rsidP="00555C19">
            <w:pPr>
              <w:rPr>
                <w:rFonts w:cs="Times New Roman"/>
                <w:b/>
                <w:sz w:val="24"/>
                <w:szCs w:val="24"/>
              </w:rPr>
            </w:pPr>
          </w:p>
        </w:tc>
      </w:tr>
      <w:tr w:rsidR="00555C19" w:rsidRPr="000D1248" w14:paraId="75E2E6CA" w14:textId="77777777" w:rsidTr="00555C19">
        <w:trPr>
          <w:jc w:val="center"/>
        </w:trPr>
        <w:tc>
          <w:tcPr>
            <w:tcW w:w="760" w:type="dxa"/>
          </w:tcPr>
          <w:p w14:paraId="6A65E30E" w14:textId="77777777" w:rsidR="00555C19" w:rsidRPr="000D1248" w:rsidRDefault="00555C19" w:rsidP="00555C19">
            <w:pPr>
              <w:rPr>
                <w:rFonts w:cs="Times New Roman"/>
                <w:sz w:val="24"/>
                <w:szCs w:val="24"/>
              </w:rPr>
            </w:pPr>
            <w:r w:rsidRPr="000D1248">
              <w:rPr>
                <w:rFonts w:cs="Times New Roman"/>
                <w:sz w:val="24"/>
                <w:szCs w:val="24"/>
              </w:rPr>
              <w:t>…</w:t>
            </w:r>
          </w:p>
        </w:tc>
        <w:tc>
          <w:tcPr>
            <w:tcW w:w="1929" w:type="dxa"/>
          </w:tcPr>
          <w:p w14:paraId="61C4808D" w14:textId="77777777" w:rsidR="00555C19" w:rsidRPr="000D1248" w:rsidRDefault="00555C19" w:rsidP="00555C19">
            <w:pPr>
              <w:rPr>
                <w:rFonts w:cs="Times New Roman"/>
                <w:b/>
                <w:sz w:val="24"/>
                <w:szCs w:val="24"/>
              </w:rPr>
            </w:pPr>
          </w:p>
        </w:tc>
        <w:tc>
          <w:tcPr>
            <w:tcW w:w="1843" w:type="dxa"/>
          </w:tcPr>
          <w:p w14:paraId="4A8493B6" w14:textId="77777777" w:rsidR="00555C19" w:rsidRPr="000D1248" w:rsidRDefault="00555C19" w:rsidP="00555C19">
            <w:pPr>
              <w:rPr>
                <w:rFonts w:cs="Times New Roman"/>
                <w:b/>
                <w:sz w:val="24"/>
                <w:szCs w:val="24"/>
              </w:rPr>
            </w:pPr>
          </w:p>
        </w:tc>
        <w:tc>
          <w:tcPr>
            <w:tcW w:w="1239" w:type="dxa"/>
          </w:tcPr>
          <w:p w14:paraId="5B239BEF" w14:textId="77777777" w:rsidR="00555C19" w:rsidRPr="000D1248" w:rsidRDefault="00555C19" w:rsidP="00555C19">
            <w:pPr>
              <w:rPr>
                <w:rFonts w:cs="Times New Roman"/>
                <w:b/>
                <w:sz w:val="24"/>
                <w:szCs w:val="24"/>
              </w:rPr>
            </w:pPr>
          </w:p>
        </w:tc>
        <w:tc>
          <w:tcPr>
            <w:tcW w:w="1239" w:type="dxa"/>
          </w:tcPr>
          <w:p w14:paraId="00221278" w14:textId="77777777" w:rsidR="00555C19" w:rsidRPr="000D1248" w:rsidRDefault="00555C19" w:rsidP="00555C19">
            <w:pPr>
              <w:rPr>
                <w:rFonts w:cs="Times New Roman"/>
                <w:b/>
                <w:sz w:val="24"/>
                <w:szCs w:val="24"/>
              </w:rPr>
            </w:pPr>
          </w:p>
        </w:tc>
        <w:tc>
          <w:tcPr>
            <w:tcW w:w="1239" w:type="dxa"/>
          </w:tcPr>
          <w:p w14:paraId="362B35A0" w14:textId="77777777" w:rsidR="00555C19" w:rsidRPr="000D1248" w:rsidRDefault="00555C19" w:rsidP="00555C19">
            <w:pPr>
              <w:rPr>
                <w:rFonts w:cs="Times New Roman"/>
                <w:b/>
                <w:sz w:val="24"/>
                <w:szCs w:val="24"/>
              </w:rPr>
            </w:pPr>
          </w:p>
        </w:tc>
        <w:tc>
          <w:tcPr>
            <w:tcW w:w="1239" w:type="dxa"/>
          </w:tcPr>
          <w:p w14:paraId="32B4FF2A" w14:textId="77777777" w:rsidR="00555C19" w:rsidRPr="000D1248" w:rsidRDefault="00555C19" w:rsidP="00555C19">
            <w:pPr>
              <w:rPr>
                <w:rFonts w:cs="Times New Roman"/>
                <w:b/>
                <w:sz w:val="24"/>
                <w:szCs w:val="24"/>
              </w:rPr>
            </w:pPr>
          </w:p>
        </w:tc>
        <w:tc>
          <w:tcPr>
            <w:tcW w:w="997" w:type="dxa"/>
          </w:tcPr>
          <w:p w14:paraId="64ADAD6C" w14:textId="77777777" w:rsidR="00555C19" w:rsidRPr="000D1248" w:rsidRDefault="00555C19" w:rsidP="00555C19">
            <w:pPr>
              <w:rPr>
                <w:rFonts w:cs="Times New Roman"/>
                <w:b/>
                <w:sz w:val="24"/>
                <w:szCs w:val="24"/>
              </w:rPr>
            </w:pPr>
          </w:p>
        </w:tc>
      </w:tr>
      <w:tr w:rsidR="00555C19" w:rsidRPr="000D1248" w14:paraId="6DAE1A9D" w14:textId="77777777" w:rsidTr="00555C19">
        <w:trPr>
          <w:jc w:val="center"/>
        </w:trPr>
        <w:tc>
          <w:tcPr>
            <w:tcW w:w="760" w:type="dxa"/>
          </w:tcPr>
          <w:p w14:paraId="1CBCDC6E" w14:textId="77777777" w:rsidR="00555C19" w:rsidRPr="000D1248" w:rsidRDefault="00555C19" w:rsidP="00555C19">
            <w:pPr>
              <w:rPr>
                <w:rFonts w:cs="Times New Roman"/>
                <w:b/>
                <w:sz w:val="24"/>
                <w:szCs w:val="24"/>
              </w:rPr>
            </w:pPr>
            <w:r w:rsidRPr="000D1248">
              <w:rPr>
                <w:rFonts w:cs="Times New Roman"/>
                <w:b/>
                <w:sz w:val="24"/>
                <w:szCs w:val="24"/>
              </w:rPr>
              <w:t>II</w:t>
            </w:r>
          </w:p>
        </w:tc>
        <w:tc>
          <w:tcPr>
            <w:tcW w:w="9729" w:type="dxa"/>
            <w:gridSpan w:val="7"/>
          </w:tcPr>
          <w:p w14:paraId="146123FB" w14:textId="77777777" w:rsidR="00555C19" w:rsidRPr="000D1248" w:rsidRDefault="00555C19" w:rsidP="00382A3A">
            <w:pPr>
              <w:jc w:val="both"/>
              <w:rPr>
                <w:rFonts w:cs="Times New Roman"/>
                <w:b/>
                <w:sz w:val="24"/>
                <w:szCs w:val="24"/>
              </w:rPr>
            </w:pPr>
            <w:r w:rsidRPr="000D1248">
              <w:rPr>
                <w:rFonts w:cs="Times New Roman"/>
                <w:b/>
                <w:sz w:val="24"/>
                <w:szCs w:val="24"/>
              </w:rPr>
              <w:t>Giai đoạn 2: Xây dựng đề án, chuẩn bị điều kiện mở ngành</w:t>
            </w:r>
          </w:p>
        </w:tc>
      </w:tr>
      <w:tr w:rsidR="00555C19" w:rsidRPr="000D1248" w14:paraId="17606874" w14:textId="77777777" w:rsidTr="00555C19">
        <w:trPr>
          <w:jc w:val="center"/>
        </w:trPr>
        <w:tc>
          <w:tcPr>
            <w:tcW w:w="760" w:type="dxa"/>
          </w:tcPr>
          <w:p w14:paraId="4B3FEF59" w14:textId="77777777" w:rsidR="00555C19" w:rsidRPr="000D1248" w:rsidRDefault="00555C19" w:rsidP="00555C19">
            <w:pPr>
              <w:rPr>
                <w:rFonts w:cs="Times New Roman"/>
                <w:sz w:val="24"/>
                <w:szCs w:val="24"/>
              </w:rPr>
            </w:pPr>
            <w:r w:rsidRPr="000D1248">
              <w:rPr>
                <w:rFonts w:cs="Times New Roman"/>
                <w:sz w:val="24"/>
                <w:szCs w:val="24"/>
              </w:rPr>
              <w:t>1</w:t>
            </w:r>
          </w:p>
        </w:tc>
        <w:tc>
          <w:tcPr>
            <w:tcW w:w="1929" w:type="dxa"/>
          </w:tcPr>
          <w:p w14:paraId="6ECDFBFA" w14:textId="77777777" w:rsidR="00555C19" w:rsidRPr="000D1248" w:rsidRDefault="00555C19" w:rsidP="00555C19">
            <w:pPr>
              <w:rPr>
                <w:rFonts w:cs="Times New Roman"/>
                <w:b/>
                <w:sz w:val="24"/>
                <w:szCs w:val="24"/>
              </w:rPr>
            </w:pPr>
          </w:p>
        </w:tc>
        <w:tc>
          <w:tcPr>
            <w:tcW w:w="1843" w:type="dxa"/>
          </w:tcPr>
          <w:p w14:paraId="6F488D12" w14:textId="77777777" w:rsidR="00555C19" w:rsidRPr="000D1248" w:rsidRDefault="00555C19" w:rsidP="00555C19">
            <w:pPr>
              <w:rPr>
                <w:rFonts w:cs="Times New Roman"/>
                <w:b/>
                <w:sz w:val="24"/>
                <w:szCs w:val="24"/>
              </w:rPr>
            </w:pPr>
          </w:p>
        </w:tc>
        <w:tc>
          <w:tcPr>
            <w:tcW w:w="1239" w:type="dxa"/>
          </w:tcPr>
          <w:p w14:paraId="4D58D111" w14:textId="77777777" w:rsidR="00555C19" w:rsidRPr="000D1248" w:rsidRDefault="00555C19" w:rsidP="00555C19">
            <w:pPr>
              <w:rPr>
                <w:rFonts w:cs="Times New Roman"/>
                <w:b/>
                <w:sz w:val="24"/>
                <w:szCs w:val="24"/>
              </w:rPr>
            </w:pPr>
          </w:p>
        </w:tc>
        <w:tc>
          <w:tcPr>
            <w:tcW w:w="1239" w:type="dxa"/>
          </w:tcPr>
          <w:p w14:paraId="635957CF" w14:textId="77777777" w:rsidR="00555C19" w:rsidRPr="000D1248" w:rsidRDefault="00555C19" w:rsidP="00555C19">
            <w:pPr>
              <w:rPr>
                <w:rFonts w:cs="Times New Roman"/>
                <w:b/>
                <w:sz w:val="24"/>
                <w:szCs w:val="24"/>
              </w:rPr>
            </w:pPr>
          </w:p>
        </w:tc>
        <w:tc>
          <w:tcPr>
            <w:tcW w:w="1239" w:type="dxa"/>
          </w:tcPr>
          <w:p w14:paraId="758A89D8" w14:textId="77777777" w:rsidR="00555C19" w:rsidRPr="000D1248" w:rsidRDefault="00555C19" w:rsidP="00555C19">
            <w:pPr>
              <w:rPr>
                <w:rFonts w:cs="Times New Roman"/>
                <w:b/>
                <w:sz w:val="24"/>
                <w:szCs w:val="24"/>
              </w:rPr>
            </w:pPr>
          </w:p>
        </w:tc>
        <w:tc>
          <w:tcPr>
            <w:tcW w:w="1239" w:type="dxa"/>
          </w:tcPr>
          <w:p w14:paraId="5ED72804" w14:textId="77777777" w:rsidR="00555C19" w:rsidRPr="000D1248" w:rsidRDefault="00555C19" w:rsidP="00555C19">
            <w:pPr>
              <w:rPr>
                <w:rFonts w:cs="Times New Roman"/>
                <w:b/>
                <w:sz w:val="24"/>
                <w:szCs w:val="24"/>
              </w:rPr>
            </w:pPr>
          </w:p>
        </w:tc>
        <w:tc>
          <w:tcPr>
            <w:tcW w:w="997" w:type="dxa"/>
          </w:tcPr>
          <w:p w14:paraId="7F2707BA" w14:textId="77777777" w:rsidR="00555C19" w:rsidRPr="000D1248" w:rsidRDefault="00555C19" w:rsidP="00555C19">
            <w:pPr>
              <w:rPr>
                <w:rFonts w:cs="Times New Roman"/>
                <w:b/>
                <w:sz w:val="24"/>
                <w:szCs w:val="24"/>
              </w:rPr>
            </w:pPr>
          </w:p>
        </w:tc>
      </w:tr>
      <w:tr w:rsidR="00555C19" w:rsidRPr="000D1248" w14:paraId="4030D40C" w14:textId="77777777" w:rsidTr="00555C19">
        <w:trPr>
          <w:jc w:val="center"/>
        </w:trPr>
        <w:tc>
          <w:tcPr>
            <w:tcW w:w="760" w:type="dxa"/>
          </w:tcPr>
          <w:p w14:paraId="6893E39C" w14:textId="77777777" w:rsidR="00555C19" w:rsidRPr="000D1248" w:rsidRDefault="00555C19" w:rsidP="00555C19">
            <w:pPr>
              <w:rPr>
                <w:rFonts w:cs="Times New Roman"/>
                <w:sz w:val="24"/>
                <w:szCs w:val="24"/>
              </w:rPr>
            </w:pPr>
            <w:r w:rsidRPr="000D1248">
              <w:rPr>
                <w:rFonts w:cs="Times New Roman"/>
                <w:sz w:val="24"/>
                <w:szCs w:val="24"/>
              </w:rPr>
              <w:t>2</w:t>
            </w:r>
          </w:p>
        </w:tc>
        <w:tc>
          <w:tcPr>
            <w:tcW w:w="1929" w:type="dxa"/>
          </w:tcPr>
          <w:p w14:paraId="0C8FBDBA" w14:textId="77777777" w:rsidR="00555C19" w:rsidRPr="000D1248" w:rsidRDefault="00555C19" w:rsidP="00555C19">
            <w:pPr>
              <w:rPr>
                <w:rFonts w:cs="Times New Roman"/>
                <w:b/>
                <w:sz w:val="24"/>
                <w:szCs w:val="24"/>
              </w:rPr>
            </w:pPr>
          </w:p>
        </w:tc>
        <w:tc>
          <w:tcPr>
            <w:tcW w:w="1843" w:type="dxa"/>
          </w:tcPr>
          <w:p w14:paraId="016E4B30" w14:textId="77777777" w:rsidR="00555C19" w:rsidRPr="000D1248" w:rsidRDefault="00555C19" w:rsidP="00555C19">
            <w:pPr>
              <w:rPr>
                <w:rFonts w:cs="Times New Roman"/>
                <w:b/>
                <w:sz w:val="24"/>
                <w:szCs w:val="24"/>
              </w:rPr>
            </w:pPr>
          </w:p>
        </w:tc>
        <w:tc>
          <w:tcPr>
            <w:tcW w:w="1239" w:type="dxa"/>
          </w:tcPr>
          <w:p w14:paraId="7F470FE7" w14:textId="77777777" w:rsidR="00555C19" w:rsidRPr="000D1248" w:rsidRDefault="00555C19" w:rsidP="00555C19">
            <w:pPr>
              <w:rPr>
                <w:rFonts w:cs="Times New Roman"/>
                <w:b/>
                <w:sz w:val="24"/>
                <w:szCs w:val="24"/>
              </w:rPr>
            </w:pPr>
          </w:p>
        </w:tc>
        <w:tc>
          <w:tcPr>
            <w:tcW w:w="1239" w:type="dxa"/>
          </w:tcPr>
          <w:p w14:paraId="643A1C35" w14:textId="77777777" w:rsidR="00555C19" w:rsidRPr="000D1248" w:rsidRDefault="00555C19" w:rsidP="00555C19">
            <w:pPr>
              <w:rPr>
                <w:rFonts w:cs="Times New Roman"/>
                <w:b/>
                <w:sz w:val="24"/>
                <w:szCs w:val="24"/>
              </w:rPr>
            </w:pPr>
          </w:p>
        </w:tc>
        <w:tc>
          <w:tcPr>
            <w:tcW w:w="1239" w:type="dxa"/>
          </w:tcPr>
          <w:p w14:paraId="24591C69" w14:textId="77777777" w:rsidR="00555C19" w:rsidRPr="000D1248" w:rsidRDefault="00555C19" w:rsidP="00555C19">
            <w:pPr>
              <w:rPr>
                <w:rFonts w:cs="Times New Roman"/>
                <w:b/>
                <w:sz w:val="24"/>
                <w:szCs w:val="24"/>
              </w:rPr>
            </w:pPr>
          </w:p>
        </w:tc>
        <w:tc>
          <w:tcPr>
            <w:tcW w:w="1239" w:type="dxa"/>
          </w:tcPr>
          <w:p w14:paraId="09A3A4FD" w14:textId="77777777" w:rsidR="00555C19" w:rsidRPr="000D1248" w:rsidRDefault="00555C19" w:rsidP="00555C19">
            <w:pPr>
              <w:rPr>
                <w:rFonts w:cs="Times New Roman"/>
                <w:b/>
                <w:sz w:val="24"/>
                <w:szCs w:val="24"/>
              </w:rPr>
            </w:pPr>
          </w:p>
        </w:tc>
        <w:tc>
          <w:tcPr>
            <w:tcW w:w="997" w:type="dxa"/>
          </w:tcPr>
          <w:p w14:paraId="65FD4444" w14:textId="77777777" w:rsidR="00555C19" w:rsidRPr="000D1248" w:rsidRDefault="00555C19" w:rsidP="00555C19">
            <w:pPr>
              <w:rPr>
                <w:rFonts w:cs="Times New Roman"/>
                <w:b/>
                <w:sz w:val="24"/>
                <w:szCs w:val="24"/>
              </w:rPr>
            </w:pPr>
          </w:p>
        </w:tc>
      </w:tr>
      <w:tr w:rsidR="00555C19" w:rsidRPr="000D1248" w14:paraId="42F2D1BA" w14:textId="77777777" w:rsidTr="00555C19">
        <w:trPr>
          <w:jc w:val="center"/>
        </w:trPr>
        <w:tc>
          <w:tcPr>
            <w:tcW w:w="760" w:type="dxa"/>
          </w:tcPr>
          <w:p w14:paraId="2C43A70E" w14:textId="77777777" w:rsidR="00555C19" w:rsidRPr="000D1248" w:rsidRDefault="00555C19" w:rsidP="00555C19">
            <w:pPr>
              <w:rPr>
                <w:rFonts w:cs="Times New Roman"/>
                <w:sz w:val="24"/>
                <w:szCs w:val="24"/>
              </w:rPr>
            </w:pPr>
            <w:r w:rsidRPr="000D1248">
              <w:rPr>
                <w:rFonts w:cs="Times New Roman"/>
                <w:sz w:val="24"/>
                <w:szCs w:val="24"/>
              </w:rPr>
              <w:t>….</w:t>
            </w:r>
          </w:p>
        </w:tc>
        <w:tc>
          <w:tcPr>
            <w:tcW w:w="1929" w:type="dxa"/>
          </w:tcPr>
          <w:p w14:paraId="3A6C7DA2" w14:textId="77777777" w:rsidR="00555C19" w:rsidRPr="000D1248" w:rsidRDefault="00555C19" w:rsidP="00555C19">
            <w:pPr>
              <w:rPr>
                <w:rFonts w:cs="Times New Roman"/>
                <w:b/>
                <w:sz w:val="24"/>
                <w:szCs w:val="24"/>
              </w:rPr>
            </w:pPr>
          </w:p>
        </w:tc>
        <w:tc>
          <w:tcPr>
            <w:tcW w:w="1843" w:type="dxa"/>
          </w:tcPr>
          <w:p w14:paraId="6F1C7682" w14:textId="77777777" w:rsidR="00555C19" w:rsidRPr="000D1248" w:rsidRDefault="00555C19" w:rsidP="00555C19">
            <w:pPr>
              <w:rPr>
                <w:rFonts w:cs="Times New Roman"/>
                <w:b/>
                <w:sz w:val="24"/>
                <w:szCs w:val="24"/>
              </w:rPr>
            </w:pPr>
          </w:p>
        </w:tc>
        <w:tc>
          <w:tcPr>
            <w:tcW w:w="1239" w:type="dxa"/>
          </w:tcPr>
          <w:p w14:paraId="31FB3E15" w14:textId="77777777" w:rsidR="00555C19" w:rsidRPr="000D1248" w:rsidRDefault="00555C19" w:rsidP="00555C19">
            <w:pPr>
              <w:rPr>
                <w:rFonts w:cs="Times New Roman"/>
                <w:b/>
                <w:sz w:val="24"/>
                <w:szCs w:val="24"/>
              </w:rPr>
            </w:pPr>
          </w:p>
        </w:tc>
        <w:tc>
          <w:tcPr>
            <w:tcW w:w="1239" w:type="dxa"/>
          </w:tcPr>
          <w:p w14:paraId="0E8971FD" w14:textId="77777777" w:rsidR="00555C19" w:rsidRPr="000D1248" w:rsidRDefault="00555C19" w:rsidP="00555C19">
            <w:pPr>
              <w:rPr>
                <w:rFonts w:cs="Times New Roman"/>
                <w:b/>
                <w:sz w:val="24"/>
                <w:szCs w:val="24"/>
              </w:rPr>
            </w:pPr>
          </w:p>
        </w:tc>
        <w:tc>
          <w:tcPr>
            <w:tcW w:w="1239" w:type="dxa"/>
          </w:tcPr>
          <w:p w14:paraId="49E6BFE4" w14:textId="77777777" w:rsidR="00555C19" w:rsidRPr="000D1248" w:rsidRDefault="00555C19" w:rsidP="00555C19">
            <w:pPr>
              <w:rPr>
                <w:rFonts w:cs="Times New Roman"/>
                <w:b/>
                <w:sz w:val="24"/>
                <w:szCs w:val="24"/>
              </w:rPr>
            </w:pPr>
          </w:p>
        </w:tc>
        <w:tc>
          <w:tcPr>
            <w:tcW w:w="1239" w:type="dxa"/>
          </w:tcPr>
          <w:p w14:paraId="345C6485" w14:textId="77777777" w:rsidR="00555C19" w:rsidRPr="000D1248" w:rsidRDefault="00555C19" w:rsidP="00555C19">
            <w:pPr>
              <w:rPr>
                <w:rFonts w:cs="Times New Roman"/>
                <w:b/>
                <w:sz w:val="24"/>
                <w:szCs w:val="24"/>
              </w:rPr>
            </w:pPr>
          </w:p>
        </w:tc>
        <w:tc>
          <w:tcPr>
            <w:tcW w:w="997" w:type="dxa"/>
          </w:tcPr>
          <w:p w14:paraId="57892239" w14:textId="77777777" w:rsidR="00555C19" w:rsidRPr="000D1248" w:rsidRDefault="00555C19" w:rsidP="00555C19">
            <w:pPr>
              <w:rPr>
                <w:rFonts w:cs="Times New Roman"/>
                <w:b/>
                <w:sz w:val="24"/>
                <w:szCs w:val="24"/>
              </w:rPr>
            </w:pPr>
          </w:p>
        </w:tc>
      </w:tr>
      <w:tr w:rsidR="00555C19" w:rsidRPr="000D1248" w14:paraId="337C8852" w14:textId="77777777" w:rsidTr="00555C19">
        <w:trPr>
          <w:jc w:val="center"/>
        </w:trPr>
        <w:tc>
          <w:tcPr>
            <w:tcW w:w="760" w:type="dxa"/>
          </w:tcPr>
          <w:p w14:paraId="7864B16C" w14:textId="77777777" w:rsidR="00555C19" w:rsidRPr="000D1248" w:rsidRDefault="00555C19" w:rsidP="00555C19">
            <w:pPr>
              <w:rPr>
                <w:rFonts w:cs="Times New Roman"/>
                <w:b/>
                <w:sz w:val="24"/>
                <w:szCs w:val="24"/>
              </w:rPr>
            </w:pPr>
            <w:r w:rsidRPr="000D1248">
              <w:rPr>
                <w:rFonts w:cs="Times New Roman"/>
                <w:b/>
                <w:sz w:val="24"/>
                <w:szCs w:val="24"/>
              </w:rPr>
              <w:t>III</w:t>
            </w:r>
          </w:p>
        </w:tc>
        <w:tc>
          <w:tcPr>
            <w:tcW w:w="9729" w:type="dxa"/>
            <w:gridSpan w:val="7"/>
          </w:tcPr>
          <w:p w14:paraId="49F768CE" w14:textId="77777777" w:rsidR="00555C19" w:rsidRPr="000D1248" w:rsidRDefault="00555C19" w:rsidP="00382A3A">
            <w:pPr>
              <w:jc w:val="both"/>
              <w:rPr>
                <w:rFonts w:cs="Times New Roman"/>
                <w:b/>
                <w:sz w:val="24"/>
                <w:szCs w:val="24"/>
              </w:rPr>
            </w:pPr>
            <w:r w:rsidRPr="000D1248">
              <w:rPr>
                <w:rFonts w:cs="Times New Roman"/>
                <w:b/>
                <w:sz w:val="24"/>
                <w:szCs w:val="24"/>
              </w:rPr>
              <w:t>Giai đoạn 3: Phê duyệt đề án và quyết định mở ngành đào tạo</w:t>
            </w:r>
          </w:p>
        </w:tc>
      </w:tr>
      <w:tr w:rsidR="00555C19" w:rsidRPr="000D1248" w14:paraId="26DEDF88" w14:textId="77777777" w:rsidTr="00555C19">
        <w:trPr>
          <w:jc w:val="center"/>
        </w:trPr>
        <w:tc>
          <w:tcPr>
            <w:tcW w:w="760" w:type="dxa"/>
          </w:tcPr>
          <w:p w14:paraId="4B867154" w14:textId="77777777" w:rsidR="00555C19" w:rsidRPr="000D1248" w:rsidRDefault="00555C19" w:rsidP="00555C19">
            <w:pPr>
              <w:rPr>
                <w:rFonts w:cs="Times New Roman"/>
                <w:sz w:val="24"/>
                <w:szCs w:val="24"/>
              </w:rPr>
            </w:pPr>
            <w:r w:rsidRPr="000D1248">
              <w:rPr>
                <w:rFonts w:cs="Times New Roman"/>
                <w:sz w:val="24"/>
                <w:szCs w:val="24"/>
              </w:rPr>
              <w:t>1</w:t>
            </w:r>
          </w:p>
        </w:tc>
        <w:tc>
          <w:tcPr>
            <w:tcW w:w="1929" w:type="dxa"/>
          </w:tcPr>
          <w:p w14:paraId="7FB67E8D" w14:textId="77777777" w:rsidR="00555C19" w:rsidRPr="000D1248" w:rsidRDefault="00555C19" w:rsidP="00555C19">
            <w:pPr>
              <w:rPr>
                <w:rFonts w:cs="Times New Roman"/>
                <w:b/>
                <w:sz w:val="24"/>
                <w:szCs w:val="24"/>
              </w:rPr>
            </w:pPr>
          </w:p>
        </w:tc>
        <w:tc>
          <w:tcPr>
            <w:tcW w:w="1843" w:type="dxa"/>
          </w:tcPr>
          <w:p w14:paraId="1721DBAA" w14:textId="77777777" w:rsidR="00555C19" w:rsidRPr="000D1248" w:rsidRDefault="00555C19" w:rsidP="00555C19">
            <w:pPr>
              <w:rPr>
                <w:rFonts w:cs="Times New Roman"/>
                <w:b/>
                <w:sz w:val="24"/>
                <w:szCs w:val="24"/>
              </w:rPr>
            </w:pPr>
          </w:p>
        </w:tc>
        <w:tc>
          <w:tcPr>
            <w:tcW w:w="1239" w:type="dxa"/>
          </w:tcPr>
          <w:p w14:paraId="08F4C6BA" w14:textId="77777777" w:rsidR="00555C19" w:rsidRPr="000D1248" w:rsidRDefault="00555C19" w:rsidP="00555C19">
            <w:pPr>
              <w:rPr>
                <w:rFonts w:cs="Times New Roman"/>
                <w:b/>
                <w:sz w:val="24"/>
                <w:szCs w:val="24"/>
              </w:rPr>
            </w:pPr>
          </w:p>
        </w:tc>
        <w:tc>
          <w:tcPr>
            <w:tcW w:w="1239" w:type="dxa"/>
          </w:tcPr>
          <w:p w14:paraId="3178895D" w14:textId="77777777" w:rsidR="00555C19" w:rsidRPr="000D1248" w:rsidRDefault="00555C19" w:rsidP="00555C19">
            <w:pPr>
              <w:rPr>
                <w:rFonts w:cs="Times New Roman"/>
                <w:b/>
                <w:sz w:val="24"/>
                <w:szCs w:val="24"/>
              </w:rPr>
            </w:pPr>
          </w:p>
        </w:tc>
        <w:tc>
          <w:tcPr>
            <w:tcW w:w="1239" w:type="dxa"/>
          </w:tcPr>
          <w:p w14:paraId="783A8CAC" w14:textId="77777777" w:rsidR="00555C19" w:rsidRPr="000D1248" w:rsidRDefault="00555C19" w:rsidP="00555C19">
            <w:pPr>
              <w:rPr>
                <w:rFonts w:cs="Times New Roman"/>
                <w:b/>
                <w:sz w:val="24"/>
                <w:szCs w:val="24"/>
              </w:rPr>
            </w:pPr>
          </w:p>
        </w:tc>
        <w:tc>
          <w:tcPr>
            <w:tcW w:w="1239" w:type="dxa"/>
          </w:tcPr>
          <w:p w14:paraId="7933A528" w14:textId="77777777" w:rsidR="00555C19" w:rsidRPr="000D1248" w:rsidRDefault="00555C19" w:rsidP="00555C19">
            <w:pPr>
              <w:rPr>
                <w:rFonts w:cs="Times New Roman"/>
                <w:b/>
                <w:sz w:val="24"/>
                <w:szCs w:val="24"/>
              </w:rPr>
            </w:pPr>
          </w:p>
        </w:tc>
        <w:tc>
          <w:tcPr>
            <w:tcW w:w="997" w:type="dxa"/>
          </w:tcPr>
          <w:p w14:paraId="4D53E757" w14:textId="77777777" w:rsidR="00555C19" w:rsidRPr="000D1248" w:rsidRDefault="00555C19" w:rsidP="00555C19">
            <w:pPr>
              <w:rPr>
                <w:rFonts w:cs="Times New Roman"/>
                <w:b/>
                <w:sz w:val="24"/>
                <w:szCs w:val="24"/>
              </w:rPr>
            </w:pPr>
          </w:p>
        </w:tc>
      </w:tr>
      <w:tr w:rsidR="00555C19" w:rsidRPr="000D1248" w14:paraId="79A4EEBB" w14:textId="77777777" w:rsidTr="00555C19">
        <w:trPr>
          <w:jc w:val="center"/>
        </w:trPr>
        <w:tc>
          <w:tcPr>
            <w:tcW w:w="760" w:type="dxa"/>
          </w:tcPr>
          <w:p w14:paraId="4F321F99" w14:textId="77777777" w:rsidR="00555C19" w:rsidRPr="000D1248" w:rsidRDefault="00555C19" w:rsidP="00555C19">
            <w:pPr>
              <w:rPr>
                <w:rFonts w:cs="Times New Roman"/>
                <w:sz w:val="24"/>
                <w:szCs w:val="24"/>
              </w:rPr>
            </w:pPr>
            <w:r w:rsidRPr="000D1248">
              <w:rPr>
                <w:rFonts w:cs="Times New Roman"/>
                <w:sz w:val="24"/>
                <w:szCs w:val="24"/>
              </w:rPr>
              <w:t>2</w:t>
            </w:r>
          </w:p>
        </w:tc>
        <w:tc>
          <w:tcPr>
            <w:tcW w:w="1929" w:type="dxa"/>
          </w:tcPr>
          <w:p w14:paraId="50F31D74" w14:textId="77777777" w:rsidR="00555C19" w:rsidRPr="000D1248" w:rsidRDefault="00555C19" w:rsidP="00555C19">
            <w:pPr>
              <w:rPr>
                <w:rFonts w:cs="Times New Roman"/>
                <w:b/>
                <w:sz w:val="24"/>
                <w:szCs w:val="24"/>
              </w:rPr>
            </w:pPr>
          </w:p>
        </w:tc>
        <w:tc>
          <w:tcPr>
            <w:tcW w:w="1843" w:type="dxa"/>
          </w:tcPr>
          <w:p w14:paraId="19BDC20F" w14:textId="77777777" w:rsidR="00555C19" w:rsidRPr="000D1248" w:rsidRDefault="00555C19" w:rsidP="00555C19">
            <w:pPr>
              <w:rPr>
                <w:rFonts w:cs="Times New Roman"/>
                <w:b/>
                <w:sz w:val="24"/>
                <w:szCs w:val="24"/>
              </w:rPr>
            </w:pPr>
          </w:p>
        </w:tc>
        <w:tc>
          <w:tcPr>
            <w:tcW w:w="1239" w:type="dxa"/>
          </w:tcPr>
          <w:p w14:paraId="1FCA87E7" w14:textId="77777777" w:rsidR="00555C19" w:rsidRPr="000D1248" w:rsidRDefault="00555C19" w:rsidP="00555C19">
            <w:pPr>
              <w:rPr>
                <w:rFonts w:cs="Times New Roman"/>
                <w:b/>
                <w:sz w:val="24"/>
                <w:szCs w:val="24"/>
              </w:rPr>
            </w:pPr>
          </w:p>
        </w:tc>
        <w:tc>
          <w:tcPr>
            <w:tcW w:w="1239" w:type="dxa"/>
          </w:tcPr>
          <w:p w14:paraId="37CC6337" w14:textId="77777777" w:rsidR="00555C19" w:rsidRPr="000D1248" w:rsidRDefault="00555C19" w:rsidP="00555C19">
            <w:pPr>
              <w:rPr>
                <w:rFonts w:cs="Times New Roman"/>
                <w:b/>
                <w:sz w:val="24"/>
                <w:szCs w:val="24"/>
              </w:rPr>
            </w:pPr>
          </w:p>
        </w:tc>
        <w:tc>
          <w:tcPr>
            <w:tcW w:w="1239" w:type="dxa"/>
          </w:tcPr>
          <w:p w14:paraId="3706F498" w14:textId="77777777" w:rsidR="00555C19" w:rsidRPr="000D1248" w:rsidRDefault="00555C19" w:rsidP="00555C19">
            <w:pPr>
              <w:rPr>
                <w:rFonts w:cs="Times New Roman"/>
                <w:b/>
                <w:sz w:val="24"/>
                <w:szCs w:val="24"/>
              </w:rPr>
            </w:pPr>
          </w:p>
        </w:tc>
        <w:tc>
          <w:tcPr>
            <w:tcW w:w="1239" w:type="dxa"/>
          </w:tcPr>
          <w:p w14:paraId="20E24D3A" w14:textId="77777777" w:rsidR="00555C19" w:rsidRPr="000D1248" w:rsidRDefault="00555C19" w:rsidP="00555C19">
            <w:pPr>
              <w:rPr>
                <w:rFonts w:cs="Times New Roman"/>
                <w:b/>
                <w:sz w:val="24"/>
                <w:szCs w:val="24"/>
              </w:rPr>
            </w:pPr>
          </w:p>
        </w:tc>
        <w:tc>
          <w:tcPr>
            <w:tcW w:w="997" w:type="dxa"/>
          </w:tcPr>
          <w:p w14:paraId="24B97407" w14:textId="77777777" w:rsidR="00555C19" w:rsidRPr="000D1248" w:rsidRDefault="00555C19" w:rsidP="00555C19">
            <w:pPr>
              <w:rPr>
                <w:rFonts w:cs="Times New Roman"/>
                <w:b/>
                <w:sz w:val="24"/>
                <w:szCs w:val="24"/>
              </w:rPr>
            </w:pPr>
          </w:p>
        </w:tc>
      </w:tr>
      <w:tr w:rsidR="00555C19" w:rsidRPr="000D1248" w14:paraId="3AD28806" w14:textId="77777777" w:rsidTr="00555C19">
        <w:trPr>
          <w:jc w:val="center"/>
        </w:trPr>
        <w:tc>
          <w:tcPr>
            <w:tcW w:w="760" w:type="dxa"/>
          </w:tcPr>
          <w:p w14:paraId="476772FF" w14:textId="77777777" w:rsidR="00555C19" w:rsidRPr="000D1248" w:rsidRDefault="00555C19" w:rsidP="00555C19">
            <w:pPr>
              <w:rPr>
                <w:rFonts w:cs="Times New Roman"/>
                <w:sz w:val="24"/>
                <w:szCs w:val="24"/>
              </w:rPr>
            </w:pPr>
            <w:r w:rsidRPr="000D1248">
              <w:rPr>
                <w:rFonts w:cs="Times New Roman"/>
                <w:sz w:val="24"/>
                <w:szCs w:val="24"/>
              </w:rPr>
              <w:t>…</w:t>
            </w:r>
          </w:p>
        </w:tc>
        <w:tc>
          <w:tcPr>
            <w:tcW w:w="1929" w:type="dxa"/>
          </w:tcPr>
          <w:p w14:paraId="66B36C3D" w14:textId="77777777" w:rsidR="00555C19" w:rsidRPr="000D1248" w:rsidRDefault="00555C19" w:rsidP="00555C19">
            <w:pPr>
              <w:rPr>
                <w:rFonts w:cs="Times New Roman"/>
                <w:b/>
                <w:sz w:val="24"/>
                <w:szCs w:val="24"/>
              </w:rPr>
            </w:pPr>
          </w:p>
        </w:tc>
        <w:tc>
          <w:tcPr>
            <w:tcW w:w="1843" w:type="dxa"/>
          </w:tcPr>
          <w:p w14:paraId="0C4C4491" w14:textId="77777777" w:rsidR="00555C19" w:rsidRPr="000D1248" w:rsidRDefault="00555C19" w:rsidP="00555C19">
            <w:pPr>
              <w:rPr>
                <w:rFonts w:cs="Times New Roman"/>
                <w:b/>
                <w:sz w:val="24"/>
                <w:szCs w:val="24"/>
              </w:rPr>
            </w:pPr>
          </w:p>
        </w:tc>
        <w:tc>
          <w:tcPr>
            <w:tcW w:w="1239" w:type="dxa"/>
          </w:tcPr>
          <w:p w14:paraId="64EF316F" w14:textId="77777777" w:rsidR="00555C19" w:rsidRPr="000D1248" w:rsidRDefault="00555C19" w:rsidP="00555C19">
            <w:pPr>
              <w:rPr>
                <w:rFonts w:cs="Times New Roman"/>
                <w:b/>
                <w:sz w:val="24"/>
                <w:szCs w:val="24"/>
              </w:rPr>
            </w:pPr>
          </w:p>
        </w:tc>
        <w:tc>
          <w:tcPr>
            <w:tcW w:w="1239" w:type="dxa"/>
          </w:tcPr>
          <w:p w14:paraId="47486975" w14:textId="77777777" w:rsidR="00555C19" w:rsidRPr="000D1248" w:rsidRDefault="00555C19" w:rsidP="00555C19">
            <w:pPr>
              <w:rPr>
                <w:rFonts w:cs="Times New Roman"/>
                <w:b/>
                <w:sz w:val="24"/>
                <w:szCs w:val="24"/>
              </w:rPr>
            </w:pPr>
          </w:p>
        </w:tc>
        <w:tc>
          <w:tcPr>
            <w:tcW w:w="1239" w:type="dxa"/>
          </w:tcPr>
          <w:p w14:paraId="40028A31" w14:textId="77777777" w:rsidR="00555C19" w:rsidRPr="000D1248" w:rsidRDefault="00555C19" w:rsidP="00555C19">
            <w:pPr>
              <w:rPr>
                <w:rFonts w:cs="Times New Roman"/>
                <w:b/>
                <w:sz w:val="24"/>
                <w:szCs w:val="24"/>
              </w:rPr>
            </w:pPr>
          </w:p>
        </w:tc>
        <w:tc>
          <w:tcPr>
            <w:tcW w:w="1239" w:type="dxa"/>
          </w:tcPr>
          <w:p w14:paraId="3C7C47BA" w14:textId="77777777" w:rsidR="00555C19" w:rsidRPr="000D1248" w:rsidRDefault="00555C19" w:rsidP="00555C19">
            <w:pPr>
              <w:rPr>
                <w:rFonts w:cs="Times New Roman"/>
                <w:b/>
                <w:sz w:val="24"/>
                <w:szCs w:val="24"/>
              </w:rPr>
            </w:pPr>
          </w:p>
        </w:tc>
        <w:tc>
          <w:tcPr>
            <w:tcW w:w="997" w:type="dxa"/>
          </w:tcPr>
          <w:p w14:paraId="06D880D1" w14:textId="77777777" w:rsidR="00555C19" w:rsidRPr="000D1248" w:rsidRDefault="00555C19" w:rsidP="00555C19">
            <w:pPr>
              <w:rPr>
                <w:rFonts w:cs="Times New Roman"/>
                <w:b/>
                <w:sz w:val="24"/>
                <w:szCs w:val="24"/>
              </w:rPr>
            </w:pPr>
          </w:p>
        </w:tc>
      </w:tr>
    </w:tbl>
    <w:p w14:paraId="1015CFEC" w14:textId="77777777" w:rsidR="00555C19" w:rsidRPr="000D1248" w:rsidRDefault="00555C19" w:rsidP="00555C19">
      <w:pP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731A04" w:rsidRPr="000D1248" w14:paraId="7690B3E1" w14:textId="77777777" w:rsidTr="00731A04">
        <w:tc>
          <w:tcPr>
            <w:tcW w:w="4956" w:type="dxa"/>
          </w:tcPr>
          <w:p w14:paraId="0A7B759B" w14:textId="56D3B64F" w:rsidR="00731A04" w:rsidRPr="000D1248" w:rsidRDefault="00731A04" w:rsidP="00731A04">
            <w:pPr>
              <w:rPr>
                <w:b/>
              </w:rPr>
            </w:pPr>
            <w:r w:rsidRPr="000D1248">
              <w:rPr>
                <w:b/>
              </w:rPr>
              <w:t>TRƯỞNG KHOA</w:t>
            </w:r>
          </w:p>
        </w:tc>
        <w:tc>
          <w:tcPr>
            <w:tcW w:w="4956" w:type="dxa"/>
          </w:tcPr>
          <w:p w14:paraId="3D5B6724" w14:textId="55D7CFDF" w:rsidR="00731A04" w:rsidRPr="000D1248" w:rsidRDefault="00731A04" w:rsidP="00731A04">
            <w:pPr>
              <w:rPr>
                <w:b/>
              </w:rPr>
            </w:pPr>
            <w:r w:rsidRPr="000D1248">
              <w:rPr>
                <w:b/>
              </w:rPr>
              <w:t>NGƯỜI LẬP KẾ HOẠCH</w:t>
            </w:r>
          </w:p>
        </w:tc>
      </w:tr>
    </w:tbl>
    <w:p w14:paraId="2FD645B6" w14:textId="77777777" w:rsidR="00555C19" w:rsidRPr="000D1248" w:rsidRDefault="00555C19" w:rsidP="00731A04">
      <w:pPr>
        <w:jc w:val="both"/>
        <w:rPr>
          <w:b/>
        </w:rPr>
      </w:pPr>
    </w:p>
    <w:p w14:paraId="4A3D1AB4" w14:textId="77777777" w:rsidR="00555C19" w:rsidRPr="000D1248" w:rsidRDefault="00555C19" w:rsidP="00555C19">
      <w:pPr>
        <w:rPr>
          <w:b/>
        </w:rPr>
      </w:pPr>
    </w:p>
    <w:p w14:paraId="25363F16" w14:textId="77777777" w:rsidR="00555C19" w:rsidRPr="000D1248" w:rsidRDefault="00555C19" w:rsidP="00555C19">
      <w:pPr>
        <w:rPr>
          <w:b/>
        </w:rPr>
      </w:pPr>
    </w:p>
    <w:p w14:paraId="2D1F04B6" w14:textId="77777777" w:rsidR="00555C19" w:rsidRPr="000D1248" w:rsidRDefault="00555C19" w:rsidP="00555C19">
      <w:pPr>
        <w:rPr>
          <w:b/>
        </w:rPr>
      </w:pPr>
    </w:p>
    <w:p w14:paraId="1A048C2B" w14:textId="77777777" w:rsidR="00555C19" w:rsidRPr="000D1248" w:rsidRDefault="00555C19" w:rsidP="00555C19">
      <w:pPr>
        <w:rPr>
          <w:b/>
        </w:rPr>
      </w:pPr>
    </w:p>
    <w:p w14:paraId="75612E57" w14:textId="77777777" w:rsidR="00555C19" w:rsidRPr="000D1248" w:rsidRDefault="00555C19" w:rsidP="00A15177">
      <w:pPr>
        <w:jc w:val="both"/>
        <w:rPr>
          <w:b/>
        </w:rPr>
      </w:pPr>
      <w:r w:rsidRPr="000D1248">
        <w:rPr>
          <w:b/>
        </w:rPr>
        <w:lastRenderedPageBreak/>
        <w:t>Mẫu 2: Bản đề xuất ban xây dựng đề án mở ngành</w:t>
      </w:r>
    </w:p>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390"/>
      </w:tblGrid>
      <w:tr w:rsidR="00555C19" w:rsidRPr="000D1248" w14:paraId="14F79168" w14:textId="77777777" w:rsidTr="00555C19">
        <w:trPr>
          <w:trHeight w:val="1405"/>
        </w:trPr>
        <w:tc>
          <w:tcPr>
            <w:tcW w:w="4675" w:type="dxa"/>
          </w:tcPr>
          <w:p w14:paraId="2C3BAC8E" w14:textId="77777777" w:rsidR="00555C19" w:rsidRPr="000D1248" w:rsidRDefault="00555C19" w:rsidP="00555C19">
            <w:pPr>
              <w:widowControl w:val="0"/>
              <w:spacing w:line="380" w:lineRule="exact"/>
              <w:ind w:right="6"/>
              <w:rPr>
                <w:rFonts w:eastAsia="Times New Roman" w:cs="Times New Roman"/>
                <w:sz w:val="24"/>
                <w:szCs w:val="24"/>
              </w:rPr>
            </w:pPr>
            <w:r w:rsidRPr="000D1248">
              <w:rPr>
                <w:rFonts w:eastAsia="Times New Roman" w:cs="Times New Roman"/>
                <w:sz w:val="24"/>
                <w:szCs w:val="24"/>
              </w:rPr>
              <w:t>TRƯỜNG ĐẠI HỌC</w:t>
            </w:r>
          </w:p>
          <w:p w14:paraId="08577B43" w14:textId="77777777" w:rsidR="00555C19" w:rsidRPr="000D1248" w:rsidRDefault="00555C19" w:rsidP="00555C19">
            <w:pPr>
              <w:widowControl w:val="0"/>
              <w:spacing w:line="380" w:lineRule="exact"/>
              <w:ind w:right="6"/>
              <w:rPr>
                <w:rFonts w:eastAsia="Times New Roman" w:cs="Times New Roman"/>
                <w:b/>
                <w:sz w:val="24"/>
                <w:szCs w:val="24"/>
              </w:rPr>
            </w:pPr>
            <w:r w:rsidRPr="000D1248">
              <w:rPr>
                <w:rFonts w:eastAsia="Times New Roman"/>
                <w:noProof/>
                <w:sz w:val="30"/>
                <w:szCs w:val="30"/>
              </w:rPr>
              <mc:AlternateContent>
                <mc:Choice Requires="wps">
                  <w:drawing>
                    <wp:anchor distT="0" distB="0" distL="114300" distR="114300" simplePos="0" relativeHeight="251808768" behindDoc="0" locked="0" layoutInCell="1" allowOverlap="1" wp14:anchorId="7CFF8C41" wp14:editId="72B49864">
                      <wp:simplePos x="0" y="0"/>
                      <wp:positionH relativeFrom="column">
                        <wp:posOffset>767715</wp:posOffset>
                      </wp:positionH>
                      <wp:positionV relativeFrom="paragraph">
                        <wp:posOffset>520065</wp:posOffset>
                      </wp:positionV>
                      <wp:extent cx="1327150" cy="0"/>
                      <wp:effectExtent l="0" t="0" r="25400" b="19050"/>
                      <wp:wrapNone/>
                      <wp:docPr id="49" name="Straight Connector 49"/>
                      <wp:cNvGraphicFramePr/>
                      <a:graphic xmlns:a="http://schemas.openxmlformats.org/drawingml/2006/main">
                        <a:graphicData uri="http://schemas.microsoft.com/office/word/2010/wordprocessingShape">
                          <wps:wsp>
                            <wps:cNvCnPr/>
                            <wps:spPr>
                              <a:xfrm>
                                <a:off x="0" y="0"/>
                                <a:ext cx="1327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92BE4C7" id="Straight Connector 49" o:spid="_x0000_s1026" style="position:absolute;z-index:251808768;visibility:visible;mso-wrap-style:square;mso-wrap-distance-left:9pt;mso-wrap-distance-top:0;mso-wrap-distance-right:9pt;mso-wrap-distance-bottom:0;mso-position-horizontal:absolute;mso-position-horizontal-relative:text;mso-position-vertical:absolute;mso-position-vertical-relative:text" from="60.45pt,40.95pt" to="164.9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" strokecolor="black [3200]" strokeweight="1pt">
                      <v:stroke joinstyle="miter"/>
                    </v:line>
                  </w:pict>
                </mc:Fallback>
              </mc:AlternateContent>
            </w:r>
            <w:r w:rsidRPr="000D1248">
              <w:rPr>
                <w:rFonts w:eastAsia="Times New Roman" w:cs="Times New Roman"/>
                <w:sz w:val="24"/>
                <w:szCs w:val="24"/>
              </w:rPr>
              <w:t>KINH TẾ - KỸ THUẬT CÔNG NGHIỆP</w:t>
            </w:r>
            <w:r w:rsidRPr="000D1248">
              <w:rPr>
                <w:rFonts w:eastAsia="Times New Roman" w:cs="Times New Roman"/>
                <w:b/>
                <w:noProof/>
                <w:sz w:val="30"/>
                <w:szCs w:val="30"/>
              </w:rPr>
              <w:t xml:space="preserve"> </w:t>
            </w:r>
            <w:r w:rsidRPr="000D1248">
              <w:rPr>
                <w:rFonts w:eastAsia="Times New Roman" w:cs="Times New Roman"/>
                <w:b/>
                <w:sz w:val="24"/>
                <w:szCs w:val="24"/>
              </w:rPr>
              <w:t>KHOA ………</w:t>
            </w:r>
          </w:p>
          <w:p w14:paraId="1F206B3F" w14:textId="77777777" w:rsidR="00555C19" w:rsidRPr="000D1248" w:rsidRDefault="00555C19" w:rsidP="00555C19">
            <w:pPr>
              <w:widowControl w:val="0"/>
              <w:spacing w:before="120" w:line="380" w:lineRule="exact"/>
              <w:ind w:right="6"/>
              <w:rPr>
                <w:rFonts w:eastAsia="Times New Roman" w:cs="Times New Roman"/>
                <w:sz w:val="24"/>
                <w:szCs w:val="24"/>
              </w:rPr>
            </w:pPr>
          </w:p>
        </w:tc>
        <w:tc>
          <w:tcPr>
            <w:tcW w:w="5390" w:type="dxa"/>
          </w:tcPr>
          <w:p w14:paraId="39BF0250" w14:textId="77777777" w:rsidR="00555C19" w:rsidRPr="000D1248" w:rsidRDefault="00555C19" w:rsidP="00555C19">
            <w:pPr>
              <w:widowControl w:val="0"/>
              <w:spacing w:line="380" w:lineRule="exact"/>
              <w:ind w:right="6"/>
              <w:rPr>
                <w:rFonts w:eastAsia="Times New Roman" w:cs="Times New Roman"/>
                <w:b/>
                <w:sz w:val="24"/>
                <w:szCs w:val="24"/>
              </w:rPr>
            </w:pPr>
            <w:r w:rsidRPr="000D1248">
              <w:rPr>
                <w:rFonts w:eastAsia="Times New Roman" w:cs="Times New Roman"/>
                <w:b/>
                <w:sz w:val="24"/>
                <w:szCs w:val="24"/>
              </w:rPr>
              <w:t>CỘNG HÒA XÃ HỘI CHỦ NGHĨA VIỆT NAM</w:t>
            </w:r>
          </w:p>
          <w:p w14:paraId="6FC89A44" w14:textId="77777777" w:rsidR="00555C19" w:rsidRPr="000D1248" w:rsidRDefault="00555C19" w:rsidP="00555C19">
            <w:pPr>
              <w:widowControl w:val="0"/>
              <w:spacing w:line="380" w:lineRule="exact"/>
              <w:ind w:right="6"/>
              <w:rPr>
                <w:rFonts w:eastAsia="Times New Roman" w:cs="Times New Roman"/>
                <w:b/>
                <w:sz w:val="24"/>
                <w:szCs w:val="24"/>
              </w:rPr>
            </w:pPr>
            <w:r w:rsidRPr="000D1248">
              <w:rPr>
                <w:rFonts w:eastAsia="Times New Roman"/>
                <w:b/>
                <w:noProof/>
                <w:sz w:val="30"/>
                <w:szCs w:val="30"/>
              </w:rPr>
              <mc:AlternateContent>
                <mc:Choice Requires="wps">
                  <w:drawing>
                    <wp:anchor distT="0" distB="0" distL="114300" distR="114300" simplePos="0" relativeHeight="251809792" behindDoc="0" locked="0" layoutInCell="1" allowOverlap="1" wp14:anchorId="15471B0F" wp14:editId="63E5C31F">
                      <wp:simplePos x="0" y="0"/>
                      <wp:positionH relativeFrom="column">
                        <wp:posOffset>701040</wp:posOffset>
                      </wp:positionH>
                      <wp:positionV relativeFrom="paragraph">
                        <wp:posOffset>310515</wp:posOffset>
                      </wp:positionV>
                      <wp:extent cx="1841500" cy="0"/>
                      <wp:effectExtent l="0" t="0" r="25400" b="19050"/>
                      <wp:wrapNone/>
                      <wp:docPr id="50" name="Straight Connector 50"/>
                      <wp:cNvGraphicFramePr/>
                      <a:graphic xmlns:a="http://schemas.openxmlformats.org/drawingml/2006/main">
                        <a:graphicData uri="http://schemas.microsoft.com/office/word/2010/wordprocessingShape">
                          <wps:wsp>
                            <wps:cNvCnPr/>
                            <wps:spPr>
                              <a:xfrm>
                                <a:off x="0" y="0"/>
                                <a:ext cx="18415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D3AB03D" id="Straight Connector 50" o:spid="_x0000_s1026" style="position:absolute;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2pt,24.45pt" to="200.2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" strokecolor="black [3200]" strokeweight="1pt">
                      <v:stroke joinstyle="miter"/>
                    </v:line>
                  </w:pict>
                </mc:Fallback>
              </mc:AlternateContent>
            </w:r>
            <w:r w:rsidRPr="000D1248">
              <w:rPr>
                <w:rFonts w:eastAsia="Times New Roman" w:cs="Times New Roman"/>
                <w:b/>
                <w:sz w:val="24"/>
                <w:szCs w:val="24"/>
              </w:rPr>
              <w:t>Độc lập – Tự do – Hạnh phúc</w:t>
            </w:r>
          </w:p>
          <w:p w14:paraId="7DD30F6C" w14:textId="77777777" w:rsidR="00555C19" w:rsidRPr="000D1248" w:rsidRDefault="00555C19" w:rsidP="00555C19">
            <w:pPr>
              <w:widowControl w:val="0"/>
              <w:spacing w:line="320" w:lineRule="exact"/>
              <w:ind w:right="6"/>
              <w:rPr>
                <w:rFonts w:eastAsia="Times New Roman" w:cs="Times New Roman"/>
                <w:i/>
                <w:sz w:val="24"/>
                <w:szCs w:val="24"/>
              </w:rPr>
            </w:pPr>
          </w:p>
          <w:p w14:paraId="250391A8" w14:textId="77777777" w:rsidR="00555C19" w:rsidRPr="000D1248" w:rsidRDefault="00555C19" w:rsidP="00555C19">
            <w:pPr>
              <w:widowControl w:val="0"/>
              <w:spacing w:line="320" w:lineRule="exact"/>
              <w:ind w:right="6"/>
              <w:rPr>
                <w:rFonts w:eastAsia="Times New Roman" w:cs="Times New Roman"/>
                <w:i/>
                <w:sz w:val="24"/>
                <w:szCs w:val="24"/>
              </w:rPr>
            </w:pPr>
            <w:r w:rsidRPr="000D1248">
              <w:rPr>
                <w:rFonts w:eastAsia="Times New Roman" w:cs="Times New Roman"/>
                <w:i/>
                <w:sz w:val="24"/>
                <w:szCs w:val="24"/>
              </w:rPr>
              <w:t>Hà Nội, ngày        tháng      năm 2023</w:t>
            </w:r>
          </w:p>
        </w:tc>
      </w:tr>
    </w:tbl>
    <w:p w14:paraId="7891FF2C" w14:textId="77777777" w:rsidR="00555C19" w:rsidRPr="000D1248" w:rsidRDefault="00555C19" w:rsidP="00555C19">
      <w:pPr>
        <w:spacing w:after="0" w:line="380" w:lineRule="exact"/>
        <w:rPr>
          <w:b/>
        </w:rPr>
      </w:pPr>
    </w:p>
    <w:p w14:paraId="13F72443" w14:textId="77777777" w:rsidR="00555C19" w:rsidRPr="000D1248" w:rsidRDefault="00555C19" w:rsidP="00555C19">
      <w:pPr>
        <w:spacing w:after="0" w:line="380" w:lineRule="exact"/>
        <w:rPr>
          <w:b/>
        </w:rPr>
      </w:pPr>
      <w:r w:rsidRPr="000D1248">
        <w:rPr>
          <w:b/>
        </w:rPr>
        <w:t>GIẤY ĐỀ NGHỊ</w:t>
      </w:r>
    </w:p>
    <w:p w14:paraId="0B36D9C3" w14:textId="77777777" w:rsidR="00555C19" w:rsidRPr="000D1248" w:rsidRDefault="00555C19" w:rsidP="00555C19">
      <w:pPr>
        <w:spacing w:after="0" w:line="380" w:lineRule="exact"/>
        <w:rPr>
          <w:b/>
        </w:rPr>
      </w:pPr>
      <w:r w:rsidRPr="000D1248">
        <w:rPr>
          <w:b/>
        </w:rPr>
        <w:t>V/v thành lập Ban xây dựng đề án mở ngành</w:t>
      </w:r>
    </w:p>
    <w:p w14:paraId="524CC2E3" w14:textId="77777777" w:rsidR="00555C19" w:rsidRPr="000D1248" w:rsidRDefault="00555C19" w:rsidP="00555C19">
      <w:pPr>
        <w:spacing w:after="0" w:line="380" w:lineRule="exact"/>
        <w:ind w:left="720" w:firstLine="720"/>
      </w:pPr>
    </w:p>
    <w:p w14:paraId="65DD6F61" w14:textId="77777777" w:rsidR="00555C19" w:rsidRPr="000D1248" w:rsidRDefault="00555C19" w:rsidP="00A15177">
      <w:pPr>
        <w:spacing w:after="0" w:line="380" w:lineRule="exact"/>
        <w:ind w:left="720" w:firstLine="720"/>
        <w:jc w:val="both"/>
      </w:pPr>
      <w:r w:rsidRPr="000D1248">
        <w:t xml:space="preserve">Kính gửi: </w:t>
      </w:r>
    </w:p>
    <w:p w14:paraId="7B06D22C" w14:textId="77777777" w:rsidR="00555C19" w:rsidRPr="000D1248" w:rsidRDefault="00555C19" w:rsidP="00A15177">
      <w:pPr>
        <w:spacing w:after="0" w:line="380" w:lineRule="exact"/>
        <w:ind w:left="2160" w:firstLine="720"/>
        <w:jc w:val="both"/>
      </w:pPr>
      <w:r w:rsidRPr="000D1248">
        <w:t>- Ban Giám hiệu Trường ĐH Kinh tế - Kỹ thuật Công nghiệp;</w:t>
      </w:r>
    </w:p>
    <w:p w14:paraId="4FB9DE71" w14:textId="77777777" w:rsidR="00555C19" w:rsidRPr="000D1248" w:rsidRDefault="00555C19" w:rsidP="00A15177">
      <w:pPr>
        <w:spacing w:after="0" w:line="380" w:lineRule="exact"/>
        <w:ind w:left="2160" w:firstLine="720"/>
        <w:jc w:val="both"/>
      </w:pPr>
      <w:r w:rsidRPr="000D1248">
        <w:t>- Phòng Đào tạo.</w:t>
      </w:r>
    </w:p>
    <w:p w14:paraId="289763A7" w14:textId="77777777" w:rsidR="00555C19" w:rsidRPr="000D1248" w:rsidRDefault="00555C19" w:rsidP="00555C19">
      <w:pPr>
        <w:spacing w:after="0" w:line="380" w:lineRule="exact"/>
        <w:ind w:left="2160" w:firstLine="720"/>
      </w:pPr>
    </w:p>
    <w:p w14:paraId="52D6C5E6" w14:textId="77777777" w:rsidR="00555C19" w:rsidRPr="000D1248" w:rsidRDefault="00555C19" w:rsidP="00555C19">
      <w:pPr>
        <w:pStyle w:val="Heading1"/>
        <w:spacing w:before="0" w:after="0" w:line="360" w:lineRule="exact"/>
        <w:ind w:firstLine="720"/>
        <w:rPr>
          <w:b w:val="0"/>
          <w:szCs w:val="26"/>
        </w:rPr>
      </w:pPr>
      <w:r w:rsidRPr="000D1248">
        <w:rPr>
          <w:b w:val="0"/>
          <w:szCs w:val="26"/>
        </w:rPr>
        <w:t>Thực hiện Quy trình mở ngành đào tạo của Nhà trường, tính đến nay, Hội đồng trường đã thông qua chủ trương mở ngành, Nhà trường đã giao nhiệm vụ cho Khoa …….. xây dựng Đề án mở ngành đào tạo.</w:t>
      </w:r>
    </w:p>
    <w:p w14:paraId="1472E64B" w14:textId="77777777" w:rsidR="00555C19" w:rsidRPr="000D1248" w:rsidRDefault="00555C19" w:rsidP="00555C19">
      <w:pPr>
        <w:pStyle w:val="Heading1"/>
        <w:spacing w:before="0" w:after="0" w:line="360" w:lineRule="exact"/>
        <w:ind w:firstLine="720"/>
        <w:rPr>
          <w:b w:val="0"/>
          <w:szCs w:val="26"/>
        </w:rPr>
      </w:pPr>
      <w:r w:rsidRPr="000D1248">
        <w:rPr>
          <w:b w:val="0"/>
          <w:szCs w:val="26"/>
        </w:rPr>
        <w:t xml:space="preserve">Để chuẩn bị cho việc xây dựng Đề án mở ngành …………(mã ngành:…..), Khoa …………đề xuất danh sách các thành viên tham gia Ban xây dựng Đề án mở ngành ……… như sau: </w:t>
      </w:r>
      <w:r w:rsidRPr="000D1248">
        <w:rPr>
          <w:rStyle w:val="FootnoteReference"/>
          <w:b w:val="0"/>
          <w:szCs w:val="26"/>
        </w:rPr>
        <w:footnoteReference w:id="15"/>
      </w:r>
    </w:p>
    <w:tbl>
      <w:tblPr>
        <w:tblStyle w:val="TableGrid"/>
        <w:tblW w:w="9793" w:type="dxa"/>
        <w:jc w:val="center"/>
        <w:tblLook w:val="04A0" w:firstRow="1" w:lastRow="0" w:firstColumn="1" w:lastColumn="0" w:noHBand="0" w:noVBand="1"/>
      </w:tblPr>
      <w:tblGrid>
        <w:gridCol w:w="988"/>
        <w:gridCol w:w="3543"/>
        <w:gridCol w:w="1418"/>
        <w:gridCol w:w="1922"/>
        <w:gridCol w:w="1922"/>
      </w:tblGrid>
      <w:tr w:rsidR="00555C19" w:rsidRPr="000D1248" w14:paraId="1DB01C04" w14:textId="77777777" w:rsidTr="00555C19">
        <w:trPr>
          <w:jc w:val="center"/>
        </w:trPr>
        <w:tc>
          <w:tcPr>
            <w:tcW w:w="988" w:type="dxa"/>
          </w:tcPr>
          <w:p w14:paraId="16F987A4" w14:textId="77777777" w:rsidR="00555C19" w:rsidRPr="000D1248" w:rsidRDefault="00555C19" w:rsidP="00555C19">
            <w:pPr>
              <w:rPr>
                <w:rFonts w:cs="Times New Roman"/>
                <w:sz w:val="24"/>
                <w:szCs w:val="24"/>
              </w:rPr>
            </w:pPr>
            <w:r w:rsidRPr="000D1248">
              <w:rPr>
                <w:rFonts w:cs="Times New Roman"/>
                <w:sz w:val="24"/>
                <w:szCs w:val="24"/>
              </w:rPr>
              <w:t>TT</w:t>
            </w:r>
          </w:p>
        </w:tc>
        <w:tc>
          <w:tcPr>
            <w:tcW w:w="3543" w:type="dxa"/>
          </w:tcPr>
          <w:p w14:paraId="7DD5617C" w14:textId="77777777" w:rsidR="00555C19" w:rsidRPr="000D1248" w:rsidRDefault="00555C19" w:rsidP="00555C19">
            <w:pPr>
              <w:rPr>
                <w:rFonts w:cs="Times New Roman"/>
                <w:sz w:val="24"/>
                <w:szCs w:val="24"/>
              </w:rPr>
            </w:pPr>
            <w:r w:rsidRPr="000D1248">
              <w:rPr>
                <w:rFonts w:cs="Times New Roman"/>
                <w:sz w:val="24"/>
                <w:szCs w:val="24"/>
              </w:rPr>
              <w:t>Họ và tên</w:t>
            </w:r>
          </w:p>
        </w:tc>
        <w:tc>
          <w:tcPr>
            <w:tcW w:w="1418" w:type="dxa"/>
          </w:tcPr>
          <w:p w14:paraId="7E09DA1D" w14:textId="77777777" w:rsidR="00555C19" w:rsidRPr="000D1248" w:rsidRDefault="00555C19" w:rsidP="00555C19">
            <w:pPr>
              <w:rPr>
                <w:rFonts w:cs="Times New Roman"/>
                <w:sz w:val="24"/>
                <w:szCs w:val="24"/>
              </w:rPr>
            </w:pPr>
            <w:r w:rsidRPr="000D1248">
              <w:rPr>
                <w:rFonts w:cs="Times New Roman"/>
                <w:sz w:val="24"/>
                <w:szCs w:val="24"/>
              </w:rPr>
              <w:t>Chức vụ</w:t>
            </w:r>
          </w:p>
        </w:tc>
        <w:tc>
          <w:tcPr>
            <w:tcW w:w="1922" w:type="dxa"/>
          </w:tcPr>
          <w:p w14:paraId="5B018557" w14:textId="77777777" w:rsidR="00555C19" w:rsidRPr="000D1248" w:rsidRDefault="00555C19" w:rsidP="00555C19">
            <w:pPr>
              <w:rPr>
                <w:rFonts w:cs="Times New Roman"/>
                <w:sz w:val="24"/>
                <w:szCs w:val="24"/>
              </w:rPr>
            </w:pPr>
            <w:r w:rsidRPr="000D1248">
              <w:rPr>
                <w:rFonts w:cs="Times New Roman"/>
                <w:sz w:val="24"/>
                <w:szCs w:val="24"/>
              </w:rPr>
              <w:t>Đơn vị công tác</w:t>
            </w:r>
          </w:p>
        </w:tc>
        <w:tc>
          <w:tcPr>
            <w:tcW w:w="1922" w:type="dxa"/>
          </w:tcPr>
          <w:p w14:paraId="64654FB7" w14:textId="77777777" w:rsidR="00555C19" w:rsidRPr="000D1248" w:rsidRDefault="00555C19" w:rsidP="00555C19">
            <w:pPr>
              <w:rPr>
                <w:rFonts w:cs="Times New Roman"/>
                <w:sz w:val="24"/>
                <w:szCs w:val="24"/>
              </w:rPr>
            </w:pPr>
            <w:r w:rsidRPr="000D1248">
              <w:rPr>
                <w:rFonts w:cs="Times New Roman"/>
                <w:sz w:val="24"/>
                <w:szCs w:val="24"/>
              </w:rPr>
              <w:t>Chức danh</w:t>
            </w:r>
          </w:p>
        </w:tc>
      </w:tr>
      <w:tr w:rsidR="00555C19" w:rsidRPr="000D1248" w14:paraId="06B688C5" w14:textId="77777777" w:rsidTr="00555C19">
        <w:trPr>
          <w:jc w:val="center"/>
        </w:trPr>
        <w:tc>
          <w:tcPr>
            <w:tcW w:w="988" w:type="dxa"/>
          </w:tcPr>
          <w:p w14:paraId="082F7496" w14:textId="77777777" w:rsidR="00555C19" w:rsidRPr="000D1248" w:rsidRDefault="00555C19" w:rsidP="00555C19">
            <w:pPr>
              <w:rPr>
                <w:rFonts w:cs="Times New Roman"/>
              </w:rPr>
            </w:pPr>
            <w:r w:rsidRPr="000D1248">
              <w:rPr>
                <w:rFonts w:cs="Times New Roman"/>
              </w:rPr>
              <w:t>1</w:t>
            </w:r>
          </w:p>
        </w:tc>
        <w:tc>
          <w:tcPr>
            <w:tcW w:w="3543" w:type="dxa"/>
          </w:tcPr>
          <w:p w14:paraId="1F985BA3" w14:textId="77777777" w:rsidR="00555C19" w:rsidRPr="000D1248" w:rsidRDefault="00555C19" w:rsidP="00555C19">
            <w:pPr>
              <w:rPr>
                <w:rFonts w:cs="Times New Roman"/>
              </w:rPr>
            </w:pPr>
          </w:p>
        </w:tc>
        <w:tc>
          <w:tcPr>
            <w:tcW w:w="1418" w:type="dxa"/>
          </w:tcPr>
          <w:p w14:paraId="33003815" w14:textId="77777777" w:rsidR="00555C19" w:rsidRPr="000D1248" w:rsidRDefault="00555C19" w:rsidP="00555C19">
            <w:pPr>
              <w:rPr>
                <w:rFonts w:cs="Times New Roman"/>
              </w:rPr>
            </w:pPr>
          </w:p>
        </w:tc>
        <w:tc>
          <w:tcPr>
            <w:tcW w:w="1922" w:type="dxa"/>
          </w:tcPr>
          <w:p w14:paraId="2A745C7D" w14:textId="77777777" w:rsidR="00555C19" w:rsidRPr="000D1248" w:rsidRDefault="00555C19" w:rsidP="00555C19">
            <w:pPr>
              <w:rPr>
                <w:rFonts w:cs="Times New Roman"/>
              </w:rPr>
            </w:pPr>
          </w:p>
        </w:tc>
        <w:tc>
          <w:tcPr>
            <w:tcW w:w="1922" w:type="dxa"/>
          </w:tcPr>
          <w:p w14:paraId="4D0CFF9A" w14:textId="77777777" w:rsidR="00555C19" w:rsidRPr="000D1248" w:rsidRDefault="00555C19" w:rsidP="00555C19">
            <w:pPr>
              <w:rPr>
                <w:rFonts w:cs="Times New Roman"/>
              </w:rPr>
            </w:pPr>
            <w:r w:rsidRPr="000D1248">
              <w:rPr>
                <w:rFonts w:cs="Times New Roman"/>
              </w:rPr>
              <w:t>Trưởng ban</w:t>
            </w:r>
          </w:p>
        </w:tc>
      </w:tr>
      <w:tr w:rsidR="00555C19" w:rsidRPr="000D1248" w14:paraId="1C0B2B5A" w14:textId="77777777" w:rsidTr="00555C19">
        <w:trPr>
          <w:jc w:val="center"/>
        </w:trPr>
        <w:tc>
          <w:tcPr>
            <w:tcW w:w="988" w:type="dxa"/>
          </w:tcPr>
          <w:p w14:paraId="23A9AE88" w14:textId="77777777" w:rsidR="00555C19" w:rsidRPr="000D1248" w:rsidRDefault="00555C19" w:rsidP="00555C19">
            <w:pPr>
              <w:rPr>
                <w:rFonts w:cs="Times New Roman"/>
              </w:rPr>
            </w:pPr>
            <w:r w:rsidRPr="000D1248">
              <w:rPr>
                <w:rFonts w:cs="Times New Roman"/>
              </w:rPr>
              <w:t>2</w:t>
            </w:r>
          </w:p>
        </w:tc>
        <w:tc>
          <w:tcPr>
            <w:tcW w:w="3543" w:type="dxa"/>
          </w:tcPr>
          <w:p w14:paraId="3F995D64" w14:textId="77777777" w:rsidR="00555C19" w:rsidRPr="000D1248" w:rsidRDefault="00555C19" w:rsidP="00555C19">
            <w:pPr>
              <w:rPr>
                <w:rFonts w:cs="Times New Roman"/>
              </w:rPr>
            </w:pPr>
          </w:p>
        </w:tc>
        <w:tc>
          <w:tcPr>
            <w:tcW w:w="1418" w:type="dxa"/>
          </w:tcPr>
          <w:p w14:paraId="79A091D4" w14:textId="77777777" w:rsidR="00555C19" w:rsidRPr="000D1248" w:rsidRDefault="00555C19" w:rsidP="00555C19">
            <w:pPr>
              <w:rPr>
                <w:rFonts w:cs="Times New Roman"/>
              </w:rPr>
            </w:pPr>
          </w:p>
        </w:tc>
        <w:tc>
          <w:tcPr>
            <w:tcW w:w="1922" w:type="dxa"/>
          </w:tcPr>
          <w:p w14:paraId="20075D51" w14:textId="77777777" w:rsidR="00555C19" w:rsidRPr="000D1248" w:rsidRDefault="00555C19" w:rsidP="00555C19">
            <w:pPr>
              <w:rPr>
                <w:rFonts w:cs="Times New Roman"/>
              </w:rPr>
            </w:pPr>
          </w:p>
        </w:tc>
        <w:tc>
          <w:tcPr>
            <w:tcW w:w="1922" w:type="dxa"/>
          </w:tcPr>
          <w:p w14:paraId="5593A419" w14:textId="77777777" w:rsidR="00555C19" w:rsidRPr="000D1248" w:rsidRDefault="00555C19" w:rsidP="00555C19">
            <w:pPr>
              <w:rPr>
                <w:rFonts w:cs="Times New Roman"/>
              </w:rPr>
            </w:pPr>
            <w:r w:rsidRPr="000D1248">
              <w:rPr>
                <w:rFonts w:cs="Times New Roman"/>
              </w:rPr>
              <w:t>UV, Thư ký</w:t>
            </w:r>
          </w:p>
        </w:tc>
      </w:tr>
      <w:tr w:rsidR="00555C19" w:rsidRPr="000D1248" w14:paraId="4B5827CA" w14:textId="77777777" w:rsidTr="00555C19">
        <w:trPr>
          <w:jc w:val="center"/>
        </w:trPr>
        <w:tc>
          <w:tcPr>
            <w:tcW w:w="988" w:type="dxa"/>
          </w:tcPr>
          <w:p w14:paraId="738ACE1F" w14:textId="77777777" w:rsidR="00555C19" w:rsidRPr="000D1248" w:rsidRDefault="00555C19" w:rsidP="00555C19">
            <w:pPr>
              <w:rPr>
                <w:rFonts w:cs="Times New Roman"/>
              </w:rPr>
            </w:pPr>
            <w:r w:rsidRPr="000D1248">
              <w:rPr>
                <w:rFonts w:cs="Times New Roman"/>
              </w:rPr>
              <w:t>3</w:t>
            </w:r>
          </w:p>
        </w:tc>
        <w:tc>
          <w:tcPr>
            <w:tcW w:w="3543" w:type="dxa"/>
          </w:tcPr>
          <w:p w14:paraId="2F125E78" w14:textId="77777777" w:rsidR="00555C19" w:rsidRPr="000D1248" w:rsidRDefault="00555C19" w:rsidP="00555C19">
            <w:pPr>
              <w:rPr>
                <w:rFonts w:cs="Times New Roman"/>
              </w:rPr>
            </w:pPr>
          </w:p>
        </w:tc>
        <w:tc>
          <w:tcPr>
            <w:tcW w:w="1418" w:type="dxa"/>
          </w:tcPr>
          <w:p w14:paraId="6EBEE7F3" w14:textId="77777777" w:rsidR="00555C19" w:rsidRPr="000D1248" w:rsidRDefault="00555C19" w:rsidP="00555C19">
            <w:pPr>
              <w:rPr>
                <w:rFonts w:cs="Times New Roman"/>
              </w:rPr>
            </w:pPr>
          </w:p>
        </w:tc>
        <w:tc>
          <w:tcPr>
            <w:tcW w:w="1922" w:type="dxa"/>
          </w:tcPr>
          <w:p w14:paraId="2CD5449F" w14:textId="77777777" w:rsidR="00555C19" w:rsidRPr="000D1248" w:rsidRDefault="00555C19" w:rsidP="00555C19">
            <w:pPr>
              <w:rPr>
                <w:rFonts w:cs="Times New Roman"/>
              </w:rPr>
            </w:pPr>
          </w:p>
        </w:tc>
        <w:tc>
          <w:tcPr>
            <w:tcW w:w="1922" w:type="dxa"/>
          </w:tcPr>
          <w:p w14:paraId="0CB65E9B" w14:textId="77777777" w:rsidR="00555C19" w:rsidRPr="000D1248" w:rsidRDefault="00555C19" w:rsidP="00555C19">
            <w:pPr>
              <w:rPr>
                <w:rFonts w:cs="Times New Roman"/>
              </w:rPr>
            </w:pPr>
            <w:r w:rsidRPr="000D1248">
              <w:rPr>
                <w:rFonts w:cs="Times New Roman"/>
              </w:rPr>
              <w:t>Ủy viên</w:t>
            </w:r>
          </w:p>
        </w:tc>
      </w:tr>
      <w:tr w:rsidR="00555C19" w:rsidRPr="000D1248" w14:paraId="6991B01D" w14:textId="77777777" w:rsidTr="00555C19">
        <w:trPr>
          <w:jc w:val="center"/>
        </w:trPr>
        <w:tc>
          <w:tcPr>
            <w:tcW w:w="988" w:type="dxa"/>
          </w:tcPr>
          <w:p w14:paraId="0FFB552A" w14:textId="77777777" w:rsidR="00555C19" w:rsidRPr="000D1248" w:rsidRDefault="00555C19" w:rsidP="00555C19">
            <w:pPr>
              <w:rPr>
                <w:rFonts w:cs="Times New Roman"/>
              </w:rPr>
            </w:pPr>
            <w:r w:rsidRPr="000D1248">
              <w:rPr>
                <w:rFonts w:cs="Times New Roman"/>
              </w:rPr>
              <w:t>4</w:t>
            </w:r>
          </w:p>
        </w:tc>
        <w:tc>
          <w:tcPr>
            <w:tcW w:w="3543" w:type="dxa"/>
          </w:tcPr>
          <w:p w14:paraId="37FEEB80" w14:textId="77777777" w:rsidR="00555C19" w:rsidRPr="000D1248" w:rsidRDefault="00555C19" w:rsidP="00555C19">
            <w:pPr>
              <w:rPr>
                <w:rFonts w:cs="Times New Roman"/>
              </w:rPr>
            </w:pPr>
          </w:p>
        </w:tc>
        <w:tc>
          <w:tcPr>
            <w:tcW w:w="1418" w:type="dxa"/>
          </w:tcPr>
          <w:p w14:paraId="499D4CAA" w14:textId="77777777" w:rsidR="00555C19" w:rsidRPr="000D1248" w:rsidRDefault="00555C19" w:rsidP="00555C19">
            <w:pPr>
              <w:rPr>
                <w:rFonts w:cs="Times New Roman"/>
              </w:rPr>
            </w:pPr>
          </w:p>
        </w:tc>
        <w:tc>
          <w:tcPr>
            <w:tcW w:w="1922" w:type="dxa"/>
          </w:tcPr>
          <w:p w14:paraId="3292F452" w14:textId="77777777" w:rsidR="00555C19" w:rsidRPr="000D1248" w:rsidRDefault="00555C19" w:rsidP="00555C19">
            <w:pPr>
              <w:rPr>
                <w:rFonts w:cs="Times New Roman"/>
              </w:rPr>
            </w:pPr>
            <w:r w:rsidRPr="000D1248">
              <w:rPr>
                <w:rFonts w:cs="Times New Roman"/>
              </w:rPr>
              <w:t>Phòng ĐT</w:t>
            </w:r>
          </w:p>
        </w:tc>
        <w:tc>
          <w:tcPr>
            <w:tcW w:w="1922" w:type="dxa"/>
          </w:tcPr>
          <w:p w14:paraId="4AB3AA1B" w14:textId="77777777" w:rsidR="00555C19" w:rsidRPr="000D1248" w:rsidRDefault="00555C19" w:rsidP="00555C19">
            <w:pPr>
              <w:rPr>
                <w:rFonts w:cs="Times New Roman"/>
              </w:rPr>
            </w:pPr>
            <w:r w:rsidRPr="000D1248">
              <w:rPr>
                <w:rFonts w:cs="Times New Roman"/>
              </w:rPr>
              <w:t>Ủy viên</w:t>
            </w:r>
          </w:p>
        </w:tc>
      </w:tr>
      <w:tr w:rsidR="00555C19" w:rsidRPr="000D1248" w14:paraId="08AA18EA" w14:textId="77777777" w:rsidTr="00555C19">
        <w:trPr>
          <w:jc w:val="center"/>
        </w:trPr>
        <w:tc>
          <w:tcPr>
            <w:tcW w:w="988" w:type="dxa"/>
          </w:tcPr>
          <w:p w14:paraId="151E2E5E" w14:textId="77777777" w:rsidR="00555C19" w:rsidRPr="000D1248" w:rsidRDefault="00555C19" w:rsidP="00555C19">
            <w:pPr>
              <w:rPr>
                <w:rFonts w:cs="Times New Roman"/>
              </w:rPr>
            </w:pPr>
            <w:r w:rsidRPr="000D1248">
              <w:rPr>
                <w:rFonts w:cs="Times New Roman"/>
              </w:rPr>
              <w:t>5</w:t>
            </w:r>
          </w:p>
        </w:tc>
        <w:tc>
          <w:tcPr>
            <w:tcW w:w="3543" w:type="dxa"/>
          </w:tcPr>
          <w:p w14:paraId="41E579DB" w14:textId="77777777" w:rsidR="00555C19" w:rsidRPr="000D1248" w:rsidRDefault="00555C19" w:rsidP="00555C19">
            <w:pPr>
              <w:rPr>
                <w:rFonts w:cs="Times New Roman"/>
              </w:rPr>
            </w:pPr>
          </w:p>
        </w:tc>
        <w:tc>
          <w:tcPr>
            <w:tcW w:w="1418" w:type="dxa"/>
          </w:tcPr>
          <w:p w14:paraId="1B8098C2" w14:textId="77777777" w:rsidR="00555C19" w:rsidRPr="000D1248" w:rsidRDefault="00555C19" w:rsidP="00555C19">
            <w:pPr>
              <w:rPr>
                <w:rFonts w:cs="Times New Roman"/>
              </w:rPr>
            </w:pPr>
          </w:p>
        </w:tc>
        <w:tc>
          <w:tcPr>
            <w:tcW w:w="1922" w:type="dxa"/>
          </w:tcPr>
          <w:p w14:paraId="2F7107EB" w14:textId="77777777" w:rsidR="00555C19" w:rsidRPr="000D1248" w:rsidRDefault="00555C19" w:rsidP="00555C19">
            <w:pPr>
              <w:rPr>
                <w:rFonts w:cs="Times New Roman"/>
              </w:rPr>
            </w:pPr>
            <w:r w:rsidRPr="000D1248">
              <w:rPr>
                <w:rFonts w:cs="Times New Roman"/>
              </w:rPr>
              <w:t>Phòng TCCB</w:t>
            </w:r>
          </w:p>
        </w:tc>
        <w:tc>
          <w:tcPr>
            <w:tcW w:w="1922" w:type="dxa"/>
          </w:tcPr>
          <w:p w14:paraId="1E499A1D" w14:textId="77777777" w:rsidR="00555C19" w:rsidRPr="000D1248" w:rsidRDefault="00555C19" w:rsidP="00555C19">
            <w:pPr>
              <w:rPr>
                <w:rFonts w:cs="Times New Roman"/>
              </w:rPr>
            </w:pPr>
            <w:r w:rsidRPr="000D1248">
              <w:rPr>
                <w:rFonts w:cs="Times New Roman"/>
              </w:rPr>
              <w:t>Ủy viên</w:t>
            </w:r>
          </w:p>
        </w:tc>
      </w:tr>
      <w:tr w:rsidR="00555C19" w:rsidRPr="000D1248" w14:paraId="008FE736" w14:textId="77777777" w:rsidTr="00555C19">
        <w:trPr>
          <w:jc w:val="center"/>
        </w:trPr>
        <w:tc>
          <w:tcPr>
            <w:tcW w:w="988" w:type="dxa"/>
          </w:tcPr>
          <w:p w14:paraId="008A7C57" w14:textId="77777777" w:rsidR="00555C19" w:rsidRPr="000D1248" w:rsidRDefault="00555C19" w:rsidP="00555C19">
            <w:pPr>
              <w:rPr>
                <w:rFonts w:cs="Times New Roman"/>
              </w:rPr>
            </w:pPr>
            <w:r w:rsidRPr="000D1248">
              <w:rPr>
                <w:rFonts w:cs="Times New Roman"/>
              </w:rPr>
              <w:t>…</w:t>
            </w:r>
          </w:p>
        </w:tc>
        <w:tc>
          <w:tcPr>
            <w:tcW w:w="3543" w:type="dxa"/>
          </w:tcPr>
          <w:p w14:paraId="5BD0B2FA" w14:textId="77777777" w:rsidR="00555C19" w:rsidRPr="000D1248" w:rsidRDefault="00555C19" w:rsidP="00555C19">
            <w:pPr>
              <w:rPr>
                <w:rFonts w:cs="Times New Roman"/>
              </w:rPr>
            </w:pPr>
          </w:p>
        </w:tc>
        <w:tc>
          <w:tcPr>
            <w:tcW w:w="1418" w:type="dxa"/>
          </w:tcPr>
          <w:p w14:paraId="706F0273" w14:textId="77777777" w:rsidR="00555C19" w:rsidRPr="000D1248" w:rsidRDefault="00555C19" w:rsidP="00555C19">
            <w:pPr>
              <w:rPr>
                <w:rFonts w:cs="Times New Roman"/>
              </w:rPr>
            </w:pPr>
          </w:p>
        </w:tc>
        <w:tc>
          <w:tcPr>
            <w:tcW w:w="1922" w:type="dxa"/>
          </w:tcPr>
          <w:p w14:paraId="6DBDF514" w14:textId="77777777" w:rsidR="00555C19" w:rsidRPr="000D1248" w:rsidRDefault="00555C19" w:rsidP="00555C19">
            <w:pPr>
              <w:rPr>
                <w:rFonts w:cs="Times New Roman"/>
              </w:rPr>
            </w:pPr>
            <w:r w:rsidRPr="000D1248">
              <w:rPr>
                <w:rFonts w:cs="Times New Roman"/>
              </w:rPr>
              <w:t>Phòng HC-QT</w:t>
            </w:r>
          </w:p>
        </w:tc>
        <w:tc>
          <w:tcPr>
            <w:tcW w:w="1922" w:type="dxa"/>
          </w:tcPr>
          <w:p w14:paraId="2B6FF17C" w14:textId="77777777" w:rsidR="00555C19" w:rsidRPr="000D1248" w:rsidRDefault="00555C19" w:rsidP="00555C19">
            <w:pPr>
              <w:rPr>
                <w:rFonts w:cs="Times New Roman"/>
              </w:rPr>
            </w:pPr>
            <w:r w:rsidRPr="000D1248">
              <w:rPr>
                <w:rFonts w:cs="Times New Roman"/>
              </w:rPr>
              <w:t>Ủy viên</w:t>
            </w:r>
          </w:p>
        </w:tc>
      </w:tr>
      <w:tr w:rsidR="00555C19" w:rsidRPr="000D1248" w14:paraId="7F5CFDE8" w14:textId="77777777" w:rsidTr="00555C19">
        <w:trPr>
          <w:jc w:val="center"/>
        </w:trPr>
        <w:tc>
          <w:tcPr>
            <w:tcW w:w="988" w:type="dxa"/>
          </w:tcPr>
          <w:p w14:paraId="2BA5A8D5" w14:textId="77777777" w:rsidR="00555C19" w:rsidRPr="000D1248" w:rsidRDefault="00555C19" w:rsidP="00555C19">
            <w:pPr>
              <w:rPr>
                <w:rFonts w:cs="Times New Roman"/>
              </w:rPr>
            </w:pPr>
          </w:p>
        </w:tc>
        <w:tc>
          <w:tcPr>
            <w:tcW w:w="3543" w:type="dxa"/>
          </w:tcPr>
          <w:p w14:paraId="0D4ABF49" w14:textId="77777777" w:rsidR="00555C19" w:rsidRPr="000D1248" w:rsidRDefault="00555C19" w:rsidP="00555C19">
            <w:pPr>
              <w:rPr>
                <w:rFonts w:cs="Times New Roman"/>
              </w:rPr>
            </w:pPr>
          </w:p>
        </w:tc>
        <w:tc>
          <w:tcPr>
            <w:tcW w:w="1418" w:type="dxa"/>
          </w:tcPr>
          <w:p w14:paraId="07991293" w14:textId="77777777" w:rsidR="00555C19" w:rsidRPr="000D1248" w:rsidRDefault="00555C19" w:rsidP="00555C19">
            <w:pPr>
              <w:rPr>
                <w:rFonts w:cs="Times New Roman"/>
              </w:rPr>
            </w:pPr>
          </w:p>
        </w:tc>
        <w:tc>
          <w:tcPr>
            <w:tcW w:w="1922" w:type="dxa"/>
          </w:tcPr>
          <w:p w14:paraId="166A5255" w14:textId="77777777" w:rsidR="00555C19" w:rsidRPr="000D1248" w:rsidRDefault="00555C19" w:rsidP="00555C19">
            <w:pPr>
              <w:rPr>
                <w:rFonts w:cs="Times New Roman"/>
              </w:rPr>
            </w:pPr>
            <w:r w:rsidRPr="000D1248">
              <w:rPr>
                <w:rFonts w:cs="Times New Roman"/>
              </w:rPr>
              <w:t>Phòng KHCN</w:t>
            </w:r>
          </w:p>
        </w:tc>
        <w:tc>
          <w:tcPr>
            <w:tcW w:w="1922" w:type="dxa"/>
          </w:tcPr>
          <w:p w14:paraId="07E53633" w14:textId="77777777" w:rsidR="00555C19" w:rsidRPr="000D1248" w:rsidRDefault="00555C19" w:rsidP="00555C19">
            <w:pPr>
              <w:rPr>
                <w:rFonts w:cs="Times New Roman"/>
              </w:rPr>
            </w:pPr>
          </w:p>
        </w:tc>
      </w:tr>
      <w:tr w:rsidR="00555C19" w:rsidRPr="000D1248" w14:paraId="57374E1A" w14:textId="77777777" w:rsidTr="00555C19">
        <w:trPr>
          <w:jc w:val="center"/>
        </w:trPr>
        <w:tc>
          <w:tcPr>
            <w:tcW w:w="988" w:type="dxa"/>
          </w:tcPr>
          <w:p w14:paraId="2D859865" w14:textId="77777777" w:rsidR="00555C19" w:rsidRPr="000D1248" w:rsidRDefault="00555C19" w:rsidP="00555C19">
            <w:pPr>
              <w:rPr>
                <w:rFonts w:cs="Times New Roman"/>
              </w:rPr>
            </w:pPr>
          </w:p>
        </w:tc>
        <w:tc>
          <w:tcPr>
            <w:tcW w:w="3543" w:type="dxa"/>
          </w:tcPr>
          <w:p w14:paraId="79341429" w14:textId="77777777" w:rsidR="00555C19" w:rsidRPr="000D1248" w:rsidRDefault="00555C19" w:rsidP="00555C19">
            <w:pPr>
              <w:rPr>
                <w:rFonts w:cs="Times New Roman"/>
              </w:rPr>
            </w:pPr>
          </w:p>
        </w:tc>
        <w:tc>
          <w:tcPr>
            <w:tcW w:w="1418" w:type="dxa"/>
          </w:tcPr>
          <w:p w14:paraId="5DF64EF2" w14:textId="77777777" w:rsidR="00555C19" w:rsidRPr="000D1248" w:rsidRDefault="00555C19" w:rsidP="00555C19">
            <w:pPr>
              <w:rPr>
                <w:rFonts w:cs="Times New Roman"/>
              </w:rPr>
            </w:pPr>
          </w:p>
        </w:tc>
        <w:tc>
          <w:tcPr>
            <w:tcW w:w="1922" w:type="dxa"/>
          </w:tcPr>
          <w:p w14:paraId="4D3F830A" w14:textId="77777777" w:rsidR="00555C19" w:rsidRPr="000D1248" w:rsidRDefault="00555C19" w:rsidP="00555C19">
            <w:pPr>
              <w:rPr>
                <w:rFonts w:cs="Times New Roman"/>
              </w:rPr>
            </w:pPr>
            <w:r w:rsidRPr="000D1248">
              <w:rPr>
                <w:rFonts w:cs="Times New Roman"/>
              </w:rPr>
              <w:t>TTTV</w:t>
            </w:r>
          </w:p>
        </w:tc>
        <w:tc>
          <w:tcPr>
            <w:tcW w:w="1922" w:type="dxa"/>
          </w:tcPr>
          <w:p w14:paraId="1892EA68" w14:textId="77777777" w:rsidR="00555C19" w:rsidRPr="000D1248" w:rsidRDefault="00555C19" w:rsidP="00555C19">
            <w:pPr>
              <w:rPr>
                <w:rFonts w:cs="Times New Roman"/>
              </w:rPr>
            </w:pPr>
          </w:p>
        </w:tc>
      </w:tr>
    </w:tbl>
    <w:p w14:paraId="7FBC2FBB" w14:textId="77777777" w:rsidR="00555C19" w:rsidRPr="000D1248" w:rsidRDefault="00555C19" w:rsidP="00555C19">
      <w:pPr>
        <w:spacing w:after="0"/>
        <w:ind w:firstLine="720"/>
        <w:jc w:val="both"/>
      </w:pPr>
      <w:r w:rsidRPr="000D1248">
        <w:t xml:space="preserve"> Kính đề nghị Phòng Đào tạo và Ban Giám hiệu thông qua danh sách và ban hành Quyết định thành lập Ban xây dựng Đề án mở ngành ……. để Khoa có căn cứ tiếp tục các bước tiếp theo.</w:t>
      </w:r>
    </w:p>
    <w:p w14:paraId="71801589" w14:textId="77777777" w:rsidR="00555C19" w:rsidRPr="000D1248" w:rsidRDefault="00555C19" w:rsidP="00A15177">
      <w:pPr>
        <w:ind w:firstLine="720"/>
        <w:jc w:val="both"/>
      </w:pPr>
      <w:r w:rsidRPr="000D1248">
        <w:t>Trân trọng./.</w:t>
      </w:r>
    </w:p>
    <w:p w14:paraId="59C72BAB" w14:textId="77777777" w:rsidR="00555C19" w:rsidRPr="000D1248" w:rsidRDefault="00555C19" w:rsidP="00A15177">
      <w:pPr>
        <w:spacing w:after="0" w:line="240" w:lineRule="auto"/>
        <w:jc w:val="both"/>
      </w:pPr>
      <w:r w:rsidRPr="000D1248">
        <w:rPr>
          <w:b/>
          <w:i/>
          <w:sz w:val="24"/>
          <w:szCs w:val="24"/>
        </w:rPr>
        <w:t>Nơi nhận:</w:t>
      </w:r>
      <w:r w:rsidRPr="000D1248">
        <w:tab/>
      </w:r>
      <w:r w:rsidRPr="000D1248">
        <w:tab/>
      </w:r>
      <w:r w:rsidRPr="000D1248">
        <w:tab/>
      </w:r>
      <w:r w:rsidRPr="000D1248">
        <w:tab/>
      </w:r>
      <w:r w:rsidRPr="000D1248">
        <w:tab/>
      </w:r>
      <w:r w:rsidRPr="000D1248">
        <w:tab/>
      </w:r>
      <w:r w:rsidRPr="000D1248">
        <w:tab/>
      </w:r>
      <w:r w:rsidRPr="000D1248">
        <w:rPr>
          <w:b/>
          <w:sz w:val="24"/>
        </w:rPr>
        <w:t>TRƯỞNG</w:t>
      </w:r>
      <w:r w:rsidRPr="000D1248">
        <w:rPr>
          <w:rFonts w:eastAsia="Times New Roman"/>
          <w:b/>
          <w:bCs/>
          <w:sz w:val="24"/>
          <w:szCs w:val="24"/>
        </w:rPr>
        <w:t xml:space="preserve"> KHOA</w:t>
      </w:r>
    </w:p>
    <w:p w14:paraId="48E3258C" w14:textId="77777777" w:rsidR="00555C19" w:rsidRPr="000D1248" w:rsidRDefault="00555C19" w:rsidP="00A15177">
      <w:pPr>
        <w:spacing w:after="0" w:line="240" w:lineRule="auto"/>
        <w:jc w:val="both"/>
      </w:pPr>
      <w:r w:rsidRPr="000D1248">
        <w:t>- Như kính gửi;</w:t>
      </w:r>
    </w:p>
    <w:p w14:paraId="4D245150" w14:textId="77777777" w:rsidR="00555C19" w:rsidRPr="000D1248" w:rsidRDefault="00555C19" w:rsidP="00A15177">
      <w:pPr>
        <w:spacing w:after="0" w:line="240" w:lineRule="auto"/>
        <w:jc w:val="both"/>
      </w:pPr>
      <w:r w:rsidRPr="000D1248">
        <w:t>- Lưu: Hồ sơ mở ngành, Khoa.</w:t>
      </w:r>
    </w:p>
    <w:p w14:paraId="055041A8" w14:textId="77777777" w:rsidR="00555C19" w:rsidRPr="000D1248" w:rsidRDefault="00555C19" w:rsidP="00A15177">
      <w:pPr>
        <w:jc w:val="both"/>
        <w:rPr>
          <w:b/>
        </w:rPr>
      </w:pPr>
      <w:r w:rsidRPr="000D1248">
        <w:rPr>
          <w:b/>
        </w:rPr>
        <w:lastRenderedPageBreak/>
        <w:t>Mẫu 3: Lý lịch khoa học</w:t>
      </w:r>
    </w:p>
    <w:tbl>
      <w:tblPr>
        <w:tblW w:w="10173" w:type="dxa"/>
        <w:jc w:val="center"/>
        <w:tblLook w:val="04A0" w:firstRow="1" w:lastRow="0" w:firstColumn="1" w:lastColumn="0" w:noHBand="0" w:noVBand="1"/>
      </w:tblPr>
      <w:tblGrid>
        <w:gridCol w:w="4786"/>
        <w:gridCol w:w="5387"/>
      </w:tblGrid>
      <w:tr w:rsidR="00555C19" w:rsidRPr="000D1248" w14:paraId="59B6255F" w14:textId="77777777" w:rsidTr="00555C19">
        <w:trPr>
          <w:jc w:val="center"/>
        </w:trPr>
        <w:tc>
          <w:tcPr>
            <w:tcW w:w="4786" w:type="dxa"/>
          </w:tcPr>
          <w:p w14:paraId="72F38A78" w14:textId="447ABEA4" w:rsidR="00555C19" w:rsidRPr="000D1248" w:rsidRDefault="00555C19" w:rsidP="00555C19">
            <w:pPr>
              <w:spacing w:line="240" w:lineRule="auto"/>
              <w:rPr>
                <w:sz w:val="24"/>
              </w:rPr>
            </w:pPr>
            <w:r w:rsidRPr="000D1248">
              <w:rPr>
                <w:sz w:val="24"/>
              </w:rPr>
              <w:t>BỘ CÔNG THƯƠNG</w:t>
            </w:r>
          </w:p>
          <w:p w14:paraId="0413FF87" w14:textId="77777777" w:rsidR="00555C19" w:rsidRPr="000D1248" w:rsidRDefault="00555C19" w:rsidP="00555C19">
            <w:pPr>
              <w:spacing w:line="240" w:lineRule="auto"/>
              <w:rPr>
                <w:b/>
                <w:sz w:val="24"/>
              </w:rPr>
            </w:pPr>
            <w:r w:rsidRPr="000D1248">
              <w:rPr>
                <w:b/>
                <w:sz w:val="24"/>
              </w:rPr>
              <w:t>TRƯỜNG ĐẠI HỌC</w:t>
            </w:r>
          </w:p>
          <w:p w14:paraId="0E3EA11B" w14:textId="77777777" w:rsidR="00555C19" w:rsidRPr="000D1248" w:rsidRDefault="00555C19" w:rsidP="00555C19">
            <w:pPr>
              <w:spacing w:line="240" w:lineRule="auto"/>
              <w:rPr>
                <w:b/>
                <w:sz w:val="24"/>
              </w:rPr>
            </w:pPr>
            <w:r w:rsidRPr="000D1248">
              <w:rPr>
                <w:b/>
                <w:sz w:val="24"/>
              </w:rPr>
              <w:t>KINH TẾ - KỸ THUẬT CÔNG NGHIỆP</w:t>
            </w:r>
          </w:p>
        </w:tc>
        <w:tc>
          <w:tcPr>
            <w:tcW w:w="5387" w:type="dxa"/>
          </w:tcPr>
          <w:p w14:paraId="13B75217" w14:textId="77777777" w:rsidR="00555C19" w:rsidRPr="000D1248" w:rsidRDefault="00555C19" w:rsidP="00555C19">
            <w:pPr>
              <w:spacing w:line="240" w:lineRule="auto"/>
              <w:rPr>
                <w:b/>
                <w:sz w:val="24"/>
              </w:rPr>
            </w:pPr>
            <w:r w:rsidRPr="000D1248">
              <w:rPr>
                <w:b/>
                <w:sz w:val="24"/>
              </w:rPr>
              <w:t xml:space="preserve">CỘNG HOÀ XÃ HỘI CHỦ NGHĨA VIỆT NAM </w:t>
            </w:r>
          </w:p>
          <w:p w14:paraId="7AD5088E" w14:textId="77777777" w:rsidR="00555C19" w:rsidRPr="000D1248" w:rsidRDefault="00555C19" w:rsidP="00555C19">
            <w:pPr>
              <w:spacing w:line="240" w:lineRule="auto"/>
              <w:rPr>
                <w:b/>
                <w:sz w:val="24"/>
                <w:u w:val="single"/>
              </w:rPr>
            </w:pPr>
            <w:r w:rsidRPr="000D1248">
              <w:rPr>
                <w:b/>
                <w:sz w:val="24"/>
                <w:u w:val="single"/>
              </w:rPr>
              <w:t xml:space="preserve">Độc lập - Tự do - Hạnh phúc </w:t>
            </w:r>
          </w:p>
        </w:tc>
      </w:tr>
      <w:tr w:rsidR="00555C19" w:rsidRPr="000D1248" w14:paraId="7D206E5C" w14:textId="77777777" w:rsidTr="00555C19">
        <w:trPr>
          <w:jc w:val="center"/>
        </w:trPr>
        <w:tc>
          <w:tcPr>
            <w:tcW w:w="4786" w:type="dxa"/>
          </w:tcPr>
          <w:p w14:paraId="3BC49C08" w14:textId="77777777" w:rsidR="00555C19" w:rsidRPr="000D1248" w:rsidRDefault="00555C19" w:rsidP="00555C19">
            <w:pPr>
              <w:spacing w:line="240" w:lineRule="auto"/>
              <w:rPr>
                <w:sz w:val="24"/>
              </w:rPr>
            </w:pPr>
            <w:r w:rsidRPr="000D1248">
              <w:rPr>
                <w:noProof/>
              </w:rPr>
              <mc:AlternateContent>
                <mc:Choice Requires="wps">
                  <w:drawing>
                    <wp:anchor distT="4294967295" distB="4294967295" distL="114300" distR="114300" simplePos="0" relativeHeight="251810816" behindDoc="0" locked="0" layoutInCell="1" allowOverlap="1" wp14:anchorId="007B70B4" wp14:editId="1A9F6736">
                      <wp:simplePos x="0" y="0"/>
                      <wp:positionH relativeFrom="column">
                        <wp:posOffset>615315</wp:posOffset>
                      </wp:positionH>
                      <wp:positionV relativeFrom="paragraph">
                        <wp:posOffset>31749</wp:posOffset>
                      </wp:positionV>
                      <wp:extent cx="1628775" cy="0"/>
                      <wp:effectExtent l="0" t="0" r="28575" b="1905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87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B34F30E" id="Straight Connector 51" o:spid="_x0000_s1026" style="position:absolute;z-index:251810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45pt,2.5pt" to="176.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" strokecolor="windowText" strokeweight=".5pt">
                      <v:stroke joinstyle="miter"/>
                      <o:lock v:ext="edit" shapetype="f"/>
                    </v:line>
                  </w:pict>
                </mc:Fallback>
              </mc:AlternateContent>
            </w:r>
          </w:p>
        </w:tc>
        <w:tc>
          <w:tcPr>
            <w:tcW w:w="5387" w:type="dxa"/>
          </w:tcPr>
          <w:p w14:paraId="00A2B5AD" w14:textId="77777777" w:rsidR="00555C19" w:rsidRPr="000D1248" w:rsidRDefault="00555C19" w:rsidP="00555C19">
            <w:pPr>
              <w:spacing w:line="240" w:lineRule="auto"/>
              <w:jc w:val="right"/>
              <w:rPr>
                <w:i/>
                <w:sz w:val="24"/>
              </w:rPr>
            </w:pPr>
            <w:r w:rsidRPr="000D1248">
              <w:rPr>
                <w:i/>
                <w:sz w:val="24"/>
              </w:rPr>
              <w:t>Hà Nội, ngày ….. tháng ….. năm ….</w:t>
            </w:r>
          </w:p>
        </w:tc>
      </w:tr>
    </w:tbl>
    <w:p w14:paraId="6036A852" w14:textId="77777777" w:rsidR="00555C19" w:rsidRPr="000D1248" w:rsidRDefault="00555C19" w:rsidP="00555C19">
      <w:pPr>
        <w:rPr>
          <w:b/>
          <w:lang w:val="nl-NL"/>
        </w:rPr>
      </w:pPr>
    </w:p>
    <w:p w14:paraId="6471854E" w14:textId="77777777" w:rsidR="00A15177" w:rsidRPr="000D1248" w:rsidRDefault="00A15177" w:rsidP="00555C19">
      <w:pPr>
        <w:rPr>
          <w:b/>
          <w:sz w:val="32"/>
          <w:lang w:val="nl-NL"/>
        </w:rPr>
      </w:pPr>
    </w:p>
    <w:p w14:paraId="2BE4428F" w14:textId="25D12B29" w:rsidR="00555C19" w:rsidRPr="000D1248" w:rsidRDefault="00555C19" w:rsidP="00555C19">
      <w:pPr>
        <w:rPr>
          <w:b/>
          <w:sz w:val="32"/>
          <w:lang w:val="nl-NL"/>
        </w:rPr>
      </w:pPr>
      <w:r w:rsidRPr="000D1248">
        <w:rPr>
          <w:b/>
          <w:sz w:val="32"/>
          <w:lang w:val="nl-NL"/>
        </w:rPr>
        <w:t>LÝ LỊCH KHOA HỌC</w:t>
      </w:r>
      <w:r w:rsidRPr="000D1248">
        <w:rPr>
          <w:rStyle w:val="FootnoteReference"/>
          <w:b/>
          <w:sz w:val="32"/>
          <w:lang w:val="nl-NL"/>
        </w:rPr>
        <w:footnoteReference w:id="16"/>
      </w:r>
    </w:p>
    <w:p w14:paraId="6EDA2995" w14:textId="77777777" w:rsidR="00555C19" w:rsidRPr="000D1248" w:rsidRDefault="00555C19" w:rsidP="00555C19">
      <w:pPr>
        <w:rPr>
          <w:b/>
          <w:bCs/>
          <w:lang w:val="nl-NL"/>
        </w:rPr>
      </w:pPr>
    </w:p>
    <w:p w14:paraId="427A3DD4" w14:textId="77777777" w:rsidR="00555C19" w:rsidRPr="000D1248" w:rsidRDefault="00555C19" w:rsidP="00A15177">
      <w:pPr>
        <w:pStyle w:val="Subtitle"/>
        <w:spacing w:before="120" w:line="252" w:lineRule="auto"/>
        <w:jc w:val="both"/>
        <w:rPr>
          <w:sz w:val="26"/>
          <w:szCs w:val="26"/>
          <w:lang w:val="nl-NL"/>
        </w:rPr>
      </w:pPr>
      <w:r w:rsidRPr="000D1248">
        <w:rPr>
          <w:sz w:val="26"/>
          <w:szCs w:val="26"/>
          <w:lang w:val="nl-NL"/>
        </w:rPr>
        <w:t>I. LÝ LỊCH SƠ LƯỢC</w:t>
      </w:r>
    </w:p>
    <w:p w14:paraId="66A2BBDD" w14:textId="77777777" w:rsidR="00555C19" w:rsidRPr="000D1248" w:rsidRDefault="00555C19" w:rsidP="00A15177">
      <w:pPr>
        <w:spacing w:line="252" w:lineRule="auto"/>
        <w:jc w:val="both"/>
        <w:rPr>
          <w:lang w:val="nl-NL"/>
        </w:rPr>
      </w:pPr>
      <w:r w:rsidRPr="000D1248">
        <w:rPr>
          <w:lang w:val="nl-NL"/>
        </w:rPr>
        <w:t>Họ và tên:</w:t>
      </w:r>
      <w:r w:rsidRPr="000D1248">
        <w:rPr>
          <w:lang w:val="nl-NL"/>
        </w:rPr>
        <w:tab/>
      </w:r>
      <w:r w:rsidRPr="000D1248">
        <w:rPr>
          <w:lang w:val="nl-NL"/>
        </w:rPr>
        <w:tab/>
      </w:r>
      <w:r w:rsidRPr="000D1248">
        <w:rPr>
          <w:lang w:val="nl-NL"/>
        </w:rPr>
        <w:tab/>
      </w:r>
      <w:r w:rsidRPr="000D1248">
        <w:rPr>
          <w:lang w:val="nl-NL"/>
        </w:rPr>
        <w:tab/>
      </w:r>
      <w:r w:rsidRPr="000D1248">
        <w:rPr>
          <w:lang w:val="nl-NL"/>
        </w:rPr>
        <w:tab/>
      </w:r>
      <w:r w:rsidRPr="000D1248">
        <w:rPr>
          <w:lang w:val="nl-NL"/>
        </w:rPr>
        <w:tab/>
      </w:r>
      <w:r w:rsidRPr="000D1248">
        <w:rPr>
          <w:lang w:val="nl-NL"/>
        </w:rPr>
        <w:tab/>
      </w:r>
      <w:r w:rsidRPr="000D1248">
        <w:rPr>
          <w:lang w:val="nl-NL"/>
        </w:rPr>
        <w:tab/>
        <w:t xml:space="preserve">Giới tính: </w:t>
      </w:r>
    </w:p>
    <w:p w14:paraId="0C0E02ED" w14:textId="77777777" w:rsidR="00555C19" w:rsidRPr="000D1248" w:rsidRDefault="00555C19" w:rsidP="00A15177">
      <w:pPr>
        <w:spacing w:line="252" w:lineRule="auto"/>
        <w:jc w:val="both"/>
        <w:rPr>
          <w:lang w:val="nl-NL"/>
        </w:rPr>
      </w:pPr>
      <w:r w:rsidRPr="000D1248">
        <w:rPr>
          <w:lang w:val="nl-NL"/>
        </w:rPr>
        <w:t>Ngày, tháng, năm sinh:</w:t>
      </w:r>
      <w:r w:rsidRPr="000D1248">
        <w:rPr>
          <w:lang w:val="nl-NL"/>
        </w:rPr>
        <w:tab/>
      </w:r>
      <w:r w:rsidRPr="000D1248">
        <w:rPr>
          <w:lang w:val="nl-NL"/>
        </w:rPr>
        <w:tab/>
      </w:r>
      <w:r w:rsidRPr="000D1248">
        <w:rPr>
          <w:lang w:val="nl-NL"/>
        </w:rPr>
        <w:tab/>
      </w:r>
      <w:r w:rsidRPr="000D1248">
        <w:rPr>
          <w:lang w:val="nl-NL"/>
        </w:rPr>
        <w:tab/>
      </w:r>
      <w:r w:rsidRPr="000D1248">
        <w:rPr>
          <w:lang w:val="nl-NL"/>
        </w:rPr>
        <w:tab/>
      </w:r>
      <w:r w:rsidRPr="000D1248">
        <w:rPr>
          <w:lang w:val="nl-NL"/>
        </w:rPr>
        <w:tab/>
        <w:t xml:space="preserve">Nơi sinh: </w:t>
      </w:r>
    </w:p>
    <w:p w14:paraId="1092F852" w14:textId="77777777" w:rsidR="00555C19" w:rsidRPr="000D1248" w:rsidRDefault="00555C19" w:rsidP="00A15177">
      <w:pPr>
        <w:spacing w:line="252" w:lineRule="auto"/>
        <w:jc w:val="both"/>
        <w:rPr>
          <w:lang w:val="nl-NL"/>
        </w:rPr>
      </w:pPr>
      <w:r w:rsidRPr="000D1248">
        <w:rPr>
          <w:lang w:val="nl-NL"/>
        </w:rPr>
        <w:t>Quê quán:</w:t>
      </w:r>
      <w:r w:rsidRPr="000D1248">
        <w:rPr>
          <w:lang w:val="nl-NL"/>
        </w:rPr>
        <w:tab/>
      </w:r>
      <w:r w:rsidRPr="000D1248">
        <w:rPr>
          <w:lang w:val="nl-NL"/>
        </w:rPr>
        <w:tab/>
      </w:r>
      <w:r w:rsidRPr="000D1248">
        <w:rPr>
          <w:lang w:val="nl-NL"/>
        </w:rPr>
        <w:tab/>
      </w:r>
      <w:r w:rsidRPr="000D1248">
        <w:rPr>
          <w:lang w:val="nl-NL"/>
        </w:rPr>
        <w:tab/>
      </w:r>
      <w:r w:rsidRPr="000D1248">
        <w:rPr>
          <w:lang w:val="nl-NL"/>
        </w:rPr>
        <w:tab/>
      </w:r>
      <w:r w:rsidRPr="000D1248">
        <w:rPr>
          <w:lang w:val="nl-NL"/>
        </w:rPr>
        <w:tab/>
      </w:r>
      <w:r w:rsidRPr="000D1248">
        <w:rPr>
          <w:lang w:val="nl-NL"/>
        </w:rPr>
        <w:tab/>
      </w:r>
      <w:r w:rsidRPr="000D1248">
        <w:rPr>
          <w:lang w:val="nl-NL"/>
        </w:rPr>
        <w:tab/>
        <w:t>Dân tộc: Kinh</w:t>
      </w:r>
    </w:p>
    <w:p w14:paraId="714D1A6F" w14:textId="77777777" w:rsidR="00555C19" w:rsidRPr="000D1248" w:rsidRDefault="00555C19" w:rsidP="00A15177">
      <w:pPr>
        <w:spacing w:line="252" w:lineRule="auto"/>
        <w:jc w:val="both"/>
        <w:rPr>
          <w:lang w:val="nl-NL"/>
        </w:rPr>
      </w:pPr>
      <w:r w:rsidRPr="000D1248">
        <w:rPr>
          <w:lang w:val="nl-NL"/>
        </w:rPr>
        <w:t>Học vị cao nhất:</w:t>
      </w:r>
      <w:r w:rsidRPr="000D1248">
        <w:rPr>
          <w:lang w:val="nl-NL"/>
        </w:rPr>
        <w:tab/>
      </w:r>
      <w:r w:rsidRPr="000D1248">
        <w:rPr>
          <w:lang w:val="nl-NL"/>
        </w:rPr>
        <w:tab/>
      </w:r>
      <w:r w:rsidRPr="000D1248">
        <w:rPr>
          <w:lang w:val="nl-NL"/>
        </w:rPr>
        <w:tab/>
      </w:r>
      <w:r w:rsidRPr="000D1248">
        <w:rPr>
          <w:lang w:val="nl-NL"/>
        </w:rPr>
        <w:tab/>
      </w:r>
      <w:r w:rsidRPr="000D1248">
        <w:rPr>
          <w:lang w:val="nl-NL"/>
        </w:rPr>
        <w:tab/>
      </w:r>
      <w:r w:rsidRPr="000D1248">
        <w:rPr>
          <w:lang w:val="nl-NL"/>
        </w:rPr>
        <w:tab/>
      </w:r>
      <w:r w:rsidRPr="000D1248">
        <w:rPr>
          <w:lang w:val="nl-NL"/>
        </w:rPr>
        <w:tab/>
        <w:t xml:space="preserve">Năm, nước nhận học vị: </w:t>
      </w:r>
    </w:p>
    <w:p w14:paraId="35FBFA74" w14:textId="77777777" w:rsidR="00555C19" w:rsidRPr="000D1248" w:rsidRDefault="00555C19" w:rsidP="00A15177">
      <w:pPr>
        <w:spacing w:line="252" w:lineRule="auto"/>
        <w:jc w:val="both"/>
        <w:rPr>
          <w:lang w:val="nl-NL"/>
        </w:rPr>
      </w:pPr>
      <w:r w:rsidRPr="000D1248">
        <w:rPr>
          <w:lang w:val="nl-NL"/>
        </w:rPr>
        <w:t>Chức danh khoa học cao nhất:</w:t>
      </w:r>
      <w:r w:rsidRPr="000D1248">
        <w:rPr>
          <w:lang w:val="nl-NL"/>
        </w:rPr>
        <w:tab/>
      </w:r>
      <w:r w:rsidRPr="000D1248">
        <w:rPr>
          <w:lang w:val="nl-NL"/>
        </w:rPr>
        <w:tab/>
      </w:r>
      <w:r w:rsidRPr="000D1248">
        <w:rPr>
          <w:lang w:val="nl-NL"/>
        </w:rPr>
        <w:tab/>
      </w:r>
      <w:r w:rsidRPr="000D1248">
        <w:rPr>
          <w:lang w:val="nl-NL"/>
        </w:rPr>
        <w:tab/>
      </w:r>
      <w:r w:rsidRPr="000D1248">
        <w:rPr>
          <w:lang w:val="nl-NL"/>
        </w:rPr>
        <w:tab/>
        <w:t>Năm bổ nhiệm:</w:t>
      </w:r>
    </w:p>
    <w:p w14:paraId="1EC3FDCC" w14:textId="77777777" w:rsidR="00555C19" w:rsidRPr="000D1248" w:rsidRDefault="00555C19" w:rsidP="00A15177">
      <w:pPr>
        <w:spacing w:line="252" w:lineRule="auto"/>
        <w:jc w:val="both"/>
        <w:rPr>
          <w:lang w:val="nl-NL"/>
        </w:rPr>
      </w:pPr>
      <w:r w:rsidRPr="000D1248">
        <w:rPr>
          <w:lang w:val="nl-NL"/>
        </w:rPr>
        <w:t xml:space="preserve">Chức vụ (hiện tại hoặc trước khi nghỉ hưu): </w:t>
      </w:r>
      <w:r w:rsidRPr="000D1248">
        <w:rPr>
          <w:lang w:val="nl-NL"/>
        </w:rPr>
        <w:tab/>
      </w:r>
    </w:p>
    <w:p w14:paraId="5FEC43CA" w14:textId="77777777" w:rsidR="00555C19" w:rsidRPr="000D1248" w:rsidRDefault="00555C19" w:rsidP="00A15177">
      <w:pPr>
        <w:spacing w:line="252" w:lineRule="auto"/>
        <w:jc w:val="both"/>
        <w:rPr>
          <w:lang w:val="nl-NL"/>
        </w:rPr>
      </w:pPr>
      <w:r w:rsidRPr="000D1248">
        <w:rPr>
          <w:lang w:val="nl-NL"/>
        </w:rPr>
        <w:t xml:space="preserve">Đơn vị công tác (hiện tại hoặc trước khi nghỉ hưu): </w:t>
      </w:r>
      <w:r w:rsidRPr="000D1248">
        <w:rPr>
          <w:lang w:val="nl-NL"/>
        </w:rPr>
        <w:tab/>
      </w:r>
    </w:p>
    <w:p w14:paraId="05F17D92" w14:textId="77777777" w:rsidR="00555C19" w:rsidRPr="000D1248" w:rsidRDefault="00555C19" w:rsidP="00A15177">
      <w:pPr>
        <w:spacing w:line="252" w:lineRule="auto"/>
        <w:jc w:val="both"/>
        <w:rPr>
          <w:lang w:val="nl-NL"/>
        </w:rPr>
      </w:pPr>
      <w:r w:rsidRPr="000D1248">
        <w:rPr>
          <w:lang w:val="nl-NL"/>
        </w:rPr>
        <w:t xml:space="preserve">Chỗ ở riêng hoặc địa chỉ liên lạc: </w:t>
      </w:r>
      <w:r w:rsidRPr="000D1248">
        <w:rPr>
          <w:lang w:val="nl-NL"/>
        </w:rPr>
        <w:tab/>
      </w:r>
      <w:r w:rsidRPr="000D1248">
        <w:rPr>
          <w:lang w:val="nl-NL"/>
        </w:rPr>
        <w:tab/>
      </w:r>
      <w:r w:rsidRPr="000D1248">
        <w:rPr>
          <w:lang w:val="nl-NL"/>
        </w:rPr>
        <w:tab/>
      </w:r>
      <w:r w:rsidRPr="000D1248">
        <w:rPr>
          <w:lang w:val="nl-NL"/>
        </w:rPr>
        <w:tab/>
      </w:r>
    </w:p>
    <w:p w14:paraId="1C6AEDB5" w14:textId="44DAC897" w:rsidR="00555C19" w:rsidRPr="000D1248" w:rsidRDefault="00555C19" w:rsidP="00A15177">
      <w:pPr>
        <w:spacing w:line="252" w:lineRule="auto"/>
        <w:jc w:val="both"/>
        <w:rPr>
          <w:lang w:val="nl-NL"/>
        </w:rPr>
      </w:pPr>
      <w:r w:rsidRPr="000D1248">
        <w:rPr>
          <w:lang w:val="nl-NL"/>
        </w:rPr>
        <w:t xml:space="preserve">Điện thoại liên hệ:  </w:t>
      </w:r>
      <w:r w:rsidR="00A15177" w:rsidRPr="000D1248">
        <w:rPr>
          <w:lang w:val="nl-NL"/>
        </w:rPr>
        <w:tab/>
      </w:r>
      <w:r w:rsidR="00A15177" w:rsidRPr="000D1248">
        <w:rPr>
          <w:lang w:val="nl-NL"/>
        </w:rPr>
        <w:tab/>
      </w:r>
      <w:r w:rsidR="00A15177" w:rsidRPr="000D1248">
        <w:rPr>
          <w:lang w:val="nl-NL"/>
        </w:rPr>
        <w:tab/>
      </w:r>
      <w:r w:rsidRPr="000D1248">
        <w:rPr>
          <w:lang w:val="nl-NL"/>
        </w:rPr>
        <w:t xml:space="preserve">CQ:                 NR:                           DĐ: </w:t>
      </w:r>
      <w:r w:rsidRPr="000D1248">
        <w:rPr>
          <w:lang w:val="nl-NL"/>
        </w:rPr>
        <w:tab/>
      </w:r>
    </w:p>
    <w:p w14:paraId="4D2DFDEA" w14:textId="77777777" w:rsidR="00555C19" w:rsidRPr="000D1248" w:rsidRDefault="00555C19" w:rsidP="00A15177">
      <w:pPr>
        <w:spacing w:line="252" w:lineRule="auto"/>
        <w:jc w:val="both"/>
        <w:rPr>
          <w:lang w:val="nl-NL"/>
        </w:rPr>
      </w:pPr>
      <w:r w:rsidRPr="000D1248">
        <w:rPr>
          <w:lang w:val="nl-NL"/>
        </w:rPr>
        <w:t>Email:</w:t>
      </w:r>
      <w:r w:rsidRPr="000D1248">
        <w:rPr>
          <w:lang w:val="it-IT"/>
        </w:rPr>
        <w:t xml:space="preserve">  </w:t>
      </w:r>
    </w:p>
    <w:p w14:paraId="7872C695" w14:textId="77777777" w:rsidR="00555C19" w:rsidRPr="000D1248" w:rsidRDefault="00555C19" w:rsidP="00A15177">
      <w:pPr>
        <w:jc w:val="both"/>
        <w:rPr>
          <w:b/>
          <w:i/>
          <w:lang w:val="nl-NL"/>
        </w:rPr>
      </w:pPr>
      <w:r w:rsidRPr="000D1248">
        <w:rPr>
          <w:b/>
          <w:lang w:val="nl-NL"/>
        </w:rPr>
        <w:t>II. QUÁ TRÌNH ĐÀO TẠO</w:t>
      </w:r>
    </w:p>
    <w:p w14:paraId="66393464" w14:textId="77777777" w:rsidR="00555C19" w:rsidRPr="000D1248" w:rsidRDefault="00555C19" w:rsidP="00555C19">
      <w:pPr>
        <w:numPr>
          <w:ilvl w:val="0"/>
          <w:numId w:val="8"/>
        </w:numPr>
        <w:spacing w:before="120" w:after="0" w:line="252" w:lineRule="auto"/>
        <w:ind w:left="0" w:firstLine="0"/>
        <w:jc w:val="left"/>
        <w:rPr>
          <w:b/>
        </w:rPr>
      </w:pPr>
      <w:r w:rsidRPr="000D1248">
        <w:rPr>
          <w:b/>
        </w:rPr>
        <w:t>Đại học:</w:t>
      </w:r>
    </w:p>
    <w:p w14:paraId="3B9BE0AE" w14:textId="77777777" w:rsidR="00555C19" w:rsidRPr="000D1248" w:rsidRDefault="00555C19" w:rsidP="00555C19">
      <w:pPr>
        <w:spacing w:line="252" w:lineRule="auto"/>
        <w:jc w:val="both"/>
      </w:pPr>
      <w:r w:rsidRPr="000D1248">
        <w:t xml:space="preserve">Hệ đào tạo: </w:t>
      </w:r>
      <w:r w:rsidRPr="000D1248">
        <w:tab/>
      </w:r>
    </w:p>
    <w:p w14:paraId="660752D1" w14:textId="77777777" w:rsidR="00555C19" w:rsidRPr="000D1248" w:rsidRDefault="00555C19" w:rsidP="00555C19">
      <w:pPr>
        <w:spacing w:line="252" w:lineRule="auto"/>
        <w:jc w:val="both"/>
      </w:pPr>
      <w:r w:rsidRPr="000D1248">
        <w:t xml:space="preserve">Nơi đào tạo: </w:t>
      </w:r>
      <w:r w:rsidRPr="000D1248">
        <w:tab/>
      </w:r>
    </w:p>
    <w:p w14:paraId="42011370" w14:textId="77777777" w:rsidR="00555C19" w:rsidRPr="000D1248" w:rsidRDefault="00555C19" w:rsidP="00555C19">
      <w:pPr>
        <w:spacing w:line="252" w:lineRule="auto"/>
        <w:jc w:val="both"/>
      </w:pPr>
      <w:r w:rsidRPr="000D1248">
        <w:t xml:space="preserve">Ngành học:  </w:t>
      </w:r>
      <w:r w:rsidRPr="000D1248">
        <w:tab/>
      </w:r>
    </w:p>
    <w:p w14:paraId="3E537EAA" w14:textId="77777777" w:rsidR="00555C19" w:rsidRPr="000D1248" w:rsidRDefault="00555C19" w:rsidP="00555C19">
      <w:pPr>
        <w:spacing w:line="252" w:lineRule="auto"/>
        <w:jc w:val="both"/>
      </w:pPr>
      <w:r w:rsidRPr="000D1248">
        <w:t xml:space="preserve">Nước đào tạo: </w:t>
      </w:r>
      <w:r w:rsidRPr="000D1248">
        <w:tab/>
      </w:r>
    </w:p>
    <w:p w14:paraId="242F0478" w14:textId="77777777" w:rsidR="00555C19" w:rsidRPr="000D1248" w:rsidRDefault="00555C19" w:rsidP="00555C19">
      <w:pPr>
        <w:spacing w:line="252" w:lineRule="auto"/>
        <w:jc w:val="both"/>
      </w:pPr>
      <w:r w:rsidRPr="000D1248">
        <w:t xml:space="preserve">Năm tốt nghiệp: </w:t>
      </w:r>
      <w:r w:rsidRPr="000D1248">
        <w:tab/>
      </w:r>
    </w:p>
    <w:p w14:paraId="3ACB38B9" w14:textId="77777777" w:rsidR="00555C19" w:rsidRPr="000D1248" w:rsidRDefault="00555C19" w:rsidP="00555C19">
      <w:pPr>
        <w:numPr>
          <w:ilvl w:val="0"/>
          <w:numId w:val="8"/>
        </w:numPr>
        <w:spacing w:before="120" w:after="0" w:line="252" w:lineRule="auto"/>
        <w:ind w:left="0" w:firstLine="0"/>
        <w:jc w:val="left"/>
        <w:rPr>
          <w:b/>
        </w:rPr>
      </w:pPr>
      <w:r w:rsidRPr="000D1248">
        <w:rPr>
          <w:b/>
        </w:rPr>
        <w:t>Sau đại học</w:t>
      </w:r>
    </w:p>
    <w:p w14:paraId="214BF5D7" w14:textId="51AB06D1" w:rsidR="00555C19" w:rsidRPr="000D1248" w:rsidRDefault="00555C19" w:rsidP="00555C19">
      <w:pPr>
        <w:pStyle w:val="ListParagraph"/>
        <w:numPr>
          <w:ilvl w:val="0"/>
          <w:numId w:val="7"/>
        </w:numPr>
        <w:tabs>
          <w:tab w:val="clear" w:pos="360"/>
          <w:tab w:val="num" w:pos="142"/>
        </w:tabs>
        <w:spacing w:before="120" w:after="160" w:line="252" w:lineRule="auto"/>
        <w:ind w:left="357" w:hanging="357"/>
        <w:jc w:val="left"/>
        <w:rPr>
          <w:rFonts w:cs="Times New Roman"/>
          <w:szCs w:val="26"/>
        </w:rPr>
      </w:pPr>
      <w:r w:rsidRPr="000D1248">
        <w:rPr>
          <w:rFonts w:cs="Times New Roman"/>
          <w:szCs w:val="26"/>
        </w:rPr>
        <w:t>Thạc sĩ chuyên ngành:</w:t>
      </w:r>
      <w:r w:rsidRPr="000D1248">
        <w:rPr>
          <w:rFonts w:cs="Times New Roman"/>
          <w:szCs w:val="26"/>
          <w:lang w:val="it-IT"/>
        </w:rPr>
        <w:t xml:space="preserve">  </w:t>
      </w:r>
      <w:r w:rsidRPr="000D1248">
        <w:rPr>
          <w:rFonts w:cs="Times New Roman"/>
          <w:szCs w:val="26"/>
          <w:lang w:val="it-IT"/>
        </w:rPr>
        <w:tab/>
      </w:r>
      <w:r w:rsidRPr="000D1248">
        <w:rPr>
          <w:rFonts w:cs="Times New Roman"/>
          <w:szCs w:val="26"/>
        </w:rPr>
        <w:t xml:space="preserve">Năm cấp bằng:      </w:t>
      </w:r>
      <w:r w:rsidRPr="000D1248">
        <w:rPr>
          <w:rFonts w:cs="Times New Roman"/>
          <w:szCs w:val="26"/>
        </w:rPr>
        <w:tab/>
      </w:r>
      <w:r w:rsidRPr="000D1248">
        <w:rPr>
          <w:rFonts w:cs="Times New Roman"/>
          <w:szCs w:val="26"/>
        </w:rPr>
        <w:tab/>
      </w:r>
      <w:r w:rsidRPr="000D1248">
        <w:rPr>
          <w:rFonts w:cs="Times New Roman"/>
          <w:szCs w:val="26"/>
        </w:rPr>
        <w:tab/>
        <w:t xml:space="preserve">Nơi đào tạo: </w:t>
      </w:r>
    </w:p>
    <w:p w14:paraId="7A22EA68" w14:textId="47924698" w:rsidR="00555C19" w:rsidRPr="000D1248" w:rsidRDefault="00555C19" w:rsidP="00555C19">
      <w:pPr>
        <w:numPr>
          <w:ilvl w:val="0"/>
          <w:numId w:val="7"/>
        </w:numPr>
        <w:tabs>
          <w:tab w:val="clear" w:pos="360"/>
          <w:tab w:val="num" w:pos="142"/>
        </w:tabs>
        <w:spacing w:before="120" w:after="0" w:line="252" w:lineRule="auto"/>
        <w:ind w:left="0" w:firstLine="0"/>
        <w:jc w:val="left"/>
      </w:pPr>
      <w:r w:rsidRPr="000D1248">
        <w:t>Tiến sĩ chuyên ngành:</w:t>
      </w:r>
      <w:r w:rsidRPr="000D1248">
        <w:rPr>
          <w:lang w:val="it-IT"/>
        </w:rPr>
        <w:t xml:space="preserve"> </w:t>
      </w:r>
      <w:r w:rsidRPr="000D1248">
        <w:tab/>
      </w:r>
      <w:r w:rsidRPr="000D1248">
        <w:tab/>
        <w:t xml:space="preserve">Năm cấp bằng:           </w:t>
      </w:r>
      <w:r w:rsidR="00A15177" w:rsidRPr="000D1248">
        <w:t xml:space="preserve">    </w:t>
      </w:r>
      <w:r w:rsidR="00A15177" w:rsidRPr="000D1248">
        <w:tab/>
      </w:r>
      <w:r w:rsidRPr="000D1248">
        <w:t>Nơi đào tạo:</w:t>
      </w:r>
      <w:r w:rsidRPr="000D1248">
        <w:rPr>
          <w:lang w:val="it-IT"/>
        </w:rPr>
        <w:t xml:space="preserve">  </w:t>
      </w:r>
    </w:p>
    <w:tbl>
      <w:tblPr>
        <w:tblW w:w="0" w:type="auto"/>
        <w:tblLayout w:type="fixed"/>
        <w:tblLook w:val="0000" w:firstRow="0" w:lastRow="0" w:firstColumn="0" w:lastColumn="0" w:noHBand="0" w:noVBand="0"/>
      </w:tblPr>
      <w:tblGrid>
        <w:gridCol w:w="1951"/>
        <w:gridCol w:w="3119"/>
        <w:gridCol w:w="4252"/>
      </w:tblGrid>
      <w:tr w:rsidR="00555C19" w:rsidRPr="000D1248" w14:paraId="342545B0" w14:textId="77777777" w:rsidTr="00555C19">
        <w:tc>
          <w:tcPr>
            <w:tcW w:w="1951" w:type="dxa"/>
          </w:tcPr>
          <w:p w14:paraId="2887858E" w14:textId="77777777" w:rsidR="00555C19" w:rsidRPr="000D1248" w:rsidRDefault="00555C19" w:rsidP="00555C19">
            <w:pPr>
              <w:spacing w:line="252" w:lineRule="auto"/>
              <w:rPr>
                <w:b/>
              </w:rPr>
            </w:pPr>
            <w:r w:rsidRPr="000D1248">
              <w:rPr>
                <w:b/>
              </w:rPr>
              <w:t>3. Ngoại ngữ:</w:t>
            </w:r>
          </w:p>
        </w:tc>
        <w:tc>
          <w:tcPr>
            <w:tcW w:w="3119" w:type="dxa"/>
          </w:tcPr>
          <w:p w14:paraId="721B501B" w14:textId="77777777" w:rsidR="00555C19" w:rsidRPr="000D1248" w:rsidRDefault="00555C19" w:rsidP="00555C19">
            <w:pPr>
              <w:spacing w:line="252" w:lineRule="auto"/>
            </w:pPr>
            <w:r w:rsidRPr="000D1248">
              <w:t xml:space="preserve">1. </w:t>
            </w:r>
          </w:p>
          <w:p w14:paraId="1CDD0C81" w14:textId="77777777" w:rsidR="00555C19" w:rsidRPr="000D1248" w:rsidRDefault="00555C19" w:rsidP="00555C19">
            <w:pPr>
              <w:spacing w:line="252" w:lineRule="auto"/>
            </w:pPr>
            <w:r w:rsidRPr="000D1248">
              <w:t xml:space="preserve">2. </w:t>
            </w:r>
          </w:p>
        </w:tc>
        <w:tc>
          <w:tcPr>
            <w:tcW w:w="4252" w:type="dxa"/>
          </w:tcPr>
          <w:p w14:paraId="67356B88" w14:textId="77777777" w:rsidR="00555C19" w:rsidRPr="000D1248" w:rsidRDefault="00555C19" w:rsidP="00555C19">
            <w:pPr>
              <w:spacing w:line="252" w:lineRule="auto"/>
            </w:pPr>
            <w:r w:rsidRPr="000D1248">
              <w:t xml:space="preserve">Mức độ sử dụng: </w:t>
            </w:r>
          </w:p>
          <w:p w14:paraId="076B22DE" w14:textId="77777777" w:rsidR="00555C19" w:rsidRPr="000D1248" w:rsidRDefault="00555C19" w:rsidP="00555C19">
            <w:pPr>
              <w:spacing w:line="252" w:lineRule="auto"/>
            </w:pPr>
            <w:r w:rsidRPr="000D1248">
              <w:t xml:space="preserve">Mức độ sử dụng: </w:t>
            </w:r>
          </w:p>
        </w:tc>
      </w:tr>
    </w:tbl>
    <w:p w14:paraId="14EF3CC5" w14:textId="33F07A03" w:rsidR="00555C19" w:rsidRPr="000D1248" w:rsidRDefault="00555C19" w:rsidP="00555C19">
      <w:pPr>
        <w:rPr>
          <w:b/>
        </w:rPr>
      </w:pPr>
    </w:p>
    <w:p w14:paraId="2B85962A" w14:textId="3EDE9144" w:rsidR="00A15177" w:rsidRPr="000D1248" w:rsidRDefault="00A15177" w:rsidP="00555C19">
      <w:pPr>
        <w:rPr>
          <w:b/>
        </w:rPr>
      </w:pPr>
    </w:p>
    <w:p w14:paraId="7B77A688" w14:textId="383C9E87" w:rsidR="00A15177" w:rsidRPr="000D1248" w:rsidRDefault="00A15177" w:rsidP="00555C19">
      <w:pPr>
        <w:rPr>
          <w:b/>
        </w:rPr>
      </w:pPr>
    </w:p>
    <w:p w14:paraId="38FAFE26" w14:textId="77777777" w:rsidR="00555C19" w:rsidRPr="000D1248" w:rsidRDefault="00555C19" w:rsidP="00A15177">
      <w:pPr>
        <w:jc w:val="both"/>
        <w:rPr>
          <w:b/>
        </w:rPr>
      </w:pPr>
      <w:r w:rsidRPr="000D1248">
        <w:rPr>
          <w:b/>
        </w:rPr>
        <w:t>III. QUÁ TRÌNH CÔNG TÁC CHUYÊN MÔN</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7"/>
        <w:gridCol w:w="3807"/>
        <w:gridCol w:w="3118"/>
      </w:tblGrid>
      <w:tr w:rsidR="00555C19" w:rsidRPr="000D1248" w14:paraId="715D73BA" w14:textId="77777777" w:rsidTr="00555C19">
        <w:tc>
          <w:tcPr>
            <w:tcW w:w="2397" w:type="dxa"/>
            <w:vAlign w:val="center"/>
          </w:tcPr>
          <w:p w14:paraId="0FF4D492" w14:textId="77777777" w:rsidR="00555C19" w:rsidRPr="000D1248" w:rsidRDefault="00555C19" w:rsidP="00555C19">
            <w:pPr>
              <w:rPr>
                <w:b/>
              </w:rPr>
            </w:pPr>
            <w:r w:rsidRPr="000D1248">
              <w:rPr>
                <w:b/>
              </w:rPr>
              <w:t>Thời gian</w:t>
            </w:r>
          </w:p>
        </w:tc>
        <w:tc>
          <w:tcPr>
            <w:tcW w:w="3807" w:type="dxa"/>
            <w:vAlign w:val="center"/>
          </w:tcPr>
          <w:p w14:paraId="3E8B9392" w14:textId="77777777" w:rsidR="00555C19" w:rsidRPr="000D1248" w:rsidRDefault="00555C19" w:rsidP="00555C19">
            <w:pPr>
              <w:rPr>
                <w:b/>
              </w:rPr>
            </w:pPr>
            <w:r w:rsidRPr="000D1248">
              <w:rPr>
                <w:b/>
              </w:rPr>
              <w:t>Nơi công tác</w:t>
            </w:r>
          </w:p>
        </w:tc>
        <w:tc>
          <w:tcPr>
            <w:tcW w:w="3118" w:type="dxa"/>
            <w:vAlign w:val="center"/>
          </w:tcPr>
          <w:p w14:paraId="0BA91A2A" w14:textId="77777777" w:rsidR="00555C19" w:rsidRPr="000D1248" w:rsidRDefault="00555C19" w:rsidP="00555C19">
            <w:pPr>
              <w:rPr>
                <w:b/>
              </w:rPr>
            </w:pPr>
            <w:r w:rsidRPr="000D1248">
              <w:rPr>
                <w:b/>
              </w:rPr>
              <w:t>Công việc đảm nhiệm</w:t>
            </w:r>
          </w:p>
        </w:tc>
      </w:tr>
      <w:tr w:rsidR="00555C19" w:rsidRPr="000D1248" w14:paraId="412776B9" w14:textId="77777777" w:rsidTr="00555C19">
        <w:trPr>
          <w:trHeight w:val="397"/>
        </w:trPr>
        <w:tc>
          <w:tcPr>
            <w:tcW w:w="2397" w:type="dxa"/>
            <w:tcBorders>
              <w:top w:val="single" w:sz="4" w:space="0" w:color="auto"/>
              <w:left w:val="single" w:sz="4" w:space="0" w:color="auto"/>
              <w:bottom w:val="single" w:sz="4" w:space="0" w:color="auto"/>
              <w:right w:val="single" w:sz="4" w:space="0" w:color="auto"/>
            </w:tcBorders>
            <w:vAlign w:val="center"/>
          </w:tcPr>
          <w:p w14:paraId="292DA8CC" w14:textId="77777777" w:rsidR="00555C19" w:rsidRPr="000D1248" w:rsidRDefault="00555C19" w:rsidP="00555C19"/>
        </w:tc>
        <w:tc>
          <w:tcPr>
            <w:tcW w:w="3807" w:type="dxa"/>
            <w:tcBorders>
              <w:top w:val="single" w:sz="4" w:space="0" w:color="auto"/>
              <w:left w:val="single" w:sz="4" w:space="0" w:color="auto"/>
              <w:bottom w:val="single" w:sz="4" w:space="0" w:color="auto"/>
              <w:right w:val="single" w:sz="4" w:space="0" w:color="auto"/>
            </w:tcBorders>
            <w:vAlign w:val="center"/>
          </w:tcPr>
          <w:p w14:paraId="57B16842" w14:textId="77777777" w:rsidR="00555C19" w:rsidRPr="000D1248" w:rsidRDefault="00555C19" w:rsidP="00555C19"/>
        </w:tc>
        <w:tc>
          <w:tcPr>
            <w:tcW w:w="3118" w:type="dxa"/>
            <w:tcBorders>
              <w:top w:val="single" w:sz="4" w:space="0" w:color="auto"/>
              <w:left w:val="single" w:sz="4" w:space="0" w:color="auto"/>
              <w:bottom w:val="single" w:sz="4" w:space="0" w:color="auto"/>
              <w:right w:val="single" w:sz="4" w:space="0" w:color="auto"/>
            </w:tcBorders>
            <w:vAlign w:val="center"/>
          </w:tcPr>
          <w:p w14:paraId="4BF99720" w14:textId="77777777" w:rsidR="00555C19" w:rsidRPr="000D1248" w:rsidRDefault="00555C19" w:rsidP="00555C19"/>
        </w:tc>
      </w:tr>
      <w:tr w:rsidR="00555C19" w:rsidRPr="000D1248" w14:paraId="4AF6B2E1" w14:textId="77777777" w:rsidTr="00555C19">
        <w:trPr>
          <w:trHeight w:val="397"/>
        </w:trPr>
        <w:tc>
          <w:tcPr>
            <w:tcW w:w="2397" w:type="dxa"/>
            <w:tcBorders>
              <w:top w:val="single" w:sz="4" w:space="0" w:color="auto"/>
              <w:left w:val="single" w:sz="4" w:space="0" w:color="auto"/>
              <w:bottom w:val="single" w:sz="4" w:space="0" w:color="auto"/>
              <w:right w:val="single" w:sz="4" w:space="0" w:color="auto"/>
            </w:tcBorders>
            <w:vAlign w:val="center"/>
          </w:tcPr>
          <w:p w14:paraId="220277B8" w14:textId="77777777" w:rsidR="00555C19" w:rsidRPr="000D1248" w:rsidRDefault="00555C19" w:rsidP="00555C19"/>
        </w:tc>
        <w:tc>
          <w:tcPr>
            <w:tcW w:w="3807" w:type="dxa"/>
            <w:tcBorders>
              <w:top w:val="single" w:sz="4" w:space="0" w:color="auto"/>
              <w:left w:val="single" w:sz="4" w:space="0" w:color="auto"/>
              <w:bottom w:val="single" w:sz="4" w:space="0" w:color="auto"/>
              <w:right w:val="single" w:sz="4" w:space="0" w:color="auto"/>
            </w:tcBorders>
            <w:vAlign w:val="center"/>
          </w:tcPr>
          <w:p w14:paraId="53B77F85" w14:textId="77777777" w:rsidR="00555C19" w:rsidRPr="000D1248" w:rsidRDefault="00555C19" w:rsidP="00555C19"/>
        </w:tc>
        <w:tc>
          <w:tcPr>
            <w:tcW w:w="3118" w:type="dxa"/>
            <w:tcBorders>
              <w:top w:val="single" w:sz="4" w:space="0" w:color="auto"/>
              <w:left w:val="single" w:sz="4" w:space="0" w:color="auto"/>
              <w:bottom w:val="single" w:sz="4" w:space="0" w:color="auto"/>
              <w:right w:val="single" w:sz="4" w:space="0" w:color="auto"/>
            </w:tcBorders>
            <w:vAlign w:val="center"/>
          </w:tcPr>
          <w:p w14:paraId="41A3FB91" w14:textId="77777777" w:rsidR="00555C19" w:rsidRPr="000D1248" w:rsidRDefault="00555C19" w:rsidP="00555C19"/>
        </w:tc>
      </w:tr>
    </w:tbl>
    <w:p w14:paraId="75394D55" w14:textId="77777777" w:rsidR="00555C19" w:rsidRPr="000D1248" w:rsidRDefault="00555C19" w:rsidP="00A15177">
      <w:pPr>
        <w:jc w:val="both"/>
        <w:rPr>
          <w:b/>
        </w:rPr>
      </w:pPr>
      <w:r w:rsidRPr="000D1248">
        <w:rPr>
          <w:b/>
        </w:rPr>
        <w:t>IV. QUÁ TRÌNH NGHIÊN CỨU KHOA HỌC</w:t>
      </w:r>
    </w:p>
    <w:p w14:paraId="3258AFCA" w14:textId="77777777" w:rsidR="00555C19" w:rsidRPr="000D1248" w:rsidRDefault="00555C19" w:rsidP="00555C19">
      <w:pPr>
        <w:numPr>
          <w:ilvl w:val="0"/>
          <w:numId w:val="9"/>
        </w:numPr>
        <w:spacing w:before="120" w:after="120" w:line="240" w:lineRule="auto"/>
        <w:ind w:left="357" w:hanging="357"/>
        <w:jc w:val="left"/>
        <w:rPr>
          <w:b/>
        </w:rPr>
      </w:pPr>
      <w:r w:rsidRPr="000D1248">
        <w:rPr>
          <w:b/>
        </w:rPr>
        <w:t>Các đề tài nghiên cứu khoa học đã và đang tham gia:</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261"/>
        <w:gridCol w:w="1559"/>
        <w:gridCol w:w="1984"/>
        <w:gridCol w:w="1843"/>
      </w:tblGrid>
      <w:tr w:rsidR="00555C19" w:rsidRPr="000D1248" w14:paraId="5334801E" w14:textId="77777777" w:rsidTr="00555C19">
        <w:tc>
          <w:tcPr>
            <w:tcW w:w="675" w:type="dxa"/>
            <w:vAlign w:val="center"/>
          </w:tcPr>
          <w:p w14:paraId="0F5CA03E" w14:textId="77777777" w:rsidR="00555C19" w:rsidRPr="000D1248" w:rsidRDefault="00555C19" w:rsidP="00555C19">
            <w:pPr>
              <w:rPr>
                <w:b/>
              </w:rPr>
            </w:pPr>
            <w:r w:rsidRPr="000D1248">
              <w:rPr>
                <w:b/>
              </w:rPr>
              <w:t>TT</w:t>
            </w:r>
          </w:p>
        </w:tc>
        <w:tc>
          <w:tcPr>
            <w:tcW w:w="3261" w:type="dxa"/>
            <w:vAlign w:val="center"/>
          </w:tcPr>
          <w:p w14:paraId="6F7C256A" w14:textId="77777777" w:rsidR="00555C19" w:rsidRPr="000D1248" w:rsidRDefault="00555C19" w:rsidP="00555C19">
            <w:pPr>
              <w:rPr>
                <w:b/>
              </w:rPr>
            </w:pPr>
            <w:r w:rsidRPr="000D1248">
              <w:rPr>
                <w:b/>
              </w:rPr>
              <w:t>Tên đề tài nghiên cứu</w:t>
            </w:r>
          </w:p>
        </w:tc>
        <w:tc>
          <w:tcPr>
            <w:tcW w:w="1559" w:type="dxa"/>
            <w:vAlign w:val="center"/>
          </w:tcPr>
          <w:p w14:paraId="08B44ADF" w14:textId="77777777" w:rsidR="00555C19" w:rsidRPr="000D1248" w:rsidRDefault="00555C19" w:rsidP="00555C19">
            <w:pPr>
              <w:rPr>
                <w:b/>
              </w:rPr>
            </w:pPr>
            <w:r w:rsidRPr="000D1248">
              <w:rPr>
                <w:b/>
              </w:rPr>
              <w:t>Năm bắt đầu/Năm hoàn thành</w:t>
            </w:r>
          </w:p>
        </w:tc>
        <w:tc>
          <w:tcPr>
            <w:tcW w:w="1984" w:type="dxa"/>
            <w:vAlign w:val="center"/>
          </w:tcPr>
          <w:p w14:paraId="07A90E21" w14:textId="77777777" w:rsidR="00555C19" w:rsidRPr="000D1248" w:rsidRDefault="00555C19" w:rsidP="00555C19">
            <w:pPr>
              <w:rPr>
                <w:b/>
              </w:rPr>
            </w:pPr>
            <w:r w:rsidRPr="000D1248">
              <w:rPr>
                <w:b/>
              </w:rPr>
              <w:t>Đề tài cấp (NN, Bộ, ngành, trường)</w:t>
            </w:r>
          </w:p>
        </w:tc>
        <w:tc>
          <w:tcPr>
            <w:tcW w:w="1843" w:type="dxa"/>
            <w:vAlign w:val="center"/>
          </w:tcPr>
          <w:p w14:paraId="7B8FB58B" w14:textId="77777777" w:rsidR="00555C19" w:rsidRPr="000D1248" w:rsidRDefault="00555C19" w:rsidP="00555C19">
            <w:pPr>
              <w:rPr>
                <w:b/>
              </w:rPr>
            </w:pPr>
            <w:r w:rsidRPr="000D1248">
              <w:rPr>
                <w:b/>
              </w:rPr>
              <w:t>Trách nhiệm tham gia trong đề tài</w:t>
            </w:r>
          </w:p>
        </w:tc>
      </w:tr>
      <w:tr w:rsidR="00555C19" w:rsidRPr="000D1248" w14:paraId="40A42D26" w14:textId="77777777" w:rsidTr="00555C19">
        <w:trPr>
          <w:trHeight w:val="482"/>
        </w:trPr>
        <w:tc>
          <w:tcPr>
            <w:tcW w:w="675" w:type="dxa"/>
            <w:vAlign w:val="center"/>
          </w:tcPr>
          <w:p w14:paraId="2023EB06" w14:textId="77777777" w:rsidR="00555C19" w:rsidRPr="000D1248" w:rsidRDefault="00555C19" w:rsidP="00555C19">
            <w:r w:rsidRPr="000D1248">
              <w:t>1</w:t>
            </w:r>
          </w:p>
        </w:tc>
        <w:tc>
          <w:tcPr>
            <w:tcW w:w="3261" w:type="dxa"/>
            <w:vAlign w:val="center"/>
          </w:tcPr>
          <w:p w14:paraId="1CFBFCC7" w14:textId="77777777" w:rsidR="00555C19" w:rsidRPr="000D1248" w:rsidRDefault="00555C19" w:rsidP="00555C19"/>
        </w:tc>
        <w:tc>
          <w:tcPr>
            <w:tcW w:w="1559" w:type="dxa"/>
            <w:vAlign w:val="center"/>
          </w:tcPr>
          <w:p w14:paraId="0A1D2F98" w14:textId="77777777" w:rsidR="00555C19" w:rsidRPr="000D1248" w:rsidRDefault="00555C19" w:rsidP="00555C19"/>
        </w:tc>
        <w:tc>
          <w:tcPr>
            <w:tcW w:w="1984" w:type="dxa"/>
            <w:vAlign w:val="center"/>
          </w:tcPr>
          <w:p w14:paraId="1CB790C5" w14:textId="77777777" w:rsidR="00555C19" w:rsidRPr="000D1248" w:rsidRDefault="00555C19" w:rsidP="00555C19"/>
        </w:tc>
        <w:tc>
          <w:tcPr>
            <w:tcW w:w="1843" w:type="dxa"/>
            <w:vAlign w:val="center"/>
          </w:tcPr>
          <w:p w14:paraId="49399209" w14:textId="77777777" w:rsidR="00555C19" w:rsidRPr="000D1248" w:rsidRDefault="00555C19" w:rsidP="00555C19"/>
        </w:tc>
      </w:tr>
    </w:tbl>
    <w:p w14:paraId="7564E863" w14:textId="77777777" w:rsidR="00555C19" w:rsidRPr="000D1248" w:rsidRDefault="00555C19" w:rsidP="00555C19">
      <w:pPr>
        <w:numPr>
          <w:ilvl w:val="0"/>
          <w:numId w:val="9"/>
        </w:numPr>
        <w:spacing w:before="240" w:after="120" w:line="240" w:lineRule="auto"/>
        <w:ind w:left="357" w:hanging="357"/>
        <w:jc w:val="both"/>
        <w:rPr>
          <w:b/>
        </w:rPr>
      </w:pPr>
      <w:r w:rsidRPr="000D1248">
        <w:rPr>
          <w:b/>
        </w:rPr>
        <w:t xml:space="preserve">Các công trình khoa học đã công bố: </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4652"/>
        <w:gridCol w:w="1276"/>
        <w:gridCol w:w="2973"/>
      </w:tblGrid>
      <w:tr w:rsidR="00555C19" w:rsidRPr="000D1248" w14:paraId="14CBDF15" w14:textId="77777777" w:rsidTr="00555C19">
        <w:tc>
          <w:tcPr>
            <w:tcW w:w="592" w:type="dxa"/>
            <w:vAlign w:val="center"/>
          </w:tcPr>
          <w:p w14:paraId="3B341926" w14:textId="77777777" w:rsidR="00555C19" w:rsidRPr="000D1248" w:rsidRDefault="00555C19" w:rsidP="00555C19">
            <w:pPr>
              <w:tabs>
                <w:tab w:val="left" w:pos="3940"/>
              </w:tabs>
              <w:spacing w:after="0" w:line="240" w:lineRule="auto"/>
              <w:rPr>
                <w:b/>
              </w:rPr>
            </w:pPr>
            <w:r w:rsidRPr="000D1248">
              <w:rPr>
                <w:b/>
              </w:rPr>
              <w:t>TT</w:t>
            </w:r>
          </w:p>
        </w:tc>
        <w:tc>
          <w:tcPr>
            <w:tcW w:w="4652" w:type="dxa"/>
            <w:vAlign w:val="center"/>
          </w:tcPr>
          <w:p w14:paraId="58B591F5" w14:textId="77777777" w:rsidR="00555C19" w:rsidRPr="000D1248" w:rsidRDefault="00555C19" w:rsidP="00555C19">
            <w:pPr>
              <w:tabs>
                <w:tab w:val="left" w:pos="3940"/>
              </w:tabs>
              <w:spacing w:after="0" w:line="240" w:lineRule="auto"/>
              <w:rPr>
                <w:b/>
              </w:rPr>
            </w:pPr>
            <w:r w:rsidRPr="000D1248">
              <w:rPr>
                <w:b/>
              </w:rPr>
              <w:t>Tên công trình</w:t>
            </w:r>
          </w:p>
        </w:tc>
        <w:tc>
          <w:tcPr>
            <w:tcW w:w="1276" w:type="dxa"/>
            <w:vAlign w:val="center"/>
          </w:tcPr>
          <w:p w14:paraId="48AD44F6" w14:textId="77777777" w:rsidR="00555C19" w:rsidRPr="000D1248" w:rsidRDefault="00555C19" w:rsidP="00555C19">
            <w:pPr>
              <w:tabs>
                <w:tab w:val="left" w:pos="3940"/>
              </w:tabs>
              <w:spacing w:after="0" w:line="240" w:lineRule="auto"/>
              <w:rPr>
                <w:b/>
              </w:rPr>
            </w:pPr>
            <w:r w:rsidRPr="000D1248">
              <w:rPr>
                <w:b/>
              </w:rPr>
              <w:t>Năm công bố</w:t>
            </w:r>
          </w:p>
        </w:tc>
        <w:tc>
          <w:tcPr>
            <w:tcW w:w="2973" w:type="dxa"/>
            <w:vAlign w:val="center"/>
          </w:tcPr>
          <w:p w14:paraId="3A3B6CDB" w14:textId="77777777" w:rsidR="00555C19" w:rsidRPr="000D1248" w:rsidRDefault="00555C19" w:rsidP="00555C19">
            <w:pPr>
              <w:tabs>
                <w:tab w:val="left" w:pos="3940"/>
              </w:tabs>
              <w:spacing w:after="0" w:line="240" w:lineRule="auto"/>
              <w:rPr>
                <w:b/>
              </w:rPr>
            </w:pPr>
            <w:r w:rsidRPr="000D1248">
              <w:rPr>
                <w:b/>
              </w:rPr>
              <w:t>Tên tạp chí</w:t>
            </w:r>
          </w:p>
        </w:tc>
      </w:tr>
      <w:tr w:rsidR="00555C19" w:rsidRPr="000D1248" w14:paraId="0199E79B" w14:textId="77777777" w:rsidTr="00555C19">
        <w:tc>
          <w:tcPr>
            <w:tcW w:w="592" w:type="dxa"/>
            <w:vAlign w:val="center"/>
          </w:tcPr>
          <w:p w14:paraId="6C39F414" w14:textId="77777777" w:rsidR="00555C19" w:rsidRPr="000D1248" w:rsidRDefault="00555C19" w:rsidP="00555C19"/>
        </w:tc>
        <w:tc>
          <w:tcPr>
            <w:tcW w:w="4652" w:type="dxa"/>
            <w:vAlign w:val="center"/>
          </w:tcPr>
          <w:p w14:paraId="0655A01A" w14:textId="77777777" w:rsidR="00555C19" w:rsidRPr="000D1248" w:rsidRDefault="00555C19" w:rsidP="00555C19"/>
        </w:tc>
        <w:tc>
          <w:tcPr>
            <w:tcW w:w="1276" w:type="dxa"/>
            <w:vAlign w:val="center"/>
          </w:tcPr>
          <w:p w14:paraId="1DEBAA3D" w14:textId="77777777" w:rsidR="00555C19" w:rsidRPr="000D1248" w:rsidRDefault="00555C19" w:rsidP="00555C19"/>
        </w:tc>
        <w:tc>
          <w:tcPr>
            <w:tcW w:w="2973" w:type="dxa"/>
            <w:vAlign w:val="center"/>
          </w:tcPr>
          <w:p w14:paraId="74EEA0C0" w14:textId="77777777" w:rsidR="00555C19" w:rsidRPr="000D1248" w:rsidRDefault="00555C19" w:rsidP="00555C19"/>
        </w:tc>
      </w:tr>
      <w:tr w:rsidR="00555C19" w:rsidRPr="000D1248" w14:paraId="7C301D62" w14:textId="77777777" w:rsidTr="00555C19">
        <w:tc>
          <w:tcPr>
            <w:tcW w:w="592" w:type="dxa"/>
            <w:vAlign w:val="center"/>
          </w:tcPr>
          <w:p w14:paraId="0856D08C" w14:textId="77777777" w:rsidR="00555C19" w:rsidRPr="000D1248" w:rsidRDefault="00555C19" w:rsidP="00555C19"/>
        </w:tc>
        <w:tc>
          <w:tcPr>
            <w:tcW w:w="4652" w:type="dxa"/>
            <w:vAlign w:val="center"/>
          </w:tcPr>
          <w:p w14:paraId="058B36EC" w14:textId="77777777" w:rsidR="00555C19" w:rsidRPr="000D1248" w:rsidRDefault="00555C19" w:rsidP="00555C19"/>
        </w:tc>
        <w:tc>
          <w:tcPr>
            <w:tcW w:w="1276" w:type="dxa"/>
            <w:vAlign w:val="center"/>
          </w:tcPr>
          <w:p w14:paraId="48C6B338" w14:textId="77777777" w:rsidR="00555C19" w:rsidRPr="000D1248" w:rsidRDefault="00555C19" w:rsidP="00555C19"/>
        </w:tc>
        <w:tc>
          <w:tcPr>
            <w:tcW w:w="2973" w:type="dxa"/>
            <w:vAlign w:val="center"/>
          </w:tcPr>
          <w:p w14:paraId="09D64560" w14:textId="77777777" w:rsidR="00555C19" w:rsidRPr="000D1248" w:rsidRDefault="00555C19" w:rsidP="00555C19"/>
        </w:tc>
      </w:tr>
      <w:tr w:rsidR="00555C19" w:rsidRPr="000D1248" w14:paraId="322E08F9" w14:textId="77777777" w:rsidTr="00555C19">
        <w:tc>
          <w:tcPr>
            <w:tcW w:w="592" w:type="dxa"/>
            <w:vAlign w:val="center"/>
          </w:tcPr>
          <w:p w14:paraId="5CE42A91" w14:textId="77777777" w:rsidR="00555C19" w:rsidRPr="000D1248" w:rsidRDefault="00555C19" w:rsidP="00555C19"/>
        </w:tc>
        <w:tc>
          <w:tcPr>
            <w:tcW w:w="4652" w:type="dxa"/>
            <w:vAlign w:val="center"/>
          </w:tcPr>
          <w:p w14:paraId="3841E128" w14:textId="77777777" w:rsidR="00555C19" w:rsidRPr="000D1248" w:rsidRDefault="00555C19" w:rsidP="00555C19"/>
        </w:tc>
        <w:tc>
          <w:tcPr>
            <w:tcW w:w="1276" w:type="dxa"/>
            <w:vAlign w:val="center"/>
          </w:tcPr>
          <w:p w14:paraId="52678543" w14:textId="77777777" w:rsidR="00555C19" w:rsidRPr="000D1248" w:rsidRDefault="00555C19" w:rsidP="00555C19"/>
        </w:tc>
        <w:tc>
          <w:tcPr>
            <w:tcW w:w="2973" w:type="dxa"/>
            <w:vAlign w:val="center"/>
          </w:tcPr>
          <w:p w14:paraId="68702AFD" w14:textId="77777777" w:rsidR="00555C19" w:rsidRPr="000D1248" w:rsidRDefault="00555C19" w:rsidP="00555C19"/>
        </w:tc>
      </w:tr>
    </w:tbl>
    <w:p w14:paraId="2B1B02DD" w14:textId="77777777" w:rsidR="00555C19" w:rsidRPr="000D1248" w:rsidRDefault="00555C19" w:rsidP="00555C19">
      <w:pPr>
        <w:rPr>
          <w:b/>
        </w:rPr>
      </w:pPr>
    </w:p>
    <w:tbl>
      <w:tblPr>
        <w:tblW w:w="10201" w:type="dxa"/>
        <w:tblLook w:val="0000" w:firstRow="0" w:lastRow="0" w:firstColumn="0" w:lastColumn="0" w:noHBand="0" w:noVBand="0"/>
      </w:tblPr>
      <w:tblGrid>
        <w:gridCol w:w="5240"/>
        <w:gridCol w:w="4961"/>
      </w:tblGrid>
      <w:tr w:rsidR="00555C19" w:rsidRPr="000D1248" w14:paraId="2039DEA4" w14:textId="77777777" w:rsidTr="00555C19">
        <w:trPr>
          <w:trHeight w:val="1044"/>
        </w:trPr>
        <w:tc>
          <w:tcPr>
            <w:tcW w:w="5240" w:type="dxa"/>
          </w:tcPr>
          <w:p w14:paraId="464999EC" w14:textId="77777777" w:rsidR="00555C19" w:rsidRPr="000D1248" w:rsidRDefault="00555C19" w:rsidP="00555C19">
            <w:pPr>
              <w:rPr>
                <w:b/>
                <w:bCs/>
              </w:rPr>
            </w:pPr>
            <w:r w:rsidRPr="000D1248">
              <w:rPr>
                <w:b/>
                <w:bCs/>
              </w:rPr>
              <w:t>Xác nhận của cơ quan</w:t>
            </w:r>
          </w:p>
          <w:p w14:paraId="10A2D113" w14:textId="77777777" w:rsidR="00555C19" w:rsidRPr="000D1248" w:rsidRDefault="00555C19" w:rsidP="00555C19">
            <w:pPr>
              <w:rPr>
                <w:b/>
                <w:bCs/>
                <w:u w:val="single"/>
              </w:rPr>
            </w:pPr>
          </w:p>
        </w:tc>
        <w:tc>
          <w:tcPr>
            <w:tcW w:w="4961" w:type="dxa"/>
            <w:vAlign w:val="center"/>
          </w:tcPr>
          <w:p w14:paraId="513B6D50" w14:textId="77777777" w:rsidR="00555C19" w:rsidRPr="000D1248" w:rsidRDefault="00555C19" w:rsidP="00555C19">
            <w:pPr>
              <w:rPr>
                <w:b/>
                <w:bCs/>
              </w:rPr>
            </w:pPr>
            <w:r w:rsidRPr="000D1248">
              <w:rPr>
                <w:b/>
                <w:bCs/>
              </w:rPr>
              <w:t>Người khai kí tên</w:t>
            </w:r>
          </w:p>
          <w:p w14:paraId="6FDD84BB" w14:textId="77777777" w:rsidR="00555C19" w:rsidRPr="000D1248" w:rsidRDefault="00555C19" w:rsidP="00555C19">
            <w:pPr>
              <w:rPr>
                <w:bCs/>
                <w:i/>
              </w:rPr>
            </w:pPr>
            <w:r w:rsidRPr="000D1248">
              <w:rPr>
                <w:bCs/>
                <w:i/>
              </w:rPr>
              <w:t>(Ghi rõ chức danh, học vị)</w:t>
            </w:r>
          </w:p>
        </w:tc>
      </w:tr>
    </w:tbl>
    <w:p w14:paraId="671EF1D9" w14:textId="77777777" w:rsidR="00555C19" w:rsidRPr="000D1248" w:rsidRDefault="00555C19" w:rsidP="00555C19">
      <w:pPr>
        <w:rPr>
          <w:b/>
        </w:rPr>
      </w:pPr>
    </w:p>
    <w:p w14:paraId="2930FB7C" w14:textId="77777777" w:rsidR="00555C19" w:rsidRPr="000D1248" w:rsidRDefault="00555C19" w:rsidP="00555C19">
      <w:pPr>
        <w:spacing w:after="0"/>
        <w:rPr>
          <w:rFonts w:ascii="Arial" w:eastAsia="Times New Roman" w:hAnsi="Arial" w:cs="Arial"/>
          <w:bCs/>
          <w:sz w:val="24"/>
          <w:szCs w:val="24"/>
        </w:rPr>
      </w:pPr>
    </w:p>
    <w:p w14:paraId="572C7BDE" w14:textId="77777777" w:rsidR="00555C19" w:rsidRPr="000D1248" w:rsidRDefault="00555C19" w:rsidP="00555C19">
      <w:pPr>
        <w:spacing w:after="0"/>
        <w:rPr>
          <w:rFonts w:eastAsia="Times New Roman"/>
          <w:iCs/>
        </w:rPr>
      </w:pPr>
    </w:p>
    <w:p w14:paraId="6098D9D9" w14:textId="77777777" w:rsidR="00555C19" w:rsidRPr="000D1248" w:rsidRDefault="00555C19" w:rsidP="00555C19">
      <w:pPr>
        <w:rPr>
          <w:b/>
        </w:rPr>
      </w:pPr>
    </w:p>
    <w:p w14:paraId="62EA50BE" w14:textId="77777777" w:rsidR="00555C19" w:rsidRPr="000D1248" w:rsidRDefault="00555C19" w:rsidP="00555C19">
      <w:pPr>
        <w:rPr>
          <w:b/>
        </w:rPr>
      </w:pPr>
    </w:p>
    <w:p w14:paraId="52286CFA" w14:textId="77777777" w:rsidR="00555C19" w:rsidRPr="000D1248" w:rsidRDefault="00555C19" w:rsidP="00555C19">
      <w:pPr>
        <w:rPr>
          <w:b/>
        </w:rPr>
      </w:pPr>
    </w:p>
    <w:p w14:paraId="73E9987F" w14:textId="77777777" w:rsidR="00555C19" w:rsidRPr="000D1248" w:rsidRDefault="00555C19" w:rsidP="00555C19">
      <w:pPr>
        <w:rPr>
          <w:b/>
        </w:rPr>
      </w:pPr>
    </w:p>
    <w:p w14:paraId="638C2CA2" w14:textId="77777777" w:rsidR="00555C19" w:rsidRPr="000D1248" w:rsidRDefault="00555C19" w:rsidP="00555C19">
      <w:pPr>
        <w:rPr>
          <w:b/>
        </w:rPr>
      </w:pPr>
    </w:p>
    <w:p w14:paraId="13991D4B" w14:textId="77777777" w:rsidR="00555C19" w:rsidRPr="000D1248" w:rsidRDefault="00555C19" w:rsidP="00555C19">
      <w:pPr>
        <w:rPr>
          <w:b/>
        </w:rPr>
      </w:pPr>
    </w:p>
    <w:p w14:paraId="740582EF" w14:textId="77777777" w:rsidR="00555C19" w:rsidRPr="000D1248" w:rsidRDefault="00555C19" w:rsidP="00555C19">
      <w:pPr>
        <w:rPr>
          <w:b/>
        </w:rPr>
      </w:pPr>
    </w:p>
    <w:p w14:paraId="127D0FFA" w14:textId="77777777" w:rsidR="00555C19" w:rsidRPr="000D1248" w:rsidRDefault="00555C19" w:rsidP="00555C19">
      <w:pPr>
        <w:rPr>
          <w:b/>
        </w:rPr>
      </w:pPr>
    </w:p>
    <w:p w14:paraId="1258BCD5" w14:textId="77777777" w:rsidR="001A11CE" w:rsidRPr="000D1248" w:rsidRDefault="001A11CE" w:rsidP="00555C19">
      <w:pPr>
        <w:rPr>
          <w:b/>
        </w:rPr>
        <w:sectPr w:rsidR="001A11CE" w:rsidRPr="000D1248" w:rsidSect="00555C19">
          <w:pgSz w:w="11907" w:h="16840" w:code="9"/>
          <w:pgMar w:top="851" w:right="851" w:bottom="851" w:left="1134" w:header="720" w:footer="720" w:gutter="0"/>
          <w:cols w:space="720"/>
          <w:docGrid w:linePitch="360"/>
        </w:sectPr>
      </w:pPr>
    </w:p>
    <w:p w14:paraId="62DA94C1" w14:textId="07A3F1C1" w:rsidR="00555C19" w:rsidRPr="000D1248" w:rsidRDefault="001A11CE" w:rsidP="001A11CE">
      <w:pPr>
        <w:jc w:val="both"/>
        <w:rPr>
          <w:b/>
        </w:rPr>
      </w:pPr>
      <w:r w:rsidRPr="000D1248">
        <w:rPr>
          <w:b/>
        </w:rPr>
        <w:lastRenderedPageBreak/>
        <w:t>Mẫu 4.  Văn bản đồng ý tham gia đào tạo (dành cho giảng viên thỉnh giảng)</w:t>
      </w:r>
    </w:p>
    <w:p w14:paraId="76898D05" w14:textId="629F97DA" w:rsidR="00555C19" w:rsidRPr="000D1248" w:rsidRDefault="00555C19" w:rsidP="001A11CE">
      <w:pPr>
        <w:jc w:val="both"/>
        <w:rPr>
          <w:b/>
        </w:rPr>
      </w:pPr>
    </w:p>
    <w:p w14:paraId="4B86BF9F" w14:textId="77777777" w:rsidR="001A11CE" w:rsidRPr="000D1248" w:rsidRDefault="001A11CE" w:rsidP="001A11CE">
      <w:pPr>
        <w:spacing w:after="0" w:line="276" w:lineRule="auto"/>
        <w:rPr>
          <w:rFonts w:cs="Times New Roman"/>
          <w:b/>
          <w:bCs/>
          <w:sz w:val="28"/>
          <w:szCs w:val="28"/>
        </w:rPr>
      </w:pPr>
      <w:r w:rsidRPr="000D1248">
        <w:rPr>
          <w:rFonts w:cs="Times New Roman"/>
          <w:b/>
          <w:bCs/>
          <w:sz w:val="28"/>
          <w:szCs w:val="28"/>
        </w:rPr>
        <w:t>CỘNG HÒA XÃ HỘI CHỦ NGHĨA VIỆT NAM</w:t>
      </w:r>
    </w:p>
    <w:p w14:paraId="0B721686" w14:textId="77777777" w:rsidR="001A11CE" w:rsidRPr="000D1248" w:rsidRDefault="001A11CE" w:rsidP="001A11CE">
      <w:pPr>
        <w:spacing w:after="0" w:line="276" w:lineRule="auto"/>
        <w:rPr>
          <w:rFonts w:cs="Times New Roman"/>
          <w:b/>
          <w:bCs/>
          <w:sz w:val="28"/>
          <w:szCs w:val="28"/>
        </w:rPr>
      </w:pPr>
      <w:r w:rsidRPr="000D1248">
        <w:rPr>
          <w:rFonts w:cs="Times New Roman"/>
          <w:b/>
          <w:bCs/>
          <w:sz w:val="28"/>
          <w:szCs w:val="28"/>
        </w:rPr>
        <w:t>Độc lập – Tự do – Hạnh phúc</w:t>
      </w:r>
    </w:p>
    <w:p w14:paraId="32D6CB67" w14:textId="77777777" w:rsidR="001A11CE" w:rsidRPr="000D1248" w:rsidRDefault="001A11CE" w:rsidP="001A11CE">
      <w:pPr>
        <w:spacing w:after="0" w:line="276" w:lineRule="auto"/>
        <w:rPr>
          <w:rFonts w:cs="Times New Roman"/>
          <w:sz w:val="28"/>
          <w:szCs w:val="28"/>
        </w:rPr>
      </w:pPr>
    </w:p>
    <w:p w14:paraId="7545F526" w14:textId="77777777" w:rsidR="001A11CE" w:rsidRPr="000D1248" w:rsidRDefault="001A11CE" w:rsidP="001A11CE">
      <w:pPr>
        <w:spacing w:after="0" w:line="276" w:lineRule="auto"/>
        <w:jc w:val="right"/>
        <w:rPr>
          <w:rFonts w:cs="Times New Roman"/>
          <w:i/>
          <w:iCs/>
          <w:sz w:val="28"/>
          <w:szCs w:val="28"/>
        </w:rPr>
      </w:pPr>
      <w:r w:rsidRPr="000D1248">
        <w:rPr>
          <w:rFonts w:cs="Times New Roman"/>
          <w:i/>
          <w:iCs/>
          <w:sz w:val="28"/>
          <w:szCs w:val="28"/>
        </w:rPr>
        <w:t xml:space="preserve">Hà Nội, ngày    tháng     năm </w:t>
      </w:r>
    </w:p>
    <w:p w14:paraId="17DA9EA1" w14:textId="77777777" w:rsidR="001A11CE" w:rsidRPr="000D1248" w:rsidRDefault="001A11CE" w:rsidP="001A11CE">
      <w:pPr>
        <w:spacing w:after="0" w:line="276" w:lineRule="auto"/>
        <w:jc w:val="right"/>
        <w:rPr>
          <w:rFonts w:cs="Times New Roman"/>
          <w:i/>
          <w:iCs/>
          <w:sz w:val="28"/>
          <w:szCs w:val="28"/>
        </w:rPr>
      </w:pPr>
      <w:r w:rsidRPr="000D1248">
        <w:rPr>
          <w:rFonts w:cs="Times New Roman"/>
          <w:i/>
          <w:iCs/>
          <w:sz w:val="28"/>
          <w:szCs w:val="28"/>
        </w:rPr>
        <w:t xml:space="preserve">  </w:t>
      </w:r>
    </w:p>
    <w:p w14:paraId="390448A7" w14:textId="77777777" w:rsidR="001A11CE" w:rsidRPr="000D1248" w:rsidRDefault="001A11CE" w:rsidP="001A11CE">
      <w:pPr>
        <w:spacing w:after="0" w:line="276" w:lineRule="auto"/>
        <w:ind w:firstLine="567"/>
        <w:jc w:val="both"/>
        <w:rPr>
          <w:rFonts w:cs="Times New Roman"/>
          <w:sz w:val="28"/>
          <w:szCs w:val="28"/>
        </w:rPr>
      </w:pPr>
      <w:r w:rsidRPr="000D1248">
        <w:rPr>
          <w:rFonts w:cs="Times New Roman"/>
          <w:sz w:val="28"/>
          <w:szCs w:val="28"/>
        </w:rPr>
        <w:t>Kính gửi:   …………………………………………………..</w:t>
      </w:r>
    </w:p>
    <w:p w14:paraId="7463F10D" w14:textId="77777777" w:rsidR="001A11CE" w:rsidRPr="000D1248" w:rsidRDefault="001A11CE" w:rsidP="001A11CE">
      <w:pPr>
        <w:spacing w:after="0" w:line="276" w:lineRule="auto"/>
        <w:jc w:val="both"/>
        <w:rPr>
          <w:rFonts w:cs="Times New Roman"/>
          <w:i/>
          <w:iCs/>
          <w:sz w:val="28"/>
          <w:szCs w:val="28"/>
        </w:rPr>
      </w:pPr>
      <w:r w:rsidRPr="000D1248">
        <w:rPr>
          <w:rFonts w:cs="Times New Roman"/>
          <w:sz w:val="28"/>
          <w:szCs w:val="28"/>
        </w:rPr>
        <w:t xml:space="preserve">                                          </w:t>
      </w:r>
      <w:r w:rsidRPr="000D1248">
        <w:rPr>
          <w:rFonts w:cs="Times New Roman"/>
          <w:i/>
          <w:iCs/>
          <w:sz w:val="28"/>
          <w:szCs w:val="28"/>
        </w:rPr>
        <w:t>(Ghi tên đơn vị được giao nhiệm vụ đào tạo)</w:t>
      </w:r>
    </w:p>
    <w:p w14:paraId="39237D61" w14:textId="77777777" w:rsidR="001A11CE" w:rsidRPr="000D1248" w:rsidRDefault="001A11CE" w:rsidP="001A11CE">
      <w:pPr>
        <w:spacing w:after="0" w:line="276" w:lineRule="auto"/>
        <w:rPr>
          <w:rFonts w:cs="Times New Roman"/>
          <w:sz w:val="28"/>
          <w:szCs w:val="28"/>
        </w:rPr>
      </w:pPr>
    </w:p>
    <w:p w14:paraId="218DBD3E" w14:textId="77777777" w:rsidR="001A11CE" w:rsidRPr="000D1248" w:rsidRDefault="001A11CE" w:rsidP="001A11CE">
      <w:pPr>
        <w:spacing w:after="0" w:line="276" w:lineRule="auto"/>
        <w:ind w:firstLine="567"/>
        <w:jc w:val="both"/>
        <w:rPr>
          <w:rFonts w:cs="Times New Roman"/>
          <w:i/>
          <w:iCs/>
          <w:sz w:val="28"/>
          <w:szCs w:val="28"/>
        </w:rPr>
      </w:pPr>
      <w:r w:rsidRPr="000D1248">
        <w:rPr>
          <w:rFonts w:cs="Times New Roman"/>
          <w:sz w:val="28"/>
          <w:szCs w:val="28"/>
        </w:rPr>
        <w:t xml:space="preserve">Tên tôi là: ………………………………………….. </w:t>
      </w:r>
      <w:r w:rsidRPr="000D1248">
        <w:rPr>
          <w:rFonts w:cs="Times New Roman"/>
          <w:i/>
          <w:iCs/>
          <w:sz w:val="28"/>
          <w:szCs w:val="28"/>
        </w:rPr>
        <w:t>(ghi họ tên cán bộ tham gia đào tạo)</w:t>
      </w:r>
    </w:p>
    <w:p w14:paraId="55A1C68B" w14:textId="77777777" w:rsidR="001A11CE" w:rsidRPr="000D1248" w:rsidRDefault="001A11CE" w:rsidP="001A11CE">
      <w:pPr>
        <w:spacing w:after="0" w:line="276" w:lineRule="auto"/>
        <w:ind w:firstLine="567"/>
        <w:jc w:val="both"/>
        <w:rPr>
          <w:rFonts w:cs="Times New Roman"/>
          <w:sz w:val="28"/>
          <w:szCs w:val="28"/>
        </w:rPr>
      </w:pPr>
      <w:r w:rsidRPr="000D1248">
        <w:rPr>
          <w:rFonts w:cs="Times New Roman"/>
          <w:sz w:val="28"/>
          <w:szCs w:val="28"/>
        </w:rPr>
        <w:t xml:space="preserve">Công tác tại: ……………………………….. </w:t>
      </w:r>
      <w:r w:rsidRPr="000D1248">
        <w:rPr>
          <w:rFonts w:cs="Times New Roman"/>
          <w:i/>
          <w:iCs/>
          <w:sz w:val="28"/>
          <w:szCs w:val="28"/>
        </w:rPr>
        <w:t>(ghi tên đơn vị chủ quản)</w:t>
      </w:r>
    </w:p>
    <w:p w14:paraId="3A4AA63A" w14:textId="4F6E8197" w:rsidR="001A11CE" w:rsidRPr="000D1248" w:rsidRDefault="001A11CE" w:rsidP="001A11CE">
      <w:pPr>
        <w:spacing w:after="0" w:line="276" w:lineRule="auto"/>
        <w:ind w:firstLine="567"/>
        <w:jc w:val="both"/>
        <w:rPr>
          <w:rFonts w:cs="Times New Roman"/>
          <w:i/>
          <w:iCs/>
          <w:sz w:val="28"/>
          <w:szCs w:val="28"/>
        </w:rPr>
      </w:pPr>
      <w:r w:rsidRPr="000D1248">
        <w:rPr>
          <w:rFonts w:cs="Times New Roman"/>
          <w:sz w:val="28"/>
          <w:szCs w:val="28"/>
        </w:rPr>
        <w:t xml:space="preserve">Tôi đã nhận được thư của ………….. </w:t>
      </w:r>
      <w:r w:rsidRPr="000D1248">
        <w:rPr>
          <w:rFonts w:cs="Times New Roman"/>
          <w:i/>
          <w:iCs/>
          <w:sz w:val="28"/>
          <w:szCs w:val="28"/>
        </w:rPr>
        <w:t>(ghi tên đơn vị)</w:t>
      </w:r>
      <w:r w:rsidRPr="000D1248">
        <w:rPr>
          <w:rFonts w:cs="Times New Roman"/>
          <w:sz w:val="28"/>
          <w:szCs w:val="28"/>
        </w:rPr>
        <w:t xml:space="preserve"> mời tham gia giảng dạy chương trình đào tạo trình độ ……. Ngành/chuyên ngành ………….. tại ……….. </w:t>
      </w:r>
      <w:r w:rsidRPr="000D1248">
        <w:rPr>
          <w:rFonts w:cs="Times New Roman"/>
          <w:i/>
          <w:iCs/>
          <w:sz w:val="28"/>
          <w:szCs w:val="28"/>
        </w:rPr>
        <w:t>(ghi tên đơn vị)</w:t>
      </w:r>
    </w:p>
    <w:p w14:paraId="5CD7CFD7" w14:textId="77777777" w:rsidR="001A11CE" w:rsidRPr="000D1248" w:rsidRDefault="001A11CE" w:rsidP="001A11CE">
      <w:pPr>
        <w:spacing w:after="0" w:line="276" w:lineRule="auto"/>
        <w:jc w:val="both"/>
        <w:rPr>
          <w:rFonts w:cs="Times New Roman"/>
          <w:sz w:val="28"/>
          <w:szCs w:val="28"/>
        </w:rPr>
      </w:pPr>
      <w:r w:rsidRPr="000D1248">
        <w:rPr>
          <w:rFonts w:cs="Times New Roman"/>
          <w:sz w:val="28"/>
          <w:szCs w:val="28"/>
        </w:rPr>
        <w:t xml:space="preserve">Tôi đồng ý tham gia giảng dạy học phần (tên học phần)/hướng dẫn nghiên cứu </w:t>
      </w:r>
      <w:r w:rsidRPr="000D1248">
        <w:rPr>
          <w:rFonts w:cs="Times New Roman"/>
          <w:i/>
          <w:iCs/>
          <w:sz w:val="28"/>
          <w:szCs w:val="28"/>
        </w:rPr>
        <w:t>(nội dung…)</w:t>
      </w:r>
      <w:r w:rsidRPr="000D1248">
        <w:rPr>
          <w:rFonts w:cs="Times New Roman"/>
          <w:sz w:val="28"/>
          <w:szCs w:val="28"/>
        </w:rPr>
        <w:t xml:space="preserve">/chủ trì mở ngành ……… tại ……………. </w:t>
      </w:r>
      <w:r w:rsidRPr="000D1248">
        <w:rPr>
          <w:rFonts w:cs="Times New Roman"/>
          <w:i/>
          <w:iCs/>
          <w:sz w:val="28"/>
          <w:szCs w:val="28"/>
        </w:rPr>
        <w:t>(ghi tên đơn vị)</w:t>
      </w:r>
    </w:p>
    <w:p w14:paraId="5E4D63F7" w14:textId="77777777" w:rsidR="001A11CE" w:rsidRPr="000D1248" w:rsidRDefault="001A11CE" w:rsidP="001A11CE">
      <w:pPr>
        <w:spacing w:after="0" w:line="276" w:lineRule="auto"/>
        <w:ind w:firstLine="567"/>
        <w:jc w:val="both"/>
        <w:rPr>
          <w:rFonts w:cs="Times New Roman"/>
          <w:sz w:val="28"/>
          <w:szCs w:val="28"/>
        </w:rPr>
      </w:pPr>
      <w:r w:rsidRPr="000D1248">
        <w:rPr>
          <w:rFonts w:cs="Times New Roman"/>
          <w:sz w:val="28"/>
          <w:szCs w:val="28"/>
        </w:rPr>
        <w:t>Tôi xin trân trọng cảm ơn!</w:t>
      </w:r>
    </w:p>
    <w:p w14:paraId="5A00D40B" w14:textId="77777777" w:rsidR="001A11CE" w:rsidRPr="000D1248" w:rsidRDefault="001A11CE" w:rsidP="001A11CE">
      <w:pPr>
        <w:spacing w:after="0" w:line="276" w:lineRule="auto"/>
        <w:rPr>
          <w:rFonts w:cs="Times New Roman"/>
          <w:sz w:val="28"/>
          <w:szCs w:val="28"/>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683"/>
      </w:tblGrid>
      <w:tr w:rsidR="001A11CE" w:rsidRPr="000D1248" w14:paraId="2928FB86" w14:textId="77777777" w:rsidTr="00FD084C">
        <w:tc>
          <w:tcPr>
            <w:tcW w:w="5240" w:type="dxa"/>
          </w:tcPr>
          <w:p w14:paraId="6CD3979D" w14:textId="77777777" w:rsidR="001A11CE" w:rsidRPr="000D1248" w:rsidRDefault="001A11CE" w:rsidP="00FD084C">
            <w:pPr>
              <w:spacing w:line="276" w:lineRule="auto"/>
              <w:rPr>
                <w:rFonts w:cs="Times New Roman"/>
                <w:b/>
                <w:bCs/>
                <w:sz w:val="28"/>
                <w:szCs w:val="28"/>
              </w:rPr>
            </w:pPr>
            <w:r w:rsidRPr="000D1248">
              <w:rPr>
                <w:rFonts w:cs="Times New Roman"/>
                <w:b/>
                <w:bCs/>
                <w:sz w:val="28"/>
                <w:szCs w:val="28"/>
              </w:rPr>
              <w:t>Ý KIẾN CỦA CƠ QUAN CHỦ QUẢN</w:t>
            </w:r>
          </w:p>
          <w:p w14:paraId="0C6C5847" w14:textId="77777777" w:rsidR="001A11CE" w:rsidRPr="000D1248" w:rsidRDefault="001A11CE" w:rsidP="00FD084C">
            <w:pPr>
              <w:spacing w:line="276" w:lineRule="auto"/>
              <w:rPr>
                <w:rFonts w:cs="Times New Roman"/>
                <w:b/>
                <w:bCs/>
                <w:sz w:val="28"/>
                <w:szCs w:val="28"/>
              </w:rPr>
            </w:pPr>
          </w:p>
          <w:p w14:paraId="3383412F" w14:textId="77777777" w:rsidR="001A11CE" w:rsidRPr="000D1248" w:rsidRDefault="001A11CE" w:rsidP="00FD084C">
            <w:pPr>
              <w:spacing w:line="276" w:lineRule="auto"/>
              <w:jc w:val="both"/>
              <w:rPr>
                <w:rFonts w:cs="Times New Roman"/>
                <w:szCs w:val="26"/>
              </w:rPr>
            </w:pPr>
            <w:r w:rsidRPr="000D1248">
              <w:rPr>
                <w:rFonts w:cs="Times New Roman"/>
                <w:szCs w:val="26"/>
              </w:rPr>
              <w:t xml:space="preserve">Cơ quan: ………… (ghi tên cơ quan chủ quản) </w:t>
            </w:r>
          </w:p>
          <w:p w14:paraId="4D68740D" w14:textId="77777777" w:rsidR="001A11CE" w:rsidRPr="000D1248" w:rsidRDefault="001A11CE" w:rsidP="00FD084C">
            <w:pPr>
              <w:spacing w:line="276" w:lineRule="auto"/>
              <w:jc w:val="both"/>
              <w:rPr>
                <w:rFonts w:cs="Times New Roman"/>
                <w:szCs w:val="26"/>
              </w:rPr>
            </w:pPr>
            <w:r w:rsidRPr="000D1248">
              <w:rPr>
                <w:rFonts w:cs="Times New Roman"/>
                <w:szCs w:val="26"/>
              </w:rPr>
              <w:t>Đồng ý cho: ……….. (ghi tên cán bộ) tham gia chương trình đào tạo …. (tên CTĐT, trình độ) …. Tại …. (tên đơn vị) … với tư cách là …. (vai trò cán bộ trong CTĐT) trong thời gian từ ……….. đến …………</w:t>
            </w:r>
          </w:p>
          <w:p w14:paraId="3B38F79B" w14:textId="77777777" w:rsidR="001A11CE" w:rsidRPr="000D1248" w:rsidRDefault="001A11CE" w:rsidP="00FD084C">
            <w:pPr>
              <w:spacing w:line="276" w:lineRule="auto"/>
              <w:rPr>
                <w:rFonts w:cs="Times New Roman"/>
                <w:sz w:val="28"/>
                <w:szCs w:val="28"/>
              </w:rPr>
            </w:pPr>
          </w:p>
          <w:p w14:paraId="137FC9D5" w14:textId="77777777" w:rsidR="001A11CE" w:rsidRPr="000D1248" w:rsidRDefault="001A11CE" w:rsidP="00FD084C">
            <w:pPr>
              <w:spacing w:line="276" w:lineRule="auto"/>
              <w:rPr>
                <w:rFonts w:cs="Times New Roman"/>
                <w:b/>
                <w:bCs/>
                <w:sz w:val="28"/>
                <w:szCs w:val="28"/>
              </w:rPr>
            </w:pPr>
            <w:r w:rsidRPr="000D1248">
              <w:rPr>
                <w:rFonts w:cs="Times New Roman"/>
                <w:b/>
                <w:bCs/>
                <w:sz w:val="28"/>
                <w:szCs w:val="28"/>
              </w:rPr>
              <w:t>THỦ TRƯỞNG CƠ QUAN</w:t>
            </w:r>
          </w:p>
          <w:p w14:paraId="286E9FA9" w14:textId="77777777" w:rsidR="001A11CE" w:rsidRPr="000D1248" w:rsidRDefault="001A11CE" w:rsidP="00FD084C">
            <w:pPr>
              <w:spacing w:line="276" w:lineRule="auto"/>
              <w:rPr>
                <w:rFonts w:cs="Times New Roman"/>
                <w:i/>
                <w:iCs/>
                <w:sz w:val="28"/>
                <w:szCs w:val="28"/>
              </w:rPr>
            </w:pPr>
            <w:r w:rsidRPr="000D1248">
              <w:rPr>
                <w:rFonts w:cs="Times New Roman"/>
                <w:i/>
                <w:iCs/>
                <w:sz w:val="28"/>
                <w:szCs w:val="28"/>
              </w:rPr>
              <w:t>(Kí tên, đóng dấu)</w:t>
            </w:r>
          </w:p>
        </w:tc>
        <w:tc>
          <w:tcPr>
            <w:tcW w:w="4683" w:type="dxa"/>
          </w:tcPr>
          <w:p w14:paraId="36EFE179" w14:textId="77777777" w:rsidR="001A11CE" w:rsidRPr="000D1248" w:rsidRDefault="001A11CE" w:rsidP="00FD084C">
            <w:pPr>
              <w:spacing w:line="276" w:lineRule="auto"/>
              <w:rPr>
                <w:rFonts w:cs="Times New Roman"/>
                <w:b/>
                <w:bCs/>
                <w:sz w:val="28"/>
                <w:szCs w:val="28"/>
              </w:rPr>
            </w:pPr>
            <w:r w:rsidRPr="000D1248">
              <w:rPr>
                <w:rFonts w:cs="Times New Roman"/>
                <w:b/>
                <w:bCs/>
                <w:sz w:val="28"/>
                <w:szCs w:val="28"/>
              </w:rPr>
              <w:t>KÍ TÊN</w:t>
            </w:r>
          </w:p>
          <w:p w14:paraId="2BA9B8F3" w14:textId="77777777" w:rsidR="001A11CE" w:rsidRPr="000D1248" w:rsidRDefault="001A11CE" w:rsidP="00FD084C">
            <w:pPr>
              <w:spacing w:line="276" w:lineRule="auto"/>
              <w:rPr>
                <w:rFonts w:cs="Times New Roman"/>
                <w:i/>
                <w:iCs/>
                <w:szCs w:val="26"/>
              </w:rPr>
            </w:pPr>
            <w:r w:rsidRPr="000D1248">
              <w:rPr>
                <w:rFonts w:cs="Times New Roman"/>
                <w:i/>
                <w:iCs/>
                <w:szCs w:val="26"/>
              </w:rPr>
              <w:t>(Cán bộ kí và ghi rõ họ tên)</w:t>
            </w:r>
          </w:p>
        </w:tc>
      </w:tr>
    </w:tbl>
    <w:p w14:paraId="1F9160B6" w14:textId="77777777" w:rsidR="001A11CE" w:rsidRPr="000D1248" w:rsidRDefault="001A11CE" w:rsidP="001A11CE">
      <w:pPr>
        <w:jc w:val="both"/>
        <w:rPr>
          <w:b/>
        </w:rPr>
      </w:pPr>
    </w:p>
    <w:p w14:paraId="45FB458D" w14:textId="33F81929" w:rsidR="00555C19" w:rsidRPr="000D1248" w:rsidRDefault="00555C19" w:rsidP="00A15177">
      <w:pPr>
        <w:jc w:val="both"/>
        <w:rPr>
          <w:b/>
        </w:rPr>
        <w:sectPr w:rsidR="00555C19" w:rsidRPr="000D1248" w:rsidSect="00555C19">
          <w:pgSz w:w="11907" w:h="16840" w:code="9"/>
          <w:pgMar w:top="851" w:right="851" w:bottom="851" w:left="1134" w:header="720" w:footer="720" w:gutter="0"/>
          <w:cols w:space="720"/>
          <w:docGrid w:linePitch="360"/>
        </w:sectPr>
      </w:pPr>
      <w:r w:rsidRPr="000D1248">
        <w:rPr>
          <w:b/>
        </w:rPr>
        <w:lastRenderedPageBreak/>
        <w:t>Mẫ</w:t>
      </w:r>
      <w:r w:rsidR="001A11CE" w:rsidRPr="000D1248">
        <w:rPr>
          <w:b/>
        </w:rPr>
        <w:t>u 5</w:t>
      </w:r>
      <w:r w:rsidRPr="000D1248">
        <w:rPr>
          <w:b/>
        </w:rPr>
        <w:t>: Mẫu đề án mở ngành</w:t>
      </w:r>
      <w:r w:rsidRPr="000D1248">
        <w:rPr>
          <w:noProof/>
        </w:rPr>
        <mc:AlternateContent>
          <mc:Choice Requires="wps">
            <w:drawing>
              <wp:anchor distT="45720" distB="45720" distL="114300" distR="114300" simplePos="0" relativeHeight="251811840" behindDoc="0" locked="0" layoutInCell="1" hidden="0" allowOverlap="1" wp14:anchorId="70473079" wp14:editId="761B7D97">
                <wp:simplePos x="0" y="0"/>
                <wp:positionH relativeFrom="column">
                  <wp:posOffset>-3810</wp:posOffset>
                </wp:positionH>
                <wp:positionV relativeFrom="paragraph">
                  <wp:posOffset>526415</wp:posOffset>
                </wp:positionV>
                <wp:extent cx="6061710" cy="8503920"/>
                <wp:effectExtent l="38100" t="38100" r="34290" b="30480"/>
                <wp:wrapSquare wrapText="bothSides" distT="45720" distB="45720" distL="114300" distR="114300"/>
                <wp:docPr id="28" name="Rectangle 28"/>
                <wp:cNvGraphicFramePr/>
                <a:graphic xmlns:a="http://schemas.openxmlformats.org/drawingml/2006/main">
                  <a:graphicData uri="http://schemas.microsoft.com/office/word/2010/wordprocessingShape">
                    <wps:wsp>
                      <wps:cNvSpPr/>
                      <wps:spPr>
                        <a:xfrm>
                          <a:off x="0" y="0"/>
                          <a:ext cx="6061710" cy="8503920"/>
                        </a:xfrm>
                        <a:prstGeom prst="rect">
                          <a:avLst/>
                        </a:prstGeom>
                        <a:solidFill>
                          <a:srgbClr val="FFFFFF"/>
                        </a:solidFill>
                        <a:ln w="79375" cap="flat" cmpd="thickThin">
                          <a:solidFill>
                            <a:srgbClr val="000000"/>
                          </a:solidFill>
                          <a:prstDash val="solid"/>
                          <a:miter lim="800000"/>
                          <a:headEnd type="none" w="sm" len="sm"/>
                          <a:tailEnd type="none" w="sm" len="sm"/>
                        </a:ln>
                      </wps:spPr>
                      <wps:txbx>
                        <w:txbxContent>
                          <w:p w14:paraId="7C0A7DF9" w14:textId="77777777" w:rsidR="00A4244B" w:rsidRDefault="00A4244B" w:rsidP="00555C19">
                            <w:pPr>
                              <w:spacing w:before="240" w:line="258" w:lineRule="auto"/>
                              <w:textDirection w:val="btLr"/>
                              <w:rPr>
                                <w:rFonts w:ascii="Italic" w:eastAsia="Italic" w:hAnsi="Italic" w:cs="Italic"/>
                                <w:i/>
                                <w:color w:val="0033CC"/>
                                <w:sz w:val="24"/>
                              </w:rPr>
                            </w:pPr>
                            <w:r w:rsidRPr="00C47D31">
                              <w:rPr>
                                <w:rFonts w:eastAsia="Times New Roman"/>
                                <w:color w:val="000000"/>
                                <w:sz w:val="24"/>
                                <w:szCs w:val="24"/>
                              </w:rPr>
                              <w:t>BỘ CÔNG THƯƠNG</w:t>
                            </w:r>
                            <w:r w:rsidRPr="00C47D31">
                              <w:rPr>
                                <w:b/>
                                <w:color w:val="000000"/>
                                <w:sz w:val="24"/>
                                <w:szCs w:val="24"/>
                              </w:rPr>
                              <w:br/>
                            </w:r>
                            <w:r w:rsidRPr="00C47D31">
                              <w:rPr>
                                <w:rFonts w:eastAsia="Times New Roman"/>
                                <w:b/>
                                <w:color w:val="000000"/>
                                <w:sz w:val="24"/>
                                <w:szCs w:val="24"/>
                              </w:rPr>
                              <w:t>TRƯỜNG ĐẠI HỌC KINH TẾ - KỸ THUẬT CÔNG NGHIỆP</w:t>
                            </w:r>
                            <w:r>
                              <w:rPr>
                                <w:b/>
                                <w:color w:val="000000"/>
                                <w:sz w:val="32"/>
                              </w:rPr>
                              <w:br/>
                            </w:r>
                            <w:r>
                              <w:rPr>
                                <w:rFonts w:ascii="Italic" w:eastAsia="Italic" w:hAnsi="Italic" w:cs="Italic"/>
                                <w:i/>
                                <w:color w:val="0033CC"/>
                                <w:sz w:val="24"/>
                              </w:rPr>
                              <w:t>------</w:t>
                            </w:r>
                          </w:p>
                          <w:p w14:paraId="398FC13A" w14:textId="77777777" w:rsidR="00A4244B" w:rsidRDefault="00A4244B" w:rsidP="00555C19">
                            <w:pPr>
                              <w:spacing w:before="240" w:line="258" w:lineRule="auto"/>
                              <w:textDirection w:val="btLr"/>
                            </w:pPr>
                          </w:p>
                          <w:p w14:paraId="5AF4AD01" w14:textId="77777777" w:rsidR="00A4244B" w:rsidRDefault="00A4244B" w:rsidP="00555C19">
                            <w:pPr>
                              <w:spacing w:before="240" w:line="258" w:lineRule="auto"/>
                              <w:textDirection w:val="btLr"/>
                            </w:pPr>
                            <w:r>
                              <w:rPr>
                                <w:rFonts w:ascii="Italic" w:eastAsia="Italic" w:hAnsi="Italic" w:cs="Italic"/>
                                <w:i/>
                                <w:noProof/>
                                <w:sz w:val="24"/>
                                <w:szCs w:val="24"/>
                              </w:rPr>
                              <w:drawing>
                                <wp:inline distT="0" distB="0" distL="0" distR="0" wp14:anchorId="6F4BEE23" wp14:editId="4EFB9CDD">
                                  <wp:extent cx="1703070" cy="1878965"/>
                                  <wp:effectExtent l="0" t="0" r="0" b="698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3070" cy="1878965"/>
                                          </a:xfrm>
                                          <a:prstGeom prst="rect">
                                            <a:avLst/>
                                          </a:prstGeom>
                                          <a:noFill/>
                                          <a:ln>
                                            <a:noFill/>
                                          </a:ln>
                                        </pic:spPr>
                                      </pic:pic>
                                    </a:graphicData>
                                  </a:graphic>
                                </wp:inline>
                              </w:drawing>
                            </w:r>
                          </w:p>
                          <w:p w14:paraId="779DDE85" w14:textId="77777777" w:rsidR="00A4244B" w:rsidRDefault="00A4244B">
                            <w:pPr>
                              <w:spacing w:before="240" w:line="258" w:lineRule="auto"/>
                              <w:textDirection w:val="btLr"/>
                              <w:rPr>
                                <w:rFonts w:eastAsia="Times New Roman"/>
                                <w:b/>
                                <w:color w:val="000000"/>
                                <w:sz w:val="48"/>
                              </w:rPr>
                            </w:pPr>
                          </w:p>
                          <w:p w14:paraId="7E6E8860" w14:textId="77777777" w:rsidR="00A4244B" w:rsidRDefault="00A4244B">
                            <w:pPr>
                              <w:spacing w:before="240" w:line="258" w:lineRule="auto"/>
                              <w:textDirection w:val="btLr"/>
                            </w:pPr>
                            <w:r>
                              <w:rPr>
                                <w:rFonts w:eastAsia="Times New Roman"/>
                                <w:b/>
                                <w:color w:val="000000"/>
                                <w:sz w:val="48"/>
                              </w:rPr>
                              <w:t>ĐỀ ÁN</w:t>
                            </w:r>
                            <w:r>
                              <w:rPr>
                                <w:b/>
                                <w:color w:val="000000"/>
                                <w:sz w:val="32"/>
                              </w:rPr>
                              <w:t xml:space="preserve"> </w:t>
                            </w:r>
                            <w:r>
                              <w:rPr>
                                <w:rFonts w:eastAsia="Times New Roman"/>
                                <w:b/>
                                <w:color w:val="000000"/>
                                <w:sz w:val="48"/>
                              </w:rPr>
                              <w:t>MỞ NGÀNH ĐÀO TẠO</w:t>
                            </w:r>
                          </w:p>
                          <w:p w14:paraId="7172D903" w14:textId="77777777" w:rsidR="00A4244B" w:rsidRPr="00AF0F87" w:rsidRDefault="00A4244B">
                            <w:pPr>
                              <w:spacing w:before="240" w:line="258" w:lineRule="auto"/>
                              <w:textDirection w:val="btLr"/>
                              <w:rPr>
                                <w:sz w:val="16"/>
                              </w:rPr>
                            </w:pPr>
                            <w:r w:rsidRPr="00AF0F87">
                              <w:rPr>
                                <w:rFonts w:eastAsia="Times New Roman"/>
                                <w:b/>
                                <w:color w:val="000000"/>
                                <w:sz w:val="36"/>
                              </w:rPr>
                              <w:t>TRÌNH ĐỘ ĐÀO TẠO: ĐẠI HỌC</w:t>
                            </w:r>
                          </w:p>
                          <w:p w14:paraId="5DFC37F5" w14:textId="77777777" w:rsidR="00A4244B" w:rsidRDefault="00A4244B">
                            <w:pPr>
                              <w:spacing w:before="240" w:line="258" w:lineRule="auto"/>
                              <w:textDirection w:val="btLr"/>
                              <w:rPr>
                                <w:b/>
                                <w:color w:val="000000"/>
                                <w:sz w:val="32"/>
                              </w:rPr>
                            </w:pPr>
                          </w:p>
                          <w:p w14:paraId="2FFB9330" w14:textId="77777777" w:rsidR="00A4244B" w:rsidRDefault="00A4244B">
                            <w:pPr>
                              <w:spacing w:before="240" w:line="258" w:lineRule="auto"/>
                              <w:textDirection w:val="btLr"/>
                              <w:rPr>
                                <w:b/>
                                <w:color w:val="000000"/>
                                <w:sz w:val="32"/>
                              </w:rPr>
                            </w:pPr>
                          </w:p>
                          <w:p w14:paraId="614A6277" w14:textId="77777777" w:rsidR="00A4244B" w:rsidRDefault="00A4244B">
                            <w:pPr>
                              <w:spacing w:before="240" w:line="258" w:lineRule="auto"/>
                              <w:textDirection w:val="btLr"/>
                            </w:pPr>
                            <w:r>
                              <w:rPr>
                                <w:b/>
                                <w:color w:val="000000"/>
                                <w:sz w:val="32"/>
                              </w:rPr>
                              <w:br/>
                            </w:r>
                            <w:r>
                              <w:rPr>
                                <w:rFonts w:eastAsia="Times New Roman"/>
                                <w:b/>
                                <w:color w:val="000000"/>
                                <w:sz w:val="36"/>
                              </w:rPr>
                              <w:t>Ngành: ………………..</w:t>
                            </w:r>
                          </w:p>
                          <w:p w14:paraId="7DB05AC0" w14:textId="77777777" w:rsidR="00A4244B" w:rsidRDefault="00A4244B">
                            <w:pPr>
                              <w:spacing w:before="240" w:line="258" w:lineRule="auto"/>
                              <w:textDirection w:val="btLr"/>
                            </w:pPr>
                            <w:r>
                              <w:rPr>
                                <w:rFonts w:eastAsia="Times New Roman"/>
                                <w:b/>
                                <w:color w:val="000000"/>
                                <w:sz w:val="36"/>
                              </w:rPr>
                              <w:t>Mã ngành: …………..</w:t>
                            </w:r>
                          </w:p>
                          <w:p w14:paraId="71966AB0" w14:textId="77777777" w:rsidR="00A4244B" w:rsidRDefault="00A4244B">
                            <w:pPr>
                              <w:spacing w:before="360" w:line="258" w:lineRule="auto"/>
                              <w:textDirection w:val="btLr"/>
                            </w:pPr>
                            <w:r>
                              <w:rPr>
                                <w:b/>
                                <w:color w:val="000000"/>
                                <w:sz w:val="32"/>
                              </w:rPr>
                              <w:br/>
                            </w:r>
                          </w:p>
                          <w:p w14:paraId="3287D45B" w14:textId="77777777" w:rsidR="00A4244B" w:rsidRDefault="00A4244B">
                            <w:pPr>
                              <w:spacing w:before="240" w:line="258" w:lineRule="auto"/>
                              <w:textDirection w:val="btLr"/>
                            </w:pPr>
                          </w:p>
                          <w:p w14:paraId="1FEA68A0" w14:textId="77777777" w:rsidR="00A4244B" w:rsidRDefault="00A4244B">
                            <w:pPr>
                              <w:spacing w:before="240" w:line="258" w:lineRule="auto"/>
                              <w:textDirection w:val="btLr"/>
                            </w:pPr>
                          </w:p>
                          <w:p w14:paraId="7EBC7320" w14:textId="77777777" w:rsidR="00A4244B" w:rsidRDefault="00A4244B">
                            <w:pPr>
                              <w:spacing w:before="240" w:line="258" w:lineRule="auto"/>
                              <w:textDirection w:val="btLr"/>
                            </w:pPr>
                          </w:p>
                          <w:p w14:paraId="1E998AE3" w14:textId="77777777" w:rsidR="00A4244B" w:rsidRDefault="00A4244B">
                            <w:pPr>
                              <w:spacing w:before="240" w:line="258" w:lineRule="auto"/>
                              <w:textDirection w:val="btLr"/>
                            </w:pPr>
                          </w:p>
                          <w:p w14:paraId="0371EE7A" w14:textId="77777777" w:rsidR="00A4244B" w:rsidRDefault="00A4244B">
                            <w:pPr>
                              <w:spacing w:before="240" w:line="258" w:lineRule="auto"/>
                              <w:textDirection w:val="btLr"/>
                            </w:pPr>
                          </w:p>
                          <w:p w14:paraId="44D660CA" w14:textId="77777777" w:rsidR="00A4244B" w:rsidRDefault="00A4244B">
                            <w:pPr>
                              <w:spacing w:before="240" w:line="258" w:lineRule="auto"/>
                              <w:textDirection w:val="btLr"/>
                            </w:pPr>
                            <w:r>
                              <w:rPr>
                                <w:rFonts w:eastAsia="Times New Roman"/>
                                <w:b/>
                                <w:color w:val="000000"/>
                                <w:sz w:val="36"/>
                              </w:rPr>
                              <w:t>Hà Nội - 2022</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70473079" id="Rectangle 28" o:spid="_x0000_s1049" style="position:absolute;left:0;text-align:left;margin-left:-.3pt;margin-top:41.45pt;width:477.3pt;height:669.6pt;z-index:251811840;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" strokeweight="6.25pt">
                <v:stroke startarrowwidth="narrow" startarrowlength="short" endarrowwidth="narrow" endarrowlength="short" linestyle="thickThin"/>
                <v:textbox inset="2.53958mm,1.2694mm,2.53958mm,1.2694mm">
                  <w:txbxContent>
                    <w:p w14:paraId="7C0A7DF9" w14:textId="77777777" w:rsidR="00A4244B" w:rsidRDefault="00A4244B" w:rsidP="00555C19">
                      <w:pPr>
                        <w:spacing w:before="240" w:line="258" w:lineRule="auto"/>
                        <w:textDirection w:val="btLr"/>
                        <w:rPr>
                          <w:rFonts w:ascii="Italic" w:eastAsia="Italic" w:hAnsi="Italic" w:cs="Italic"/>
                          <w:i/>
                          <w:color w:val="0033CC"/>
                          <w:sz w:val="24"/>
                        </w:rPr>
                      </w:pPr>
                      <w:r w:rsidRPr="00C47D31">
                        <w:rPr>
                          <w:rFonts w:eastAsia="Times New Roman"/>
                          <w:color w:val="000000"/>
                          <w:sz w:val="24"/>
                          <w:szCs w:val="24"/>
                        </w:rPr>
                        <w:t>BỘ CÔNG THƯƠNG</w:t>
                      </w:r>
                      <w:r w:rsidRPr="00C47D31">
                        <w:rPr>
                          <w:b/>
                          <w:color w:val="000000"/>
                          <w:sz w:val="24"/>
                          <w:szCs w:val="24"/>
                        </w:rPr>
                        <w:br/>
                      </w:r>
                      <w:r w:rsidRPr="00C47D31">
                        <w:rPr>
                          <w:rFonts w:eastAsia="Times New Roman"/>
                          <w:b/>
                          <w:color w:val="000000"/>
                          <w:sz w:val="24"/>
                          <w:szCs w:val="24"/>
                        </w:rPr>
                        <w:t>TRƯỜNG ĐẠI HỌC KINH TẾ - KỸ THUẬT CÔNG NGHIỆP</w:t>
                      </w:r>
                      <w:r>
                        <w:rPr>
                          <w:b/>
                          <w:color w:val="000000"/>
                          <w:sz w:val="32"/>
                        </w:rPr>
                        <w:br/>
                      </w:r>
                      <w:r>
                        <w:rPr>
                          <w:rFonts w:ascii="Italic" w:eastAsia="Italic" w:hAnsi="Italic" w:cs="Italic"/>
                          <w:i/>
                          <w:color w:val="0033CC"/>
                          <w:sz w:val="24"/>
                        </w:rPr>
                        <w:t>------</w:t>
                      </w:r>
                    </w:p>
                    <w:p w14:paraId="398FC13A" w14:textId="77777777" w:rsidR="00A4244B" w:rsidRDefault="00A4244B" w:rsidP="00555C19">
                      <w:pPr>
                        <w:spacing w:before="240" w:line="258" w:lineRule="auto"/>
                        <w:textDirection w:val="btLr"/>
                      </w:pPr>
                    </w:p>
                    <w:p w14:paraId="5AF4AD01" w14:textId="77777777" w:rsidR="00A4244B" w:rsidRDefault="00A4244B" w:rsidP="00555C19">
                      <w:pPr>
                        <w:spacing w:before="240" w:line="258" w:lineRule="auto"/>
                        <w:textDirection w:val="btLr"/>
                      </w:pPr>
                      <w:r>
                        <w:rPr>
                          <w:rFonts w:ascii="Italic" w:eastAsia="Italic" w:hAnsi="Italic" w:cs="Italic"/>
                          <w:i/>
                          <w:noProof/>
                          <w:sz w:val="24"/>
                          <w:szCs w:val="24"/>
                        </w:rPr>
                        <w:drawing>
                          <wp:inline distT="0" distB="0" distL="0" distR="0" wp14:anchorId="6F4BEE23" wp14:editId="4EFB9CDD">
                            <wp:extent cx="1703070" cy="1878965"/>
                            <wp:effectExtent l="0" t="0" r="0" b="698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3070" cy="1878965"/>
                                    </a:xfrm>
                                    <a:prstGeom prst="rect">
                                      <a:avLst/>
                                    </a:prstGeom>
                                    <a:noFill/>
                                    <a:ln>
                                      <a:noFill/>
                                    </a:ln>
                                  </pic:spPr>
                                </pic:pic>
                              </a:graphicData>
                            </a:graphic>
                          </wp:inline>
                        </w:drawing>
                      </w:r>
                    </w:p>
                    <w:p w14:paraId="779DDE85" w14:textId="77777777" w:rsidR="00A4244B" w:rsidRDefault="00A4244B">
                      <w:pPr>
                        <w:spacing w:before="240" w:line="258" w:lineRule="auto"/>
                        <w:textDirection w:val="btLr"/>
                        <w:rPr>
                          <w:rFonts w:eastAsia="Times New Roman"/>
                          <w:b/>
                          <w:color w:val="000000"/>
                          <w:sz w:val="48"/>
                        </w:rPr>
                      </w:pPr>
                    </w:p>
                    <w:p w14:paraId="7E6E8860" w14:textId="77777777" w:rsidR="00A4244B" w:rsidRDefault="00A4244B">
                      <w:pPr>
                        <w:spacing w:before="240" w:line="258" w:lineRule="auto"/>
                        <w:textDirection w:val="btLr"/>
                      </w:pPr>
                      <w:r>
                        <w:rPr>
                          <w:rFonts w:eastAsia="Times New Roman"/>
                          <w:b/>
                          <w:color w:val="000000"/>
                          <w:sz w:val="48"/>
                        </w:rPr>
                        <w:t>ĐỀ ÁN</w:t>
                      </w:r>
                      <w:r>
                        <w:rPr>
                          <w:b/>
                          <w:color w:val="000000"/>
                          <w:sz w:val="32"/>
                        </w:rPr>
                        <w:t xml:space="preserve"> </w:t>
                      </w:r>
                      <w:r>
                        <w:rPr>
                          <w:rFonts w:eastAsia="Times New Roman"/>
                          <w:b/>
                          <w:color w:val="000000"/>
                          <w:sz w:val="48"/>
                        </w:rPr>
                        <w:t>MỞ NGÀNH ĐÀO TẠO</w:t>
                      </w:r>
                    </w:p>
                    <w:p w14:paraId="7172D903" w14:textId="77777777" w:rsidR="00A4244B" w:rsidRPr="00AF0F87" w:rsidRDefault="00A4244B">
                      <w:pPr>
                        <w:spacing w:before="240" w:line="258" w:lineRule="auto"/>
                        <w:textDirection w:val="btLr"/>
                        <w:rPr>
                          <w:sz w:val="16"/>
                        </w:rPr>
                      </w:pPr>
                      <w:r w:rsidRPr="00AF0F87">
                        <w:rPr>
                          <w:rFonts w:eastAsia="Times New Roman"/>
                          <w:b/>
                          <w:color w:val="000000"/>
                          <w:sz w:val="36"/>
                        </w:rPr>
                        <w:t>TRÌNH ĐỘ ĐÀO TẠO: ĐẠI HỌC</w:t>
                      </w:r>
                    </w:p>
                    <w:p w14:paraId="5DFC37F5" w14:textId="77777777" w:rsidR="00A4244B" w:rsidRDefault="00A4244B">
                      <w:pPr>
                        <w:spacing w:before="240" w:line="258" w:lineRule="auto"/>
                        <w:textDirection w:val="btLr"/>
                        <w:rPr>
                          <w:b/>
                          <w:color w:val="000000"/>
                          <w:sz w:val="32"/>
                        </w:rPr>
                      </w:pPr>
                    </w:p>
                    <w:p w14:paraId="2FFB9330" w14:textId="77777777" w:rsidR="00A4244B" w:rsidRDefault="00A4244B">
                      <w:pPr>
                        <w:spacing w:before="240" w:line="258" w:lineRule="auto"/>
                        <w:textDirection w:val="btLr"/>
                        <w:rPr>
                          <w:b/>
                          <w:color w:val="000000"/>
                          <w:sz w:val="32"/>
                        </w:rPr>
                      </w:pPr>
                    </w:p>
                    <w:p w14:paraId="614A6277" w14:textId="77777777" w:rsidR="00A4244B" w:rsidRDefault="00A4244B">
                      <w:pPr>
                        <w:spacing w:before="240" w:line="258" w:lineRule="auto"/>
                        <w:textDirection w:val="btLr"/>
                      </w:pPr>
                      <w:r>
                        <w:rPr>
                          <w:b/>
                          <w:color w:val="000000"/>
                          <w:sz w:val="32"/>
                        </w:rPr>
                        <w:br/>
                      </w:r>
                      <w:r>
                        <w:rPr>
                          <w:rFonts w:eastAsia="Times New Roman"/>
                          <w:b/>
                          <w:color w:val="000000"/>
                          <w:sz w:val="36"/>
                        </w:rPr>
                        <w:t>Ngành: ………………..</w:t>
                      </w:r>
                    </w:p>
                    <w:p w14:paraId="7DB05AC0" w14:textId="77777777" w:rsidR="00A4244B" w:rsidRDefault="00A4244B">
                      <w:pPr>
                        <w:spacing w:before="240" w:line="258" w:lineRule="auto"/>
                        <w:textDirection w:val="btLr"/>
                      </w:pPr>
                      <w:r>
                        <w:rPr>
                          <w:rFonts w:eastAsia="Times New Roman"/>
                          <w:b/>
                          <w:color w:val="000000"/>
                          <w:sz w:val="36"/>
                        </w:rPr>
                        <w:t>Mã ngành: …………..</w:t>
                      </w:r>
                    </w:p>
                    <w:p w14:paraId="71966AB0" w14:textId="77777777" w:rsidR="00A4244B" w:rsidRDefault="00A4244B">
                      <w:pPr>
                        <w:spacing w:before="360" w:line="258" w:lineRule="auto"/>
                        <w:textDirection w:val="btLr"/>
                      </w:pPr>
                      <w:r>
                        <w:rPr>
                          <w:b/>
                          <w:color w:val="000000"/>
                          <w:sz w:val="32"/>
                        </w:rPr>
                        <w:br/>
                      </w:r>
                    </w:p>
                    <w:p w14:paraId="3287D45B" w14:textId="77777777" w:rsidR="00A4244B" w:rsidRDefault="00A4244B">
                      <w:pPr>
                        <w:spacing w:before="240" w:line="258" w:lineRule="auto"/>
                        <w:textDirection w:val="btLr"/>
                      </w:pPr>
                    </w:p>
                    <w:p w14:paraId="1FEA68A0" w14:textId="77777777" w:rsidR="00A4244B" w:rsidRDefault="00A4244B">
                      <w:pPr>
                        <w:spacing w:before="240" w:line="258" w:lineRule="auto"/>
                        <w:textDirection w:val="btLr"/>
                      </w:pPr>
                    </w:p>
                    <w:p w14:paraId="7EBC7320" w14:textId="77777777" w:rsidR="00A4244B" w:rsidRDefault="00A4244B">
                      <w:pPr>
                        <w:spacing w:before="240" w:line="258" w:lineRule="auto"/>
                        <w:textDirection w:val="btLr"/>
                      </w:pPr>
                    </w:p>
                    <w:p w14:paraId="1E998AE3" w14:textId="77777777" w:rsidR="00A4244B" w:rsidRDefault="00A4244B">
                      <w:pPr>
                        <w:spacing w:before="240" w:line="258" w:lineRule="auto"/>
                        <w:textDirection w:val="btLr"/>
                      </w:pPr>
                    </w:p>
                    <w:p w14:paraId="0371EE7A" w14:textId="77777777" w:rsidR="00A4244B" w:rsidRDefault="00A4244B">
                      <w:pPr>
                        <w:spacing w:before="240" w:line="258" w:lineRule="auto"/>
                        <w:textDirection w:val="btLr"/>
                      </w:pPr>
                    </w:p>
                    <w:p w14:paraId="44D660CA" w14:textId="77777777" w:rsidR="00A4244B" w:rsidRDefault="00A4244B">
                      <w:pPr>
                        <w:spacing w:before="240" w:line="258" w:lineRule="auto"/>
                        <w:textDirection w:val="btLr"/>
                      </w:pPr>
                      <w:r>
                        <w:rPr>
                          <w:rFonts w:eastAsia="Times New Roman"/>
                          <w:b/>
                          <w:color w:val="000000"/>
                          <w:sz w:val="36"/>
                        </w:rPr>
                        <w:t>Hà Nội - 2022</w:t>
                      </w:r>
                    </w:p>
                  </w:txbxContent>
                </v:textbox>
                <w10:wrap type="square"/>
              </v:rect>
            </w:pict>
          </mc:Fallback>
        </mc:AlternateContent>
      </w:r>
    </w:p>
    <w:p w14:paraId="53A802EB" w14:textId="77777777" w:rsidR="00555C19" w:rsidRPr="000D1248" w:rsidRDefault="00555C19">
      <w:pPr>
        <w:spacing w:line="312" w:lineRule="auto"/>
        <w:ind w:firstLine="289"/>
        <w:rPr>
          <w:rFonts w:eastAsia="Times New Roman"/>
          <w:b/>
        </w:rPr>
      </w:pPr>
      <w:r w:rsidRPr="000D1248">
        <w:rPr>
          <w:rFonts w:eastAsia="Times New Roman"/>
          <w:b/>
        </w:rPr>
        <w:lastRenderedPageBreak/>
        <w:t>MỤC LỤC</w:t>
      </w:r>
    </w:p>
    <w:sdt>
      <w:sdtPr>
        <w:rPr>
          <w:rFonts w:ascii="Times New Roman" w:hAnsi="Times New Roman" w:cs="Times New Roman"/>
          <w:b/>
          <w:bCs/>
          <w:sz w:val="26"/>
          <w:szCs w:val="26"/>
        </w:rPr>
        <w:id w:val="-48465028"/>
        <w:docPartObj>
          <w:docPartGallery w:val="Table of Contents"/>
          <w:docPartUnique/>
        </w:docPartObj>
      </w:sdtPr>
      <w:sdtEndPr>
        <w:rPr>
          <w:b w:val="0"/>
          <w:bCs w:val="0"/>
          <w:noProof/>
          <w:sz w:val="24"/>
          <w:szCs w:val="24"/>
        </w:rPr>
      </w:sdtEndPr>
      <w:sdtContent>
        <w:p w14:paraId="6F84E342" w14:textId="2FFA6483" w:rsidR="00555C19" w:rsidRPr="000D1248" w:rsidRDefault="00555C19">
          <w:pPr>
            <w:pStyle w:val="TOC1"/>
            <w:tabs>
              <w:tab w:val="right" w:leader="dot" w:pos="9204"/>
            </w:tabs>
            <w:rPr>
              <w:rFonts w:ascii="Times New Roman" w:eastAsiaTheme="minorEastAsia" w:hAnsi="Times New Roman" w:cs="Times New Roman"/>
              <w:b/>
              <w:noProof/>
              <w:sz w:val="24"/>
              <w:szCs w:val="24"/>
            </w:rPr>
          </w:pPr>
          <w:r w:rsidRPr="000D1248">
            <w:rPr>
              <w:rFonts w:ascii="Times New Roman" w:hAnsi="Times New Roman" w:cs="Times New Roman"/>
              <w:bCs/>
              <w:sz w:val="24"/>
              <w:szCs w:val="24"/>
            </w:rPr>
            <w:fldChar w:fldCharType="begin"/>
          </w:r>
          <w:r w:rsidRPr="000D1248">
            <w:rPr>
              <w:rFonts w:ascii="Times New Roman" w:hAnsi="Times New Roman" w:cs="Times New Roman"/>
              <w:sz w:val="24"/>
              <w:szCs w:val="24"/>
            </w:rPr>
            <w:instrText xml:space="preserve"> TOC \o "1-3" \h \z \u </w:instrText>
          </w:r>
          <w:r w:rsidRPr="000D1248">
            <w:rPr>
              <w:rFonts w:ascii="Times New Roman" w:hAnsi="Times New Roman" w:cs="Times New Roman"/>
              <w:bCs/>
              <w:sz w:val="24"/>
              <w:szCs w:val="24"/>
            </w:rPr>
            <w:fldChar w:fldCharType="separate"/>
          </w:r>
          <w:hyperlink w:anchor="_Toc132144953" w:history="1">
            <w:r w:rsidRPr="000D1248">
              <w:rPr>
                <w:rStyle w:val="Hyperlink"/>
                <w:rFonts w:ascii="Times New Roman" w:hAnsi="Times New Roman" w:cs="Times New Roman"/>
                <w:noProof/>
                <w:color w:val="auto"/>
                <w:sz w:val="24"/>
                <w:szCs w:val="24"/>
              </w:rPr>
              <w:t>ĐỀ ÁN MỞ NGÀNH ĐÀO TẠO</w:t>
            </w:r>
            <w:r w:rsidRPr="000D1248">
              <w:rPr>
                <w:rFonts w:ascii="Times New Roman" w:hAnsi="Times New Roman" w:cs="Times New Roman"/>
                <w:noProof/>
                <w:webHidden/>
                <w:sz w:val="24"/>
                <w:szCs w:val="24"/>
              </w:rPr>
              <w:tab/>
            </w:r>
            <w:r w:rsidRPr="000D1248">
              <w:rPr>
                <w:rFonts w:ascii="Times New Roman" w:hAnsi="Times New Roman" w:cs="Times New Roman"/>
                <w:noProof/>
                <w:webHidden/>
                <w:sz w:val="24"/>
                <w:szCs w:val="24"/>
              </w:rPr>
              <w:fldChar w:fldCharType="begin"/>
            </w:r>
            <w:r w:rsidRPr="000D1248">
              <w:rPr>
                <w:rFonts w:ascii="Times New Roman" w:hAnsi="Times New Roman" w:cs="Times New Roman"/>
                <w:noProof/>
                <w:webHidden/>
                <w:sz w:val="24"/>
                <w:szCs w:val="24"/>
              </w:rPr>
              <w:instrText xml:space="preserve"> PAGEREF _Toc132144953 \h </w:instrText>
            </w:r>
            <w:r w:rsidRPr="000D1248">
              <w:rPr>
                <w:rFonts w:ascii="Times New Roman" w:hAnsi="Times New Roman" w:cs="Times New Roman"/>
                <w:noProof/>
                <w:webHidden/>
                <w:sz w:val="24"/>
                <w:szCs w:val="24"/>
              </w:rPr>
            </w:r>
            <w:r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63</w:t>
            </w:r>
            <w:r w:rsidRPr="000D1248">
              <w:rPr>
                <w:rFonts w:ascii="Times New Roman" w:hAnsi="Times New Roman" w:cs="Times New Roman"/>
                <w:noProof/>
                <w:webHidden/>
                <w:sz w:val="24"/>
                <w:szCs w:val="24"/>
              </w:rPr>
              <w:fldChar w:fldCharType="end"/>
            </w:r>
          </w:hyperlink>
        </w:p>
        <w:p w14:paraId="580F5EC6" w14:textId="6B8181AA" w:rsidR="00555C19" w:rsidRPr="000D1248" w:rsidRDefault="008A2CA0" w:rsidP="00555C19">
          <w:pPr>
            <w:pStyle w:val="TOC1"/>
            <w:tabs>
              <w:tab w:val="right" w:leader="dot" w:pos="9204"/>
            </w:tabs>
            <w:rPr>
              <w:rFonts w:ascii="Times New Roman" w:eastAsiaTheme="minorEastAsia" w:hAnsi="Times New Roman" w:cs="Times New Roman"/>
              <w:b/>
              <w:noProof/>
              <w:sz w:val="24"/>
              <w:szCs w:val="24"/>
            </w:rPr>
          </w:pPr>
          <w:hyperlink w:anchor="_Toc132144954" w:history="1">
            <w:r w:rsidR="00555C19" w:rsidRPr="000D1248">
              <w:rPr>
                <w:rStyle w:val="Hyperlink"/>
                <w:rFonts w:ascii="Times New Roman" w:hAnsi="Times New Roman" w:cs="Times New Roman"/>
                <w:noProof/>
                <w:color w:val="auto"/>
                <w:sz w:val="24"/>
                <w:szCs w:val="24"/>
              </w:rPr>
              <w:t>PHẦN I. MỘT SỐ THÔNG TIN CƠ BẢN GIỚI THIỆU VỀ CƠ SỞ ĐÀO TẠO</w:t>
            </w:r>
            <w:r w:rsidR="00555C19" w:rsidRPr="000D1248">
              <w:rPr>
                <w:rFonts w:ascii="Times New Roman" w:hAnsi="Times New Roman" w:cs="Times New Roman"/>
                <w:noProof/>
                <w:webHidden/>
                <w:sz w:val="24"/>
                <w:szCs w:val="24"/>
              </w:rPr>
              <w:tab/>
            </w:r>
            <w:r w:rsidR="00555C19" w:rsidRPr="000D1248">
              <w:rPr>
                <w:rFonts w:ascii="Times New Roman" w:hAnsi="Times New Roman" w:cs="Times New Roman"/>
                <w:noProof/>
                <w:webHidden/>
                <w:sz w:val="24"/>
                <w:szCs w:val="24"/>
              </w:rPr>
              <w:fldChar w:fldCharType="begin"/>
            </w:r>
            <w:r w:rsidR="00555C19" w:rsidRPr="000D1248">
              <w:rPr>
                <w:rFonts w:ascii="Times New Roman" w:hAnsi="Times New Roman" w:cs="Times New Roman"/>
                <w:noProof/>
                <w:webHidden/>
                <w:sz w:val="24"/>
                <w:szCs w:val="24"/>
              </w:rPr>
              <w:instrText xml:space="preserve"> PAGEREF _Toc132144954 \h </w:instrText>
            </w:r>
            <w:r w:rsidR="00555C19" w:rsidRPr="000D1248">
              <w:rPr>
                <w:rFonts w:ascii="Times New Roman" w:hAnsi="Times New Roman" w:cs="Times New Roman"/>
                <w:noProof/>
                <w:webHidden/>
                <w:sz w:val="24"/>
                <w:szCs w:val="24"/>
              </w:rPr>
            </w:r>
            <w:r w:rsidR="00555C19"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63</w:t>
            </w:r>
            <w:r w:rsidR="00555C19" w:rsidRPr="000D1248">
              <w:rPr>
                <w:rFonts w:ascii="Times New Roman" w:hAnsi="Times New Roman" w:cs="Times New Roman"/>
                <w:noProof/>
                <w:webHidden/>
                <w:sz w:val="24"/>
                <w:szCs w:val="24"/>
              </w:rPr>
              <w:fldChar w:fldCharType="end"/>
            </w:r>
          </w:hyperlink>
        </w:p>
        <w:p w14:paraId="60B3BF40" w14:textId="712CB733" w:rsidR="00555C19" w:rsidRPr="000D1248" w:rsidRDefault="008A2CA0">
          <w:pPr>
            <w:pStyle w:val="TOC1"/>
            <w:tabs>
              <w:tab w:val="left" w:pos="660"/>
              <w:tab w:val="right" w:leader="dot" w:pos="9204"/>
            </w:tabs>
            <w:rPr>
              <w:rFonts w:ascii="Times New Roman" w:eastAsiaTheme="minorEastAsia" w:hAnsi="Times New Roman" w:cs="Times New Roman"/>
              <w:b/>
              <w:noProof/>
              <w:sz w:val="24"/>
              <w:szCs w:val="24"/>
            </w:rPr>
          </w:pPr>
          <w:hyperlink w:anchor="_Toc132144955" w:history="1">
            <w:r w:rsidR="00555C19" w:rsidRPr="000D1248">
              <w:rPr>
                <w:rStyle w:val="Hyperlink"/>
                <w:rFonts w:ascii="Times New Roman" w:hAnsi="Times New Roman" w:cs="Times New Roman"/>
                <w:noProof/>
                <w:color w:val="auto"/>
                <w:sz w:val="24"/>
                <w:szCs w:val="24"/>
              </w:rPr>
              <w:t>1.1</w:t>
            </w:r>
            <w:r w:rsidR="00555C19" w:rsidRPr="000D1248">
              <w:rPr>
                <w:rFonts w:ascii="Times New Roman" w:eastAsiaTheme="minorEastAsia" w:hAnsi="Times New Roman" w:cs="Times New Roman"/>
                <w:noProof/>
                <w:sz w:val="24"/>
                <w:szCs w:val="24"/>
              </w:rPr>
              <w:tab/>
            </w:r>
            <w:r w:rsidR="00555C19" w:rsidRPr="000D1248">
              <w:rPr>
                <w:rStyle w:val="Hyperlink"/>
                <w:rFonts w:ascii="Times New Roman" w:hAnsi="Times New Roman" w:cs="Times New Roman"/>
                <w:noProof/>
                <w:color w:val="auto"/>
                <w:sz w:val="24"/>
                <w:szCs w:val="24"/>
              </w:rPr>
              <w:t>Giới thiệu khái quát về Nhà trường</w:t>
            </w:r>
            <w:r w:rsidR="00555C19" w:rsidRPr="000D1248">
              <w:rPr>
                <w:rFonts w:ascii="Times New Roman" w:hAnsi="Times New Roman" w:cs="Times New Roman"/>
                <w:noProof/>
                <w:webHidden/>
                <w:sz w:val="24"/>
                <w:szCs w:val="24"/>
              </w:rPr>
              <w:tab/>
            </w:r>
            <w:r w:rsidR="00555C19" w:rsidRPr="000D1248">
              <w:rPr>
                <w:rFonts w:ascii="Times New Roman" w:hAnsi="Times New Roman" w:cs="Times New Roman"/>
                <w:noProof/>
                <w:webHidden/>
                <w:sz w:val="24"/>
                <w:szCs w:val="24"/>
              </w:rPr>
              <w:fldChar w:fldCharType="begin"/>
            </w:r>
            <w:r w:rsidR="00555C19" w:rsidRPr="000D1248">
              <w:rPr>
                <w:rFonts w:ascii="Times New Roman" w:hAnsi="Times New Roman" w:cs="Times New Roman"/>
                <w:noProof/>
                <w:webHidden/>
                <w:sz w:val="24"/>
                <w:szCs w:val="24"/>
              </w:rPr>
              <w:instrText xml:space="preserve"> PAGEREF _Toc132144955 \h </w:instrText>
            </w:r>
            <w:r w:rsidR="00555C19" w:rsidRPr="000D1248">
              <w:rPr>
                <w:rFonts w:ascii="Times New Roman" w:hAnsi="Times New Roman" w:cs="Times New Roman"/>
                <w:noProof/>
                <w:webHidden/>
                <w:sz w:val="24"/>
                <w:szCs w:val="24"/>
              </w:rPr>
            </w:r>
            <w:r w:rsidR="00555C19"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63</w:t>
            </w:r>
            <w:r w:rsidR="00555C19" w:rsidRPr="000D1248">
              <w:rPr>
                <w:rFonts w:ascii="Times New Roman" w:hAnsi="Times New Roman" w:cs="Times New Roman"/>
                <w:noProof/>
                <w:webHidden/>
                <w:sz w:val="24"/>
                <w:szCs w:val="24"/>
              </w:rPr>
              <w:fldChar w:fldCharType="end"/>
            </w:r>
          </w:hyperlink>
        </w:p>
        <w:p w14:paraId="6ABCD49C" w14:textId="679F187A" w:rsidR="00555C19" w:rsidRPr="000D1248" w:rsidRDefault="008A2CA0">
          <w:pPr>
            <w:pStyle w:val="TOC1"/>
            <w:tabs>
              <w:tab w:val="left" w:pos="660"/>
              <w:tab w:val="right" w:leader="dot" w:pos="9204"/>
            </w:tabs>
            <w:rPr>
              <w:rFonts w:ascii="Times New Roman" w:eastAsiaTheme="minorEastAsia" w:hAnsi="Times New Roman" w:cs="Times New Roman"/>
              <w:b/>
              <w:noProof/>
              <w:sz w:val="24"/>
              <w:szCs w:val="24"/>
            </w:rPr>
          </w:pPr>
          <w:hyperlink w:anchor="_Toc132144956" w:history="1">
            <w:r w:rsidR="00555C19" w:rsidRPr="000D1248">
              <w:rPr>
                <w:rStyle w:val="Hyperlink"/>
                <w:rFonts w:ascii="Times New Roman" w:hAnsi="Times New Roman" w:cs="Times New Roman"/>
                <w:noProof/>
                <w:color w:val="auto"/>
                <w:sz w:val="24"/>
                <w:szCs w:val="24"/>
              </w:rPr>
              <w:t>1.2</w:t>
            </w:r>
            <w:r w:rsidR="00555C19" w:rsidRPr="000D1248">
              <w:rPr>
                <w:rFonts w:ascii="Times New Roman" w:eastAsiaTheme="minorEastAsia" w:hAnsi="Times New Roman" w:cs="Times New Roman"/>
                <w:noProof/>
                <w:sz w:val="24"/>
                <w:szCs w:val="24"/>
              </w:rPr>
              <w:tab/>
            </w:r>
            <w:r w:rsidR="00555C19" w:rsidRPr="000D1248">
              <w:rPr>
                <w:rStyle w:val="Hyperlink"/>
                <w:rFonts w:ascii="Times New Roman" w:hAnsi="Times New Roman" w:cs="Times New Roman"/>
                <w:noProof/>
                <w:color w:val="auto"/>
                <w:sz w:val="24"/>
                <w:szCs w:val="24"/>
              </w:rPr>
              <w:t>Giới thiệu khái quát về Khoa….</w:t>
            </w:r>
            <w:r w:rsidR="00555C19" w:rsidRPr="000D1248">
              <w:rPr>
                <w:rFonts w:ascii="Times New Roman" w:hAnsi="Times New Roman" w:cs="Times New Roman"/>
                <w:noProof/>
                <w:webHidden/>
                <w:sz w:val="24"/>
                <w:szCs w:val="24"/>
              </w:rPr>
              <w:tab/>
            </w:r>
            <w:r w:rsidR="00555C19" w:rsidRPr="000D1248">
              <w:rPr>
                <w:rFonts w:ascii="Times New Roman" w:hAnsi="Times New Roman" w:cs="Times New Roman"/>
                <w:noProof/>
                <w:webHidden/>
                <w:sz w:val="24"/>
                <w:szCs w:val="24"/>
              </w:rPr>
              <w:fldChar w:fldCharType="begin"/>
            </w:r>
            <w:r w:rsidR="00555C19" w:rsidRPr="000D1248">
              <w:rPr>
                <w:rFonts w:ascii="Times New Roman" w:hAnsi="Times New Roman" w:cs="Times New Roman"/>
                <w:noProof/>
                <w:webHidden/>
                <w:sz w:val="24"/>
                <w:szCs w:val="24"/>
              </w:rPr>
              <w:instrText xml:space="preserve"> PAGEREF _Toc132144956 \h </w:instrText>
            </w:r>
            <w:r w:rsidR="00555C19" w:rsidRPr="000D1248">
              <w:rPr>
                <w:rFonts w:ascii="Times New Roman" w:hAnsi="Times New Roman" w:cs="Times New Roman"/>
                <w:noProof/>
                <w:webHidden/>
                <w:sz w:val="24"/>
                <w:szCs w:val="24"/>
              </w:rPr>
            </w:r>
            <w:r w:rsidR="00555C19"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63</w:t>
            </w:r>
            <w:r w:rsidR="00555C19" w:rsidRPr="000D1248">
              <w:rPr>
                <w:rFonts w:ascii="Times New Roman" w:hAnsi="Times New Roman" w:cs="Times New Roman"/>
                <w:noProof/>
                <w:webHidden/>
                <w:sz w:val="24"/>
                <w:szCs w:val="24"/>
              </w:rPr>
              <w:fldChar w:fldCharType="end"/>
            </w:r>
          </w:hyperlink>
        </w:p>
        <w:p w14:paraId="6935671F" w14:textId="51AD936A" w:rsidR="00555C19" w:rsidRPr="000D1248" w:rsidRDefault="008A2CA0">
          <w:pPr>
            <w:pStyle w:val="TOC1"/>
            <w:tabs>
              <w:tab w:val="right" w:leader="dot" w:pos="9204"/>
            </w:tabs>
            <w:rPr>
              <w:rFonts w:ascii="Times New Roman" w:eastAsiaTheme="minorEastAsia" w:hAnsi="Times New Roman" w:cs="Times New Roman"/>
              <w:b/>
              <w:noProof/>
              <w:sz w:val="24"/>
              <w:szCs w:val="24"/>
            </w:rPr>
          </w:pPr>
          <w:hyperlink w:anchor="_Toc132144957" w:history="1">
            <w:r w:rsidR="00555C19" w:rsidRPr="000D1248">
              <w:rPr>
                <w:rStyle w:val="Hyperlink"/>
                <w:rFonts w:ascii="Times New Roman" w:hAnsi="Times New Roman" w:cs="Times New Roman"/>
                <w:noProof/>
                <w:color w:val="auto"/>
                <w:sz w:val="24"/>
                <w:szCs w:val="24"/>
              </w:rPr>
              <w:t>PHẦN II. SỰ CẦN THIẾT MỞ NGÀNH ĐÀO TẠO</w:t>
            </w:r>
            <w:r w:rsidR="00555C19" w:rsidRPr="000D1248">
              <w:rPr>
                <w:rFonts w:ascii="Times New Roman" w:hAnsi="Times New Roman" w:cs="Times New Roman"/>
                <w:noProof/>
                <w:webHidden/>
                <w:sz w:val="24"/>
                <w:szCs w:val="24"/>
              </w:rPr>
              <w:tab/>
            </w:r>
            <w:r w:rsidR="00555C19" w:rsidRPr="000D1248">
              <w:rPr>
                <w:rFonts w:ascii="Times New Roman" w:hAnsi="Times New Roman" w:cs="Times New Roman"/>
                <w:noProof/>
                <w:webHidden/>
                <w:sz w:val="24"/>
                <w:szCs w:val="24"/>
              </w:rPr>
              <w:fldChar w:fldCharType="begin"/>
            </w:r>
            <w:r w:rsidR="00555C19" w:rsidRPr="000D1248">
              <w:rPr>
                <w:rFonts w:ascii="Times New Roman" w:hAnsi="Times New Roman" w:cs="Times New Roman"/>
                <w:noProof/>
                <w:webHidden/>
                <w:sz w:val="24"/>
                <w:szCs w:val="24"/>
              </w:rPr>
              <w:instrText xml:space="preserve"> PAGEREF _Toc132144957 \h </w:instrText>
            </w:r>
            <w:r w:rsidR="00555C19" w:rsidRPr="000D1248">
              <w:rPr>
                <w:rFonts w:ascii="Times New Roman" w:hAnsi="Times New Roman" w:cs="Times New Roman"/>
                <w:noProof/>
                <w:webHidden/>
                <w:sz w:val="24"/>
                <w:szCs w:val="24"/>
              </w:rPr>
            </w:r>
            <w:r w:rsidR="00555C19"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63</w:t>
            </w:r>
            <w:r w:rsidR="00555C19" w:rsidRPr="000D1248">
              <w:rPr>
                <w:rFonts w:ascii="Times New Roman" w:hAnsi="Times New Roman" w:cs="Times New Roman"/>
                <w:noProof/>
                <w:webHidden/>
                <w:sz w:val="24"/>
                <w:szCs w:val="24"/>
              </w:rPr>
              <w:fldChar w:fldCharType="end"/>
            </w:r>
          </w:hyperlink>
        </w:p>
        <w:p w14:paraId="40C1F32B" w14:textId="2B5349BD" w:rsidR="00555C19" w:rsidRPr="000D1248" w:rsidRDefault="008A2CA0">
          <w:pPr>
            <w:pStyle w:val="TOC1"/>
            <w:tabs>
              <w:tab w:val="right" w:leader="dot" w:pos="9204"/>
            </w:tabs>
            <w:rPr>
              <w:rFonts w:ascii="Times New Roman" w:eastAsiaTheme="minorEastAsia" w:hAnsi="Times New Roman" w:cs="Times New Roman"/>
              <w:b/>
              <w:noProof/>
              <w:sz w:val="24"/>
              <w:szCs w:val="24"/>
            </w:rPr>
          </w:pPr>
          <w:hyperlink w:anchor="_Toc132144960" w:history="1">
            <w:r w:rsidR="00555C19" w:rsidRPr="000D1248">
              <w:rPr>
                <w:rStyle w:val="Hyperlink"/>
                <w:rFonts w:ascii="Times New Roman" w:hAnsi="Times New Roman" w:cs="Times New Roman"/>
                <w:noProof/>
                <w:color w:val="auto"/>
                <w:sz w:val="24"/>
                <w:szCs w:val="24"/>
              </w:rPr>
              <w:t>PHẦN III. ĐIỀU KIỆN VỀ CHƯƠNG TRÌNH ĐÀO TẠO</w:t>
            </w:r>
            <w:r w:rsidR="00555C19" w:rsidRPr="000D1248">
              <w:rPr>
                <w:rFonts w:ascii="Times New Roman" w:hAnsi="Times New Roman" w:cs="Times New Roman"/>
                <w:noProof/>
                <w:webHidden/>
                <w:sz w:val="24"/>
                <w:szCs w:val="24"/>
              </w:rPr>
              <w:tab/>
            </w:r>
            <w:r w:rsidR="00555C19" w:rsidRPr="000D1248">
              <w:rPr>
                <w:rFonts w:ascii="Times New Roman" w:hAnsi="Times New Roman" w:cs="Times New Roman"/>
                <w:noProof/>
                <w:webHidden/>
                <w:sz w:val="24"/>
                <w:szCs w:val="24"/>
              </w:rPr>
              <w:fldChar w:fldCharType="begin"/>
            </w:r>
            <w:r w:rsidR="00555C19" w:rsidRPr="000D1248">
              <w:rPr>
                <w:rFonts w:ascii="Times New Roman" w:hAnsi="Times New Roman" w:cs="Times New Roman"/>
                <w:noProof/>
                <w:webHidden/>
                <w:sz w:val="24"/>
                <w:szCs w:val="24"/>
              </w:rPr>
              <w:instrText xml:space="preserve"> PAGEREF _Toc132144960 \h </w:instrText>
            </w:r>
            <w:r w:rsidR="00555C19" w:rsidRPr="000D1248">
              <w:rPr>
                <w:rFonts w:ascii="Times New Roman" w:hAnsi="Times New Roman" w:cs="Times New Roman"/>
                <w:noProof/>
                <w:webHidden/>
                <w:sz w:val="24"/>
                <w:szCs w:val="24"/>
              </w:rPr>
            </w:r>
            <w:r w:rsidR="00555C19"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63</w:t>
            </w:r>
            <w:r w:rsidR="00555C19" w:rsidRPr="000D1248">
              <w:rPr>
                <w:rFonts w:ascii="Times New Roman" w:hAnsi="Times New Roman" w:cs="Times New Roman"/>
                <w:noProof/>
                <w:webHidden/>
                <w:sz w:val="24"/>
                <w:szCs w:val="24"/>
              </w:rPr>
              <w:fldChar w:fldCharType="end"/>
            </w:r>
          </w:hyperlink>
        </w:p>
        <w:p w14:paraId="6B9A8977" w14:textId="0D597383" w:rsidR="00555C19" w:rsidRPr="000D1248" w:rsidRDefault="008A2CA0">
          <w:pPr>
            <w:pStyle w:val="TOC1"/>
            <w:tabs>
              <w:tab w:val="right" w:leader="dot" w:pos="9204"/>
            </w:tabs>
            <w:rPr>
              <w:rFonts w:ascii="Times New Roman" w:eastAsiaTheme="minorEastAsia" w:hAnsi="Times New Roman" w:cs="Times New Roman"/>
              <w:b/>
              <w:noProof/>
              <w:sz w:val="24"/>
              <w:szCs w:val="24"/>
            </w:rPr>
          </w:pPr>
          <w:hyperlink w:anchor="_Toc132144961" w:history="1">
            <w:r w:rsidR="00555C19" w:rsidRPr="000D1248">
              <w:rPr>
                <w:rStyle w:val="Hyperlink"/>
                <w:rFonts w:ascii="Times New Roman" w:hAnsi="Times New Roman" w:cs="Times New Roman"/>
                <w:noProof/>
                <w:color w:val="auto"/>
                <w:sz w:val="24"/>
                <w:szCs w:val="24"/>
              </w:rPr>
              <w:t>PHẦN IV. ĐỘI NGŨ GIẢNG VIÊN, CÁN BỘ KHOA HỌC ĐỂ MỞ NGÀNH ĐÀO TẠO</w:t>
            </w:r>
            <w:r w:rsidR="00555C19" w:rsidRPr="000D1248">
              <w:rPr>
                <w:rFonts w:ascii="Times New Roman" w:hAnsi="Times New Roman" w:cs="Times New Roman"/>
                <w:noProof/>
                <w:webHidden/>
                <w:sz w:val="24"/>
                <w:szCs w:val="24"/>
              </w:rPr>
              <w:tab/>
            </w:r>
            <w:r w:rsidR="00555C19" w:rsidRPr="000D1248">
              <w:rPr>
                <w:rFonts w:ascii="Times New Roman" w:hAnsi="Times New Roman" w:cs="Times New Roman"/>
                <w:noProof/>
                <w:webHidden/>
                <w:sz w:val="24"/>
                <w:szCs w:val="24"/>
              </w:rPr>
              <w:fldChar w:fldCharType="begin"/>
            </w:r>
            <w:r w:rsidR="00555C19" w:rsidRPr="000D1248">
              <w:rPr>
                <w:rFonts w:ascii="Times New Roman" w:hAnsi="Times New Roman" w:cs="Times New Roman"/>
                <w:noProof/>
                <w:webHidden/>
                <w:sz w:val="24"/>
                <w:szCs w:val="24"/>
              </w:rPr>
              <w:instrText xml:space="preserve"> PAGEREF _Toc132144961 \h </w:instrText>
            </w:r>
            <w:r w:rsidR="00555C19" w:rsidRPr="000D1248">
              <w:rPr>
                <w:rFonts w:ascii="Times New Roman" w:hAnsi="Times New Roman" w:cs="Times New Roman"/>
                <w:noProof/>
                <w:webHidden/>
                <w:sz w:val="24"/>
                <w:szCs w:val="24"/>
              </w:rPr>
            </w:r>
            <w:r w:rsidR="00555C19"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71</w:t>
            </w:r>
            <w:r w:rsidR="00555C19" w:rsidRPr="000D1248">
              <w:rPr>
                <w:rFonts w:ascii="Times New Roman" w:hAnsi="Times New Roman" w:cs="Times New Roman"/>
                <w:noProof/>
                <w:webHidden/>
                <w:sz w:val="24"/>
                <w:szCs w:val="24"/>
              </w:rPr>
              <w:fldChar w:fldCharType="end"/>
            </w:r>
          </w:hyperlink>
        </w:p>
        <w:p w14:paraId="22989A0F" w14:textId="1601592B" w:rsidR="00555C19" w:rsidRPr="000D1248" w:rsidRDefault="008A2CA0">
          <w:pPr>
            <w:pStyle w:val="TOC1"/>
            <w:tabs>
              <w:tab w:val="right" w:leader="dot" w:pos="9204"/>
            </w:tabs>
            <w:rPr>
              <w:rFonts w:ascii="Times New Roman" w:eastAsiaTheme="minorEastAsia" w:hAnsi="Times New Roman" w:cs="Times New Roman"/>
              <w:b/>
              <w:noProof/>
              <w:sz w:val="24"/>
              <w:szCs w:val="24"/>
            </w:rPr>
          </w:pPr>
          <w:hyperlink w:anchor="_Toc132144962" w:history="1">
            <w:r w:rsidR="00555C19" w:rsidRPr="000D1248">
              <w:rPr>
                <w:rStyle w:val="Hyperlink"/>
                <w:rFonts w:ascii="Times New Roman" w:hAnsi="Times New Roman" w:cs="Times New Roman"/>
                <w:noProof/>
                <w:color w:val="auto"/>
                <w:sz w:val="24"/>
                <w:szCs w:val="24"/>
              </w:rPr>
              <w:t>PHẦN V. ĐIỀU KIỆN CƠ SỞ VẬT CHẤT ĐỂ MỞ NGÀNH ĐÀO TẠO</w:t>
            </w:r>
            <w:r w:rsidR="00555C19" w:rsidRPr="000D1248">
              <w:rPr>
                <w:rFonts w:ascii="Times New Roman" w:hAnsi="Times New Roman" w:cs="Times New Roman"/>
                <w:noProof/>
                <w:webHidden/>
                <w:sz w:val="24"/>
                <w:szCs w:val="24"/>
              </w:rPr>
              <w:tab/>
            </w:r>
            <w:r w:rsidR="00555C19" w:rsidRPr="000D1248">
              <w:rPr>
                <w:rFonts w:ascii="Times New Roman" w:hAnsi="Times New Roman" w:cs="Times New Roman"/>
                <w:noProof/>
                <w:webHidden/>
                <w:sz w:val="24"/>
                <w:szCs w:val="24"/>
              </w:rPr>
              <w:fldChar w:fldCharType="begin"/>
            </w:r>
            <w:r w:rsidR="00555C19" w:rsidRPr="000D1248">
              <w:rPr>
                <w:rFonts w:ascii="Times New Roman" w:hAnsi="Times New Roman" w:cs="Times New Roman"/>
                <w:noProof/>
                <w:webHidden/>
                <w:sz w:val="24"/>
                <w:szCs w:val="24"/>
              </w:rPr>
              <w:instrText xml:space="preserve"> PAGEREF _Toc132144962 \h </w:instrText>
            </w:r>
            <w:r w:rsidR="00555C19" w:rsidRPr="000D1248">
              <w:rPr>
                <w:rFonts w:ascii="Times New Roman" w:hAnsi="Times New Roman" w:cs="Times New Roman"/>
                <w:noProof/>
                <w:webHidden/>
                <w:sz w:val="24"/>
                <w:szCs w:val="24"/>
              </w:rPr>
            </w:r>
            <w:r w:rsidR="00555C19"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76</w:t>
            </w:r>
            <w:r w:rsidR="00555C19" w:rsidRPr="000D1248">
              <w:rPr>
                <w:rFonts w:ascii="Times New Roman" w:hAnsi="Times New Roman" w:cs="Times New Roman"/>
                <w:noProof/>
                <w:webHidden/>
                <w:sz w:val="24"/>
                <w:szCs w:val="24"/>
              </w:rPr>
              <w:fldChar w:fldCharType="end"/>
            </w:r>
          </w:hyperlink>
        </w:p>
        <w:p w14:paraId="535B06CB" w14:textId="76077A16" w:rsidR="00555C19" w:rsidRPr="000D1248" w:rsidRDefault="008A2CA0">
          <w:pPr>
            <w:pStyle w:val="TOC1"/>
            <w:tabs>
              <w:tab w:val="right" w:leader="dot" w:pos="9204"/>
            </w:tabs>
            <w:rPr>
              <w:rFonts w:ascii="Times New Roman" w:eastAsiaTheme="minorEastAsia" w:hAnsi="Times New Roman" w:cs="Times New Roman"/>
              <w:b/>
              <w:noProof/>
              <w:sz w:val="24"/>
              <w:szCs w:val="24"/>
            </w:rPr>
          </w:pPr>
          <w:hyperlink w:anchor="_Toc132144963" w:history="1">
            <w:r w:rsidR="00555C19" w:rsidRPr="000D1248">
              <w:rPr>
                <w:rStyle w:val="Hyperlink"/>
                <w:rFonts w:ascii="Times New Roman" w:hAnsi="Times New Roman" w:cs="Times New Roman"/>
                <w:noProof/>
                <w:color w:val="auto"/>
                <w:sz w:val="24"/>
                <w:szCs w:val="24"/>
              </w:rPr>
              <w:t>PHẦN VI. ĐIỀU KIỆN VỀ TỔ CHỨC BỘ MÁY QUẢN LÝ ĐỂ MỞ NGÀNH ĐÀO TẠO</w:t>
            </w:r>
            <w:r w:rsidR="00555C19" w:rsidRPr="000D1248">
              <w:rPr>
                <w:rFonts w:ascii="Times New Roman" w:hAnsi="Times New Roman" w:cs="Times New Roman"/>
                <w:noProof/>
                <w:webHidden/>
                <w:sz w:val="24"/>
                <w:szCs w:val="24"/>
              </w:rPr>
              <w:tab/>
            </w:r>
            <w:r w:rsidR="00555C19" w:rsidRPr="000D1248">
              <w:rPr>
                <w:rFonts w:ascii="Times New Roman" w:hAnsi="Times New Roman" w:cs="Times New Roman"/>
                <w:noProof/>
                <w:webHidden/>
                <w:sz w:val="24"/>
                <w:szCs w:val="24"/>
              </w:rPr>
              <w:fldChar w:fldCharType="begin"/>
            </w:r>
            <w:r w:rsidR="00555C19" w:rsidRPr="000D1248">
              <w:rPr>
                <w:rFonts w:ascii="Times New Roman" w:hAnsi="Times New Roman" w:cs="Times New Roman"/>
                <w:noProof/>
                <w:webHidden/>
                <w:sz w:val="24"/>
                <w:szCs w:val="24"/>
              </w:rPr>
              <w:instrText xml:space="preserve"> PAGEREF _Toc132144963 \h </w:instrText>
            </w:r>
            <w:r w:rsidR="00555C19" w:rsidRPr="000D1248">
              <w:rPr>
                <w:rFonts w:ascii="Times New Roman" w:hAnsi="Times New Roman" w:cs="Times New Roman"/>
                <w:noProof/>
                <w:webHidden/>
                <w:sz w:val="24"/>
                <w:szCs w:val="24"/>
              </w:rPr>
            </w:r>
            <w:r w:rsidR="00555C19"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77</w:t>
            </w:r>
            <w:r w:rsidR="00555C19" w:rsidRPr="000D1248">
              <w:rPr>
                <w:rFonts w:ascii="Times New Roman" w:hAnsi="Times New Roman" w:cs="Times New Roman"/>
                <w:noProof/>
                <w:webHidden/>
                <w:sz w:val="24"/>
                <w:szCs w:val="24"/>
              </w:rPr>
              <w:fldChar w:fldCharType="end"/>
            </w:r>
          </w:hyperlink>
        </w:p>
        <w:p w14:paraId="66206F50" w14:textId="110523AD" w:rsidR="00555C19" w:rsidRPr="000D1248" w:rsidRDefault="008A2CA0">
          <w:pPr>
            <w:pStyle w:val="TOC1"/>
            <w:tabs>
              <w:tab w:val="right" w:leader="dot" w:pos="9204"/>
            </w:tabs>
            <w:rPr>
              <w:rFonts w:ascii="Times New Roman" w:eastAsiaTheme="minorEastAsia" w:hAnsi="Times New Roman" w:cs="Times New Roman"/>
              <w:b/>
              <w:noProof/>
              <w:sz w:val="24"/>
              <w:szCs w:val="24"/>
            </w:rPr>
          </w:pPr>
          <w:hyperlink w:anchor="_Toc132144964" w:history="1">
            <w:r w:rsidR="00555C19" w:rsidRPr="000D1248">
              <w:rPr>
                <w:rStyle w:val="Hyperlink"/>
                <w:rFonts w:ascii="Times New Roman" w:hAnsi="Times New Roman" w:cs="Times New Roman"/>
                <w:noProof/>
                <w:color w:val="auto"/>
                <w:sz w:val="24"/>
                <w:szCs w:val="24"/>
              </w:rPr>
              <w:t>PHẦN VII. KẾ HOẠCH ĐẢM BẢO CHẤT LƯỢNG</w:t>
            </w:r>
            <w:r w:rsidR="00555C19" w:rsidRPr="000D1248">
              <w:rPr>
                <w:rFonts w:ascii="Times New Roman" w:hAnsi="Times New Roman" w:cs="Times New Roman"/>
                <w:noProof/>
                <w:webHidden/>
                <w:sz w:val="24"/>
                <w:szCs w:val="24"/>
              </w:rPr>
              <w:tab/>
            </w:r>
            <w:r w:rsidR="00555C19" w:rsidRPr="000D1248">
              <w:rPr>
                <w:rFonts w:ascii="Times New Roman" w:hAnsi="Times New Roman" w:cs="Times New Roman"/>
                <w:noProof/>
                <w:webHidden/>
                <w:sz w:val="24"/>
                <w:szCs w:val="24"/>
              </w:rPr>
              <w:fldChar w:fldCharType="begin"/>
            </w:r>
            <w:r w:rsidR="00555C19" w:rsidRPr="000D1248">
              <w:rPr>
                <w:rFonts w:ascii="Times New Roman" w:hAnsi="Times New Roman" w:cs="Times New Roman"/>
                <w:noProof/>
                <w:webHidden/>
                <w:sz w:val="24"/>
                <w:szCs w:val="24"/>
              </w:rPr>
              <w:instrText xml:space="preserve"> PAGEREF _Toc132144964 \h </w:instrText>
            </w:r>
            <w:r w:rsidR="00555C19" w:rsidRPr="000D1248">
              <w:rPr>
                <w:rFonts w:ascii="Times New Roman" w:hAnsi="Times New Roman" w:cs="Times New Roman"/>
                <w:noProof/>
                <w:webHidden/>
                <w:sz w:val="24"/>
                <w:szCs w:val="24"/>
              </w:rPr>
            </w:r>
            <w:r w:rsidR="00555C19"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77</w:t>
            </w:r>
            <w:r w:rsidR="00555C19" w:rsidRPr="000D1248">
              <w:rPr>
                <w:rFonts w:ascii="Times New Roman" w:hAnsi="Times New Roman" w:cs="Times New Roman"/>
                <w:noProof/>
                <w:webHidden/>
                <w:sz w:val="24"/>
                <w:szCs w:val="24"/>
              </w:rPr>
              <w:fldChar w:fldCharType="end"/>
            </w:r>
          </w:hyperlink>
        </w:p>
        <w:p w14:paraId="055B3A8A" w14:textId="7B86DCE1" w:rsidR="00555C19" w:rsidRPr="000D1248" w:rsidRDefault="008A2CA0">
          <w:pPr>
            <w:pStyle w:val="TOC1"/>
            <w:tabs>
              <w:tab w:val="right" w:leader="dot" w:pos="9204"/>
            </w:tabs>
            <w:rPr>
              <w:rFonts w:ascii="Times New Roman" w:eastAsiaTheme="minorEastAsia" w:hAnsi="Times New Roman" w:cs="Times New Roman"/>
              <w:b/>
              <w:noProof/>
              <w:sz w:val="24"/>
              <w:szCs w:val="24"/>
            </w:rPr>
          </w:pPr>
          <w:hyperlink w:anchor="_Toc132144965" w:history="1">
            <w:r w:rsidR="00555C19" w:rsidRPr="000D1248">
              <w:rPr>
                <w:rStyle w:val="Hyperlink"/>
                <w:rFonts w:ascii="Times New Roman" w:hAnsi="Times New Roman" w:cs="Times New Roman"/>
                <w:noProof/>
                <w:color w:val="auto"/>
                <w:sz w:val="24"/>
                <w:szCs w:val="24"/>
              </w:rPr>
              <w:t>PHẦN VIII. PHƯƠNG ÁN, GIẢI PHÁP ĐỀ PHÒNG, NGĂN NGỪA, XỬ LÝ RỦI RO TRONG MỞ NGÀNH ĐÀO TẠO</w:t>
            </w:r>
            <w:r w:rsidR="00555C19" w:rsidRPr="000D1248">
              <w:rPr>
                <w:rFonts w:ascii="Times New Roman" w:hAnsi="Times New Roman" w:cs="Times New Roman"/>
                <w:noProof/>
                <w:webHidden/>
                <w:sz w:val="24"/>
                <w:szCs w:val="24"/>
              </w:rPr>
              <w:tab/>
            </w:r>
            <w:r w:rsidR="00555C19" w:rsidRPr="000D1248">
              <w:rPr>
                <w:rFonts w:ascii="Times New Roman" w:hAnsi="Times New Roman" w:cs="Times New Roman"/>
                <w:noProof/>
                <w:webHidden/>
                <w:sz w:val="24"/>
                <w:szCs w:val="24"/>
              </w:rPr>
              <w:fldChar w:fldCharType="begin"/>
            </w:r>
            <w:r w:rsidR="00555C19" w:rsidRPr="000D1248">
              <w:rPr>
                <w:rFonts w:ascii="Times New Roman" w:hAnsi="Times New Roman" w:cs="Times New Roman"/>
                <w:noProof/>
                <w:webHidden/>
                <w:sz w:val="24"/>
                <w:szCs w:val="24"/>
              </w:rPr>
              <w:instrText xml:space="preserve"> PAGEREF _Toc132144965 \h </w:instrText>
            </w:r>
            <w:r w:rsidR="00555C19" w:rsidRPr="000D1248">
              <w:rPr>
                <w:rFonts w:ascii="Times New Roman" w:hAnsi="Times New Roman" w:cs="Times New Roman"/>
                <w:noProof/>
                <w:webHidden/>
                <w:sz w:val="24"/>
                <w:szCs w:val="24"/>
              </w:rPr>
            </w:r>
            <w:r w:rsidR="00555C19" w:rsidRPr="000D1248">
              <w:rPr>
                <w:rFonts w:ascii="Times New Roman" w:hAnsi="Times New Roman" w:cs="Times New Roman"/>
                <w:noProof/>
                <w:webHidden/>
                <w:sz w:val="24"/>
                <w:szCs w:val="24"/>
              </w:rPr>
              <w:fldChar w:fldCharType="separate"/>
            </w:r>
            <w:r w:rsidR="003256BF" w:rsidRPr="000D1248">
              <w:rPr>
                <w:rFonts w:ascii="Times New Roman" w:hAnsi="Times New Roman" w:cs="Times New Roman"/>
                <w:noProof/>
                <w:webHidden/>
                <w:sz w:val="24"/>
                <w:szCs w:val="24"/>
              </w:rPr>
              <w:t>77</w:t>
            </w:r>
            <w:r w:rsidR="00555C19" w:rsidRPr="000D1248">
              <w:rPr>
                <w:rFonts w:ascii="Times New Roman" w:hAnsi="Times New Roman" w:cs="Times New Roman"/>
                <w:noProof/>
                <w:webHidden/>
                <w:sz w:val="24"/>
                <w:szCs w:val="24"/>
              </w:rPr>
              <w:fldChar w:fldCharType="end"/>
            </w:r>
          </w:hyperlink>
        </w:p>
        <w:p w14:paraId="17E177E2" w14:textId="77777777" w:rsidR="00555C19" w:rsidRPr="000D1248" w:rsidRDefault="00555C19" w:rsidP="00555C19">
          <w:pPr>
            <w:rPr>
              <w:rFonts w:cs="Times New Roman"/>
              <w:sz w:val="24"/>
              <w:szCs w:val="24"/>
            </w:rPr>
          </w:pPr>
          <w:r w:rsidRPr="000D1248">
            <w:rPr>
              <w:rFonts w:cs="Times New Roman"/>
              <w:b/>
              <w:bCs/>
              <w:noProof/>
              <w:sz w:val="24"/>
              <w:szCs w:val="24"/>
            </w:rPr>
            <w:fldChar w:fldCharType="end"/>
          </w:r>
        </w:p>
      </w:sdtContent>
    </w:sdt>
    <w:p w14:paraId="3FC0D1F9" w14:textId="77777777" w:rsidR="00555C19" w:rsidRPr="000D1248" w:rsidRDefault="00555C19"/>
    <w:p w14:paraId="63441220" w14:textId="77777777" w:rsidR="00555C19" w:rsidRPr="000D1248" w:rsidRDefault="00555C19"/>
    <w:p w14:paraId="45783934" w14:textId="77777777" w:rsidR="00555C19" w:rsidRPr="000D1248" w:rsidRDefault="00555C19">
      <w:pPr>
        <w:pBdr>
          <w:top w:val="nil"/>
          <w:left w:val="nil"/>
          <w:bottom w:val="nil"/>
          <w:right w:val="nil"/>
          <w:between w:val="nil"/>
        </w:pBdr>
        <w:spacing w:line="312" w:lineRule="auto"/>
        <w:ind w:firstLine="567"/>
        <w:rPr>
          <w:rFonts w:eastAsia="Times New Roman"/>
        </w:rPr>
      </w:pPr>
    </w:p>
    <w:p w14:paraId="30376917" w14:textId="77777777" w:rsidR="00555C19" w:rsidRPr="000D1248" w:rsidRDefault="00555C19" w:rsidP="00555C19">
      <w:pPr>
        <w:pStyle w:val="Heading1"/>
        <w:spacing w:before="0" w:after="0" w:line="240" w:lineRule="auto"/>
        <w:jc w:val="center"/>
        <w:rPr>
          <w:szCs w:val="26"/>
        </w:rPr>
      </w:pPr>
      <w:bookmarkStart w:id="66" w:name="_heading=h.gjdgxs" w:colFirst="0" w:colLast="0"/>
      <w:bookmarkStart w:id="67" w:name="_Toc507783839"/>
      <w:bookmarkEnd w:id="66"/>
      <w:r w:rsidRPr="000D1248">
        <w:rPr>
          <w:szCs w:val="26"/>
        </w:rPr>
        <w:br w:type="column"/>
      </w:r>
    </w:p>
    <w:tbl>
      <w:tblPr>
        <w:tblW w:w="10836" w:type="dxa"/>
        <w:tblInd w:w="-1168" w:type="dxa"/>
        <w:tblLayout w:type="fixed"/>
        <w:tblLook w:val="0000" w:firstRow="0" w:lastRow="0" w:firstColumn="0" w:lastColumn="0" w:noHBand="0" w:noVBand="0"/>
      </w:tblPr>
      <w:tblGrid>
        <w:gridCol w:w="5279"/>
        <w:gridCol w:w="5557"/>
      </w:tblGrid>
      <w:tr w:rsidR="00555C19" w:rsidRPr="000D1248" w14:paraId="5497D71A" w14:textId="77777777" w:rsidTr="00555C19">
        <w:tc>
          <w:tcPr>
            <w:tcW w:w="5279" w:type="dxa"/>
          </w:tcPr>
          <w:p w14:paraId="58C77218" w14:textId="77777777" w:rsidR="00555C19" w:rsidRPr="000D1248" w:rsidRDefault="00555C19" w:rsidP="00555C19">
            <w:pPr>
              <w:spacing w:line="240" w:lineRule="auto"/>
              <w:ind w:firstLine="289"/>
            </w:pPr>
            <w:r w:rsidRPr="000D1248">
              <w:br w:type="column"/>
            </w:r>
            <w:r w:rsidRPr="000D1248">
              <w:br w:type="column"/>
              <w:t>BỘ CÔNG THƯƠNG</w:t>
            </w:r>
          </w:p>
          <w:p w14:paraId="7670DB48" w14:textId="77777777" w:rsidR="00555C19" w:rsidRPr="000D1248" w:rsidRDefault="00555C19" w:rsidP="00555C19">
            <w:pPr>
              <w:spacing w:line="240" w:lineRule="auto"/>
              <w:ind w:firstLine="289"/>
              <w:rPr>
                <w:b/>
              </w:rPr>
            </w:pPr>
            <w:r w:rsidRPr="000D1248">
              <w:rPr>
                <w:b/>
              </w:rPr>
              <w:t xml:space="preserve">TRƯỜNG ĐẠI HỌC </w:t>
            </w:r>
          </w:p>
          <w:p w14:paraId="62994DD1" w14:textId="77777777" w:rsidR="00555C19" w:rsidRPr="000D1248" w:rsidRDefault="00555C19" w:rsidP="00555C19">
            <w:pPr>
              <w:spacing w:line="240" w:lineRule="auto"/>
              <w:ind w:firstLine="289"/>
              <w:rPr>
                <w:b/>
              </w:rPr>
            </w:pPr>
            <w:r w:rsidRPr="000D1248">
              <w:rPr>
                <w:b/>
              </w:rPr>
              <w:t>KINH TẾ - KỸ THUẬT CÔNG NGHIỆP</w:t>
            </w:r>
          </w:p>
          <w:p w14:paraId="2E4B4416" w14:textId="77777777" w:rsidR="00555C19" w:rsidRPr="000D1248" w:rsidRDefault="00555C19" w:rsidP="00555C19">
            <w:pPr>
              <w:spacing w:line="240" w:lineRule="auto"/>
              <w:ind w:firstLine="289"/>
            </w:pPr>
            <w:r w:rsidRPr="000D1248">
              <w:rPr>
                <w:i/>
                <w:noProof/>
              </w:rPr>
              <mc:AlternateContent>
                <mc:Choice Requires="wps">
                  <w:drawing>
                    <wp:anchor distT="0" distB="0" distL="114300" distR="114300" simplePos="0" relativeHeight="251813888" behindDoc="0" locked="0" layoutInCell="1" allowOverlap="1" wp14:anchorId="17ADF42E" wp14:editId="077D58F7">
                      <wp:simplePos x="0" y="0"/>
                      <wp:positionH relativeFrom="column">
                        <wp:posOffset>767080</wp:posOffset>
                      </wp:positionH>
                      <wp:positionV relativeFrom="paragraph">
                        <wp:posOffset>46990</wp:posOffset>
                      </wp:positionV>
                      <wp:extent cx="1930400" cy="0"/>
                      <wp:effectExtent l="0" t="0" r="31750" b="19050"/>
                      <wp:wrapNone/>
                      <wp:docPr id="29" name="Straight Connector 29"/>
                      <wp:cNvGraphicFramePr/>
                      <a:graphic xmlns:a="http://schemas.openxmlformats.org/drawingml/2006/main">
                        <a:graphicData uri="http://schemas.microsoft.com/office/word/2010/wordprocessingShape">
                          <wps:wsp>
                            <wps:cNvCnPr/>
                            <wps:spPr>
                              <a:xfrm>
                                <a:off x="0" y="0"/>
                                <a:ext cx="1930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CBB6603" id="Straight Connector 29" o:spid="_x0000_s1026" style="position:absolute;z-index:251813888;visibility:visible;mso-wrap-style:square;mso-wrap-distance-left:9pt;mso-wrap-distance-top:0;mso-wrap-distance-right:9pt;mso-wrap-distance-bottom:0;mso-position-horizontal:absolute;mso-position-horizontal-relative:text;mso-position-vertical:absolute;mso-position-vertical-relative:text" from="60.4pt,3.7pt" to="212.4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" strokecolor="#5b9bd5 [3204]" strokeweight=".5pt">
                      <v:stroke joinstyle="miter"/>
                    </v:line>
                  </w:pict>
                </mc:Fallback>
              </mc:AlternateContent>
            </w:r>
          </w:p>
        </w:tc>
        <w:tc>
          <w:tcPr>
            <w:tcW w:w="5557" w:type="dxa"/>
          </w:tcPr>
          <w:p w14:paraId="187FCED2" w14:textId="77777777" w:rsidR="00555C19" w:rsidRPr="000D1248" w:rsidRDefault="00555C19" w:rsidP="00555C19">
            <w:pPr>
              <w:spacing w:line="240" w:lineRule="auto"/>
              <w:ind w:right="-108"/>
              <w:jc w:val="both"/>
            </w:pPr>
            <w:r w:rsidRPr="000D1248">
              <w:rPr>
                <w:b/>
              </w:rPr>
              <w:t>CỘNG HÒA XÃ HỘI CHỦ NGHĨA VIỆT NAM</w:t>
            </w:r>
          </w:p>
          <w:p w14:paraId="7A2E050F" w14:textId="77777777" w:rsidR="00555C19" w:rsidRPr="000D1248" w:rsidRDefault="00555C19" w:rsidP="00555C19">
            <w:pPr>
              <w:spacing w:line="240" w:lineRule="auto"/>
              <w:ind w:right="-108" w:firstLine="289"/>
            </w:pPr>
            <w:r w:rsidRPr="000D1248">
              <w:rPr>
                <w:b/>
              </w:rPr>
              <w:t>Độc lập - Tự do - Hạnh phúc</w:t>
            </w:r>
          </w:p>
          <w:p w14:paraId="5285082F" w14:textId="77777777" w:rsidR="00555C19" w:rsidRPr="000D1248" w:rsidRDefault="00555C19" w:rsidP="00555C19">
            <w:pPr>
              <w:spacing w:line="240" w:lineRule="auto"/>
              <w:ind w:right="75" w:firstLine="289"/>
              <w:jc w:val="right"/>
            </w:pPr>
            <w:r w:rsidRPr="000D1248">
              <w:rPr>
                <w:i/>
                <w:noProof/>
              </w:rPr>
              <mc:AlternateContent>
                <mc:Choice Requires="wps">
                  <w:drawing>
                    <wp:anchor distT="0" distB="0" distL="114300" distR="114300" simplePos="0" relativeHeight="251812864" behindDoc="0" locked="0" layoutInCell="1" allowOverlap="1" wp14:anchorId="6ECA9D72" wp14:editId="6E071493">
                      <wp:simplePos x="0" y="0"/>
                      <wp:positionH relativeFrom="column">
                        <wp:posOffset>850265</wp:posOffset>
                      </wp:positionH>
                      <wp:positionV relativeFrom="paragraph">
                        <wp:posOffset>27940</wp:posOffset>
                      </wp:positionV>
                      <wp:extent cx="1930400" cy="0"/>
                      <wp:effectExtent l="0" t="0" r="31750" b="19050"/>
                      <wp:wrapNone/>
                      <wp:docPr id="30" name="Straight Connector 30"/>
                      <wp:cNvGraphicFramePr/>
                      <a:graphic xmlns:a="http://schemas.openxmlformats.org/drawingml/2006/main">
                        <a:graphicData uri="http://schemas.microsoft.com/office/word/2010/wordprocessingShape">
                          <wps:wsp>
                            <wps:cNvCnPr/>
                            <wps:spPr>
                              <a:xfrm>
                                <a:off x="0" y="0"/>
                                <a:ext cx="1930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D713295" id="Straight Connector 30" o:spid="_x0000_s1026" style="position:absolute;z-index:251812864;visibility:visible;mso-wrap-style:square;mso-wrap-distance-left:9pt;mso-wrap-distance-top:0;mso-wrap-distance-right:9pt;mso-wrap-distance-bottom:0;mso-position-horizontal:absolute;mso-position-horizontal-relative:text;mso-position-vertical:absolute;mso-position-vertical-relative:text" from="66.95pt,2.2pt" to="218.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" strokecolor="#5b9bd5 [3204]" strokeweight=".5pt">
                      <v:stroke joinstyle="miter"/>
                    </v:line>
                  </w:pict>
                </mc:Fallback>
              </mc:AlternateContent>
            </w:r>
            <w:r w:rsidRPr="000D1248">
              <w:rPr>
                <w:i/>
              </w:rPr>
              <w:t xml:space="preserve">                                                                              Hà Nội, ngày       tháng      năm 2022</w:t>
            </w:r>
          </w:p>
        </w:tc>
      </w:tr>
    </w:tbl>
    <w:p w14:paraId="6023ED17" w14:textId="77777777" w:rsidR="00555C19" w:rsidRPr="000D1248" w:rsidRDefault="00555C19">
      <w:pPr>
        <w:pStyle w:val="Heading1"/>
        <w:spacing w:before="60" w:line="312" w:lineRule="auto"/>
        <w:jc w:val="center"/>
        <w:rPr>
          <w:szCs w:val="26"/>
        </w:rPr>
      </w:pPr>
    </w:p>
    <w:p w14:paraId="5D4B73BB" w14:textId="77777777" w:rsidR="00555C19" w:rsidRPr="000D1248" w:rsidRDefault="00555C19">
      <w:pPr>
        <w:pStyle w:val="Heading1"/>
        <w:spacing w:before="60" w:line="312" w:lineRule="auto"/>
        <w:jc w:val="center"/>
        <w:rPr>
          <w:sz w:val="30"/>
          <w:szCs w:val="30"/>
        </w:rPr>
      </w:pPr>
      <w:bookmarkStart w:id="68" w:name="_Toc132144953"/>
      <w:r w:rsidRPr="000D1248">
        <w:rPr>
          <w:sz w:val="30"/>
          <w:szCs w:val="30"/>
        </w:rPr>
        <w:t xml:space="preserve">ĐỀ ÁN </w:t>
      </w:r>
      <w:bookmarkEnd w:id="67"/>
      <w:r w:rsidRPr="000D1248">
        <w:rPr>
          <w:sz w:val="30"/>
          <w:szCs w:val="30"/>
        </w:rPr>
        <w:t>MỞ NGÀNH ĐÀO TẠO</w:t>
      </w:r>
      <w:bookmarkEnd w:id="68"/>
    </w:p>
    <w:p w14:paraId="32A3A7BF" w14:textId="77777777" w:rsidR="00555C19" w:rsidRPr="000D1248" w:rsidRDefault="00555C19" w:rsidP="00A15177">
      <w:pPr>
        <w:spacing w:line="312" w:lineRule="auto"/>
        <w:ind w:firstLine="567"/>
        <w:jc w:val="left"/>
        <w:rPr>
          <w:rFonts w:eastAsia="Times New Roman" w:cs="Times New Roman"/>
        </w:rPr>
      </w:pPr>
      <w:r w:rsidRPr="000D1248">
        <w:rPr>
          <w:rFonts w:eastAsia="Times New Roman"/>
          <w:b/>
        </w:rPr>
        <w:t>Tên ngành</w:t>
      </w:r>
      <w:r w:rsidRPr="000D1248">
        <w:rPr>
          <w:rFonts w:eastAsia="Times New Roman"/>
        </w:rPr>
        <w:tab/>
      </w:r>
      <w:r w:rsidRPr="000D1248">
        <w:rPr>
          <w:rFonts w:eastAsia="Times New Roman" w:cs="Times New Roman"/>
        </w:rPr>
        <w:tab/>
      </w:r>
      <w:r w:rsidRPr="000D1248">
        <w:rPr>
          <w:rFonts w:eastAsia="Times New Roman" w:cs="Times New Roman"/>
        </w:rPr>
        <w:tab/>
        <w:t xml:space="preserve">: </w:t>
      </w:r>
      <w:r w:rsidRPr="000D1248">
        <w:rPr>
          <w:rFonts w:eastAsia="Times New Roman" w:cs="Times New Roman"/>
        </w:rPr>
        <w:tab/>
      </w:r>
    </w:p>
    <w:p w14:paraId="4B6729EB" w14:textId="77777777" w:rsidR="00555C19" w:rsidRPr="000D1248" w:rsidRDefault="00555C19" w:rsidP="00A15177">
      <w:pPr>
        <w:spacing w:line="312" w:lineRule="auto"/>
        <w:ind w:firstLine="567"/>
        <w:jc w:val="left"/>
        <w:rPr>
          <w:rFonts w:eastAsia="Times New Roman" w:cs="Times New Roman"/>
        </w:rPr>
      </w:pPr>
      <w:r w:rsidRPr="000D1248">
        <w:rPr>
          <w:rFonts w:eastAsia="Times New Roman" w:cs="Times New Roman"/>
          <w:b/>
        </w:rPr>
        <w:t>Mã số</w:t>
      </w:r>
      <w:r w:rsidRPr="000D1248">
        <w:rPr>
          <w:rFonts w:eastAsia="Times New Roman" w:cs="Times New Roman"/>
        </w:rPr>
        <w:tab/>
      </w:r>
      <w:r w:rsidRPr="000D1248">
        <w:rPr>
          <w:rFonts w:eastAsia="Times New Roman" w:cs="Times New Roman"/>
        </w:rPr>
        <w:tab/>
      </w:r>
      <w:r w:rsidRPr="000D1248">
        <w:rPr>
          <w:rFonts w:eastAsia="Times New Roman" w:cs="Times New Roman"/>
        </w:rPr>
        <w:tab/>
      </w:r>
      <w:r w:rsidRPr="000D1248">
        <w:rPr>
          <w:rFonts w:eastAsia="Times New Roman" w:cs="Times New Roman"/>
        </w:rPr>
        <w:tab/>
        <w:t xml:space="preserve">: </w:t>
      </w:r>
      <w:r w:rsidRPr="000D1248">
        <w:rPr>
          <w:rFonts w:eastAsia="Times New Roman" w:cs="Times New Roman"/>
        </w:rPr>
        <w:tab/>
      </w:r>
    </w:p>
    <w:p w14:paraId="4FC00CEA" w14:textId="77777777" w:rsidR="00555C19" w:rsidRPr="000D1248" w:rsidRDefault="00555C19" w:rsidP="00A15177">
      <w:pPr>
        <w:spacing w:line="312" w:lineRule="auto"/>
        <w:ind w:firstLine="567"/>
        <w:jc w:val="left"/>
        <w:rPr>
          <w:rFonts w:eastAsia="Times New Roman" w:cs="Times New Roman"/>
        </w:rPr>
      </w:pPr>
      <w:r w:rsidRPr="000D1248">
        <w:rPr>
          <w:rFonts w:eastAsia="Times New Roman" w:cs="Times New Roman"/>
          <w:b/>
        </w:rPr>
        <w:t>Trình độ đào tạo</w:t>
      </w:r>
      <w:r w:rsidRPr="000D1248">
        <w:rPr>
          <w:rFonts w:eastAsia="Times New Roman" w:cs="Times New Roman"/>
        </w:rPr>
        <w:tab/>
      </w:r>
      <w:r w:rsidRPr="000D1248">
        <w:rPr>
          <w:rFonts w:eastAsia="Times New Roman" w:cs="Times New Roman"/>
        </w:rPr>
        <w:tab/>
        <w:t xml:space="preserve">: </w:t>
      </w:r>
      <w:r w:rsidRPr="000D1248">
        <w:rPr>
          <w:rFonts w:eastAsia="Times New Roman" w:cs="Times New Roman"/>
        </w:rPr>
        <w:tab/>
        <w:t>Đại học</w:t>
      </w:r>
    </w:p>
    <w:p w14:paraId="15BC401B" w14:textId="77777777" w:rsidR="00555C19" w:rsidRPr="000D1248" w:rsidRDefault="00555C19" w:rsidP="00A15177">
      <w:pPr>
        <w:pBdr>
          <w:top w:val="nil"/>
          <w:left w:val="nil"/>
          <w:bottom w:val="nil"/>
          <w:right w:val="nil"/>
          <w:between w:val="nil"/>
        </w:pBdr>
        <w:spacing w:line="312" w:lineRule="auto"/>
        <w:jc w:val="left"/>
        <w:rPr>
          <w:rFonts w:eastAsia="Times New Roman" w:cs="Times New Roman"/>
        </w:rPr>
      </w:pPr>
      <w:bookmarkStart w:id="69" w:name="_heading=h.1fob9te" w:colFirst="0" w:colLast="0"/>
      <w:bookmarkEnd w:id="69"/>
    </w:p>
    <w:p w14:paraId="71F41024" w14:textId="77777777" w:rsidR="00555C19" w:rsidRPr="000D1248" w:rsidRDefault="00555C19" w:rsidP="00A15177">
      <w:pPr>
        <w:pStyle w:val="Heading1"/>
        <w:spacing w:before="60" w:line="312" w:lineRule="auto"/>
        <w:jc w:val="left"/>
        <w:rPr>
          <w:szCs w:val="26"/>
        </w:rPr>
      </w:pPr>
      <w:bookmarkStart w:id="70" w:name="_Toc132144954"/>
      <w:r w:rsidRPr="000D1248">
        <w:rPr>
          <w:szCs w:val="26"/>
        </w:rPr>
        <w:t>PHẦN I. MỘT SỐ THÔNG TIN CƠ BẢN GIỚI THIỆU VỀ CƠ SỞ ĐÀO TẠ</w:t>
      </w:r>
      <w:r w:rsidRPr="000D1248">
        <w:rPr>
          <w:szCs w:val="26"/>
        </w:rPr>
        <w:tab/>
        <w:t>O</w:t>
      </w:r>
      <w:bookmarkEnd w:id="70"/>
    </w:p>
    <w:p w14:paraId="3B1C2818" w14:textId="77777777" w:rsidR="00555C19" w:rsidRPr="000D1248" w:rsidRDefault="00555C19" w:rsidP="00A15177">
      <w:pPr>
        <w:pStyle w:val="Heading1"/>
        <w:numPr>
          <w:ilvl w:val="1"/>
          <w:numId w:val="31"/>
        </w:numPr>
        <w:spacing w:before="60" w:after="60" w:line="312" w:lineRule="auto"/>
        <w:jc w:val="left"/>
        <w:rPr>
          <w:szCs w:val="26"/>
        </w:rPr>
      </w:pPr>
      <w:bookmarkStart w:id="71" w:name="_Toc132144955"/>
      <w:r w:rsidRPr="000D1248">
        <w:rPr>
          <w:szCs w:val="26"/>
        </w:rPr>
        <w:t>Giới thiệu khái quát về Nhà trường</w:t>
      </w:r>
      <w:bookmarkEnd w:id="71"/>
    </w:p>
    <w:p w14:paraId="423AF3AA" w14:textId="77777777" w:rsidR="00555C19" w:rsidRPr="000D1248" w:rsidRDefault="00555C19" w:rsidP="00A15177">
      <w:pPr>
        <w:pStyle w:val="Heading1"/>
        <w:numPr>
          <w:ilvl w:val="1"/>
          <w:numId w:val="31"/>
        </w:numPr>
        <w:spacing w:before="60" w:after="60" w:line="312" w:lineRule="auto"/>
        <w:jc w:val="left"/>
        <w:rPr>
          <w:szCs w:val="26"/>
        </w:rPr>
      </w:pPr>
      <w:bookmarkStart w:id="72" w:name="_Toc132144956"/>
      <w:r w:rsidRPr="000D1248">
        <w:rPr>
          <w:szCs w:val="26"/>
        </w:rPr>
        <w:t>Giới thiệu khái quát về Khoa….</w:t>
      </w:r>
      <w:bookmarkEnd w:id="72"/>
      <w:r w:rsidRPr="000D1248">
        <w:rPr>
          <w:szCs w:val="26"/>
        </w:rPr>
        <w:t xml:space="preserve"> </w:t>
      </w:r>
    </w:p>
    <w:p w14:paraId="6AA29D84" w14:textId="77777777" w:rsidR="00555C19" w:rsidRPr="000D1248" w:rsidRDefault="00555C19" w:rsidP="00A15177">
      <w:pPr>
        <w:pStyle w:val="Heading1"/>
        <w:spacing w:before="60" w:line="312" w:lineRule="auto"/>
        <w:jc w:val="left"/>
        <w:rPr>
          <w:szCs w:val="26"/>
        </w:rPr>
      </w:pPr>
      <w:bookmarkStart w:id="73" w:name="_Toc132144957"/>
      <w:r w:rsidRPr="000D1248">
        <w:rPr>
          <w:szCs w:val="26"/>
        </w:rPr>
        <w:t>PHẦN II. SỰ CẦN THIẾT MỞ NGÀNH ĐÀO TẠO</w:t>
      </w:r>
      <w:bookmarkEnd w:id="73"/>
    </w:p>
    <w:p w14:paraId="7B81CC35" w14:textId="77777777" w:rsidR="00555C19" w:rsidRPr="000D1248" w:rsidRDefault="00555C19" w:rsidP="00A15177">
      <w:pPr>
        <w:widowControl w:val="0"/>
        <w:tabs>
          <w:tab w:val="left" w:pos="889"/>
        </w:tabs>
        <w:jc w:val="left"/>
        <w:rPr>
          <w:rFonts w:cs="Times New Roman"/>
          <w:i/>
        </w:rPr>
      </w:pPr>
      <w:r w:rsidRPr="000D1248">
        <w:rPr>
          <w:rFonts w:cs="Times New Roman"/>
          <w:i/>
        </w:rPr>
        <w:t xml:space="preserve">(Sự cần thiết mở ngành đào tạo: báo cáo khái quát các nội dung về chủ trương mở ngành đào tạo đã được phê duyệt) </w:t>
      </w:r>
    </w:p>
    <w:p w14:paraId="3D8405BD" w14:textId="77777777" w:rsidR="00555C19" w:rsidRPr="000D1248" w:rsidRDefault="00555C19" w:rsidP="00A15177">
      <w:pPr>
        <w:pStyle w:val="Heading1"/>
        <w:spacing w:before="60" w:line="312" w:lineRule="auto"/>
        <w:jc w:val="left"/>
        <w:rPr>
          <w:szCs w:val="26"/>
        </w:rPr>
      </w:pPr>
      <w:bookmarkStart w:id="74" w:name="_Toc132144958"/>
      <w:r w:rsidRPr="000D1248">
        <w:rPr>
          <w:szCs w:val="26"/>
        </w:rPr>
        <w:t>2.1. Sự cần thiết xây dựng đề án đào tạo ngành …………</w:t>
      </w:r>
      <w:bookmarkEnd w:id="74"/>
    </w:p>
    <w:p w14:paraId="0CDD0080" w14:textId="77777777" w:rsidR="00555C19" w:rsidRPr="000D1248" w:rsidRDefault="00555C19" w:rsidP="00A15177">
      <w:pPr>
        <w:jc w:val="left"/>
        <w:rPr>
          <w:rFonts w:eastAsia="Times New Roman" w:cs="Times New Roman"/>
          <w:b/>
          <w:bCs/>
          <w:i/>
          <w:kern w:val="32"/>
        </w:rPr>
      </w:pPr>
      <w:r w:rsidRPr="000D1248">
        <w:rPr>
          <w:rFonts w:eastAsia="Times New Roman" w:cs="Times New Roman"/>
          <w:b/>
          <w:bCs/>
          <w:i/>
          <w:kern w:val="32"/>
        </w:rPr>
        <w:t>2.1.1 Sự phù hợp với chiến lược phát triển nguồn nhân lực và nhu cầu nguồn nhân lực của ngành, địa phương, vùng, quốc gia</w:t>
      </w:r>
    </w:p>
    <w:p w14:paraId="7F4C510B" w14:textId="77777777" w:rsidR="00E17B97" w:rsidRDefault="00555C19" w:rsidP="00A15177">
      <w:pPr>
        <w:pStyle w:val="Heading1"/>
        <w:spacing w:before="60" w:line="312" w:lineRule="auto"/>
        <w:jc w:val="left"/>
        <w:rPr>
          <w:i/>
        </w:rPr>
      </w:pPr>
      <w:r w:rsidRPr="000D1248">
        <w:rPr>
          <w:i/>
        </w:rPr>
        <w:t>2.1.2 Sự phù hợp với sứ mạng và mục tiêu chiến lược phát triển của Nhà trường</w:t>
      </w:r>
      <w:bookmarkStart w:id="75" w:name="_Toc132144959"/>
    </w:p>
    <w:p w14:paraId="73FFA1FF" w14:textId="1B8603CB" w:rsidR="00555C19" w:rsidRPr="000D1248" w:rsidRDefault="00555C19" w:rsidP="00A15177">
      <w:pPr>
        <w:pStyle w:val="Heading1"/>
        <w:spacing w:before="60" w:line="312" w:lineRule="auto"/>
        <w:jc w:val="left"/>
        <w:rPr>
          <w:i/>
          <w:szCs w:val="26"/>
        </w:rPr>
      </w:pPr>
      <w:r w:rsidRPr="000D1248">
        <w:rPr>
          <w:i/>
          <w:szCs w:val="26"/>
        </w:rPr>
        <w:t>2.1.3. Phân tích, thuyết minh về nhu cầu đào tạo, nhu cầu sử dụng nguồn nhân lực trình độ Đại học ngành ….</w:t>
      </w:r>
      <w:bookmarkEnd w:id="75"/>
    </w:p>
    <w:p w14:paraId="30F6B736" w14:textId="77777777" w:rsidR="00555C19" w:rsidRPr="000D1248" w:rsidRDefault="00555C19" w:rsidP="00A15177">
      <w:pPr>
        <w:pStyle w:val="Heading1"/>
        <w:jc w:val="left"/>
      </w:pPr>
      <w:bookmarkStart w:id="76" w:name="_Toc132144960"/>
      <w:r w:rsidRPr="000D1248">
        <w:t>PHẦN III. ĐIỀU KIỆN VỀ CHƯƠNG TRÌNH ĐÀO TẠO</w:t>
      </w:r>
      <w:bookmarkEnd w:id="76"/>
    </w:p>
    <w:p w14:paraId="03DF6AF6" w14:textId="77777777" w:rsidR="00555C19" w:rsidRPr="000D1248" w:rsidRDefault="00555C19" w:rsidP="00E17B97">
      <w:pPr>
        <w:spacing w:after="0"/>
        <w:ind w:firstLine="720"/>
        <w:jc w:val="both"/>
        <w:rPr>
          <w:rFonts w:cs="Times New Roman"/>
        </w:rPr>
      </w:pPr>
      <w:r w:rsidRPr="000D1248">
        <w:rPr>
          <w:rFonts w:cs="Times New Roman"/>
        </w:rPr>
        <w:t>Nhà trường ban đã ban hành các văn bản sau:</w:t>
      </w:r>
    </w:p>
    <w:p w14:paraId="2D1718C4" w14:textId="77777777" w:rsidR="00555C19" w:rsidRPr="000D1248" w:rsidRDefault="00555C19" w:rsidP="00E17B97">
      <w:pPr>
        <w:spacing w:after="0"/>
        <w:ind w:firstLine="720"/>
        <w:jc w:val="both"/>
        <w:rPr>
          <w:rFonts w:cs="Times New Roman"/>
        </w:rPr>
      </w:pPr>
      <w:r w:rsidRPr="000D1248">
        <w:rPr>
          <w:rFonts w:cs="Times New Roman"/>
        </w:rPr>
        <w:t>- Trích Nghị quyết số ……./NQ-HĐT ngày …/…/… của Hội đồng trường Trường Đại học Kinh tế - Kỹ thuật Công nghiệp về việc mở mới các ngành đào tạo trình độ đại học;</w:t>
      </w:r>
    </w:p>
    <w:p w14:paraId="6A1DCFEC" w14:textId="77777777" w:rsidR="00555C19" w:rsidRPr="000D1248" w:rsidRDefault="00555C19" w:rsidP="00E17B97">
      <w:pPr>
        <w:spacing w:after="0"/>
        <w:ind w:firstLine="720"/>
        <w:jc w:val="both"/>
        <w:rPr>
          <w:rFonts w:cs="Times New Roman"/>
        </w:rPr>
      </w:pPr>
      <w:r w:rsidRPr="000D1248">
        <w:rPr>
          <w:rFonts w:cs="Times New Roman"/>
        </w:rPr>
        <w:t>- Quyết định số …./QĐ-ĐHKTKTCN ngày …./…./…. của Hiệu trưởng Trường Đại học Kinh tế - Kỹ thuật Công nghiệp về việc thành lập Ban xây dựng đề án mở ngành đào tạo trình độ đại học;</w:t>
      </w:r>
    </w:p>
    <w:p w14:paraId="14BE7DD5" w14:textId="77777777" w:rsidR="00555C19" w:rsidRPr="000D1248" w:rsidRDefault="00555C19" w:rsidP="00E17B97">
      <w:pPr>
        <w:spacing w:after="0"/>
        <w:ind w:firstLine="720"/>
        <w:jc w:val="both"/>
        <w:rPr>
          <w:rFonts w:cs="Times New Roman"/>
        </w:rPr>
      </w:pPr>
      <w:r w:rsidRPr="000D1248">
        <w:rPr>
          <w:rFonts w:cs="Times New Roman"/>
        </w:rPr>
        <w:t>- Quyết định số …./QĐ-ĐHKTKTCN ngày …./…/…. của Hiệu trưởng Trường Đại học Kinh tế - Kỹ thuật Công nghiệp về việc thành lập Hội đồng xây dựng chương trình đào tạo trình độ đại học ngành:</w:t>
      </w:r>
      <w:r w:rsidRPr="000D1248">
        <w:rPr>
          <w:rFonts w:cs="Times New Roman"/>
          <w:lang w:val="vi-VN"/>
        </w:rPr>
        <w:t xml:space="preserve"> </w:t>
      </w:r>
      <w:r w:rsidRPr="000D1248">
        <w:rPr>
          <w:rFonts w:cs="Times New Roman"/>
        </w:rPr>
        <w:t>…….;</w:t>
      </w:r>
    </w:p>
    <w:p w14:paraId="6AEE19D6" w14:textId="77777777" w:rsidR="00555C19" w:rsidRPr="000D1248" w:rsidRDefault="00555C19" w:rsidP="00E17B97">
      <w:pPr>
        <w:spacing w:after="0"/>
        <w:ind w:firstLine="720"/>
        <w:jc w:val="both"/>
        <w:rPr>
          <w:rFonts w:cs="Times New Roman"/>
        </w:rPr>
      </w:pPr>
      <w:r w:rsidRPr="000D1248">
        <w:rPr>
          <w:rFonts w:cs="Times New Roman"/>
        </w:rPr>
        <w:lastRenderedPageBreak/>
        <w:t>- Quyết định số</w:t>
      </w:r>
      <w:r w:rsidRPr="000D1248">
        <w:rPr>
          <w:rFonts w:cs="Times New Roman"/>
          <w:lang w:val="vi-VN"/>
        </w:rPr>
        <w:t xml:space="preserve"> </w:t>
      </w:r>
      <w:r w:rsidRPr="000D1248">
        <w:rPr>
          <w:rFonts w:cs="Times New Roman"/>
        </w:rPr>
        <w:t>…./QĐ-ĐHKTKTCN ngày</w:t>
      </w:r>
      <w:r w:rsidRPr="000D1248">
        <w:rPr>
          <w:rFonts w:cs="Times New Roman"/>
          <w:lang w:val="vi-VN"/>
        </w:rPr>
        <w:t xml:space="preserve"> </w:t>
      </w:r>
      <w:r w:rsidRPr="000D1248">
        <w:rPr>
          <w:rFonts w:cs="Times New Roman"/>
        </w:rPr>
        <w:t>…./…./</w:t>
      </w:r>
      <w:r w:rsidRPr="000D1248">
        <w:rPr>
          <w:rFonts w:cs="Times New Roman"/>
          <w:lang w:val="vi-VN"/>
        </w:rPr>
        <w:t xml:space="preserve">2022 </w:t>
      </w:r>
      <w:r w:rsidRPr="000D1248">
        <w:rPr>
          <w:rFonts w:cs="Times New Roman"/>
        </w:rPr>
        <w:t>của Hiệu trưởng Trường Đại học Kinh tế - Kỹ thuật Công nghiệp về việc thành lập Hội đồng thẩm định chương trình đào tạo;</w:t>
      </w:r>
    </w:p>
    <w:p w14:paraId="4B620F31" w14:textId="77777777" w:rsidR="00555C19" w:rsidRPr="000D1248" w:rsidRDefault="00555C19" w:rsidP="00E17B97">
      <w:pPr>
        <w:spacing w:after="0"/>
        <w:ind w:firstLine="720"/>
        <w:jc w:val="both"/>
        <w:rPr>
          <w:rFonts w:cs="Times New Roman"/>
        </w:rPr>
      </w:pPr>
      <w:r w:rsidRPr="000D1248">
        <w:rPr>
          <w:rFonts w:cs="Times New Roman"/>
        </w:rPr>
        <w:t>- Quyết định số …./QĐ-ĐHKTKTCN ngày …./…./2022 của Hiệu trưởng Trường ĐH Kinh tế - Kỹ thuật Công nghiệp về việc ban hành Chương trình đào tạo trình độ đại học ngành …..;</w:t>
      </w:r>
    </w:p>
    <w:p w14:paraId="0BEDACBC" w14:textId="77777777" w:rsidR="00555C19" w:rsidRPr="000D1248" w:rsidRDefault="00555C19" w:rsidP="00E17B97">
      <w:pPr>
        <w:ind w:firstLine="720"/>
        <w:jc w:val="both"/>
        <w:rPr>
          <w:rFonts w:cs="Times New Roman"/>
        </w:rPr>
      </w:pPr>
      <w:r w:rsidRPr="000D1248">
        <w:rPr>
          <w:rFonts w:cs="Times New Roman"/>
        </w:rPr>
        <w:t>Trên cơ sở đó, Khoa ………………. đã triển khai nhiệm vụ cụ thể cho các giảng viên để xây dựng và hoàn thiện chương trình đào tạo ngành ……….</w:t>
      </w:r>
    </w:p>
    <w:p w14:paraId="38086B49" w14:textId="290FD6EF" w:rsidR="00555C19" w:rsidRPr="000D1248" w:rsidRDefault="00555C19" w:rsidP="00E17B97">
      <w:pPr>
        <w:ind w:firstLine="720"/>
        <w:jc w:val="both"/>
        <w:rPr>
          <w:rFonts w:cs="Times New Roman"/>
        </w:rPr>
      </w:pPr>
      <w:r w:rsidRPr="000D1248">
        <w:rPr>
          <w:rFonts w:cs="Times New Roman"/>
        </w:rPr>
        <w:t>Chương trình đào tạo được xây dựng trên cơ sở đối sánh với các chương trình đào tạo trong và ngoài nước. Được xây dựng trên các giáo trình về …………từ các trường đại học hàng đầu quốc tế và được thay đổi, bổ sung, cập nhật thường xuyên để phù hợp với thực tiễn ở Việt Nam nhưng vẫn giới thiệu được những kiến thức tiên tiến trên thế giới.</w:t>
      </w:r>
    </w:p>
    <w:p w14:paraId="360891D5" w14:textId="77777777" w:rsidR="00555C19" w:rsidRPr="000D1248" w:rsidRDefault="00555C19" w:rsidP="00E17B97">
      <w:pPr>
        <w:ind w:firstLine="720"/>
        <w:jc w:val="both"/>
        <w:rPr>
          <w:rFonts w:cs="Times New Roman"/>
        </w:rPr>
      </w:pPr>
      <w:r w:rsidRPr="000D1248">
        <w:rPr>
          <w:rFonts w:cs="Times New Roman"/>
        </w:rPr>
        <w:t>100% giảng viên giảng dạy chuyên ngành đã học tập hoặc được đào tạo trong các lĩnh vực về ……………... Đội ngũ giảng viên cơ hữu giầu kinh nghiệm giảng dạy và thực tế. Áp dụng phương pháp dạy học tiên tiến lấy người học là trung tâm.</w:t>
      </w:r>
    </w:p>
    <w:p w14:paraId="01CF68B5" w14:textId="77777777" w:rsidR="00555C19" w:rsidRPr="000D1248" w:rsidRDefault="00555C19" w:rsidP="00E17B97">
      <w:pPr>
        <w:ind w:firstLine="720"/>
        <w:jc w:val="both"/>
        <w:rPr>
          <w:rFonts w:cs="Times New Roman"/>
        </w:rPr>
      </w:pPr>
      <w:r w:rsidRPr="000D1248">
        <w:rPr>
          <w:rFonts w:cs="Times New Roman"/>
        </w:rPr>
        <w:t>Bên cạnh những kiến thức giáo dục đại cương, các chuyên ngành về …., sinh viên ngành …………. sẽ được đào tạo chuyên sâu để có những kiến thức chuyên ngành và những kỹ năng cần thiết trong lĩnh vực như sau:</w:t>
      </w:r>
    </w:p>
    <w:p w14:paraId="0CF09072" w14:textId="77777777" w:rsidR="00555C19" w:rsidRPr="000D1248" w:rsidRDefault="00555C19" w:rsidP="00A15177">
      <w:pPr>
        <w:ind w:firstLine="720"/>
        <w:jc w:val="left"/>
        <w:rPr>
          <w:rFonts w:cs="Times New Roman"/>
        </w:rPr>
      </w:pPr>
      <w:r w:rsidRPr="000D1248">
        <w:rPr>
          <w:rFonts w:cs="Times New Roman"/>
        </w:rPr>
        <w:t>…………………</w:t>
      </w:r>
    </w:p>
    <w:p w14:paraId="03E20ABC" w14:textId="77777777" w:rsidR="00555C19" w:rsidRPr="000D1248" w:rsidRDefault="00555C19" w:rsidP="00A15177">
      <w:pPr>
        <w:ind w:firstLine="720"/>
        <w:jc w:val="left"/>
        <w:rPr>
          <w:rFonts w:cs="Times New Roman"/>
        </w:rPr>
      </w:pPr>
      <w:r w:rsidRPr="000D1248">
        <w:rPr>
          <w:rFonts w:cs="Times New Roman"/>
        </w:rPr>
        <w:t>…………………</w:t>
      </w:r>
    </w:p>
    <w:p w14:paraId="11C283F0" w14:textId="77777777" w:rsidR="00555C19" w:rsidRPr="000D1248" w:rsidRDefault="00555C19" w:rsidP="00A15177">
      <w:pPr>
        <w:ind w:firstLine="720"/>
        <w:jc w:val="left"/>
        <w:rPr>
          <w:rFonts w:cs="Times New Roman"/>
        </w:rPr>
      </w:pPr>
      <w:r w:rsidRPr="000D1248">
        <w:rPr>
          <w:rFonts w:cs="Times New Roman"/>
        </w:rPr>
        <w:t>…………………</w:t>
      </w:r>
    </w:p>
    <w:p w14:paraId="6E4C5ADD" w14:textId="77777777" w:rsidR="00555C19" w:rsidRPr="000D1248" w:rsidRDefault="00555C19" w:rsidP="00A15177">
      <w:pPr>
        <w:jc w:val="left"/>
        <w:rPr>
          <w:rFonts w:cs="Times New Roman"/>
        </w:rPr>
      </w:pPr>
      <w:r w:rsidRPr="000D1248">
        <w:rPr>
          <w:rFonts w:cs="Times New Roman"/>
        </w:rPr>
        <w:t>Chương trình đào tạo ngành XXXXXX được thiết kế như sau:</w:t>
      </w:r>
    </w:p>
    <w:p w14:paraId="0246D0F1" w14:textId="77777777" w:rsidR="00555C19" w:rsidRPr="000D1248" w:rsidRDefault="00555C19" w:rsidP="00A15177">
      <w:pPr>
        <w:ind w:firstLine="720"/>
        <w:jc w:val="left"/>
        <w:rPr>
          <w:rFonts w:eastAsia="Times New Roman" w:cs="Times New Roman"/>
          <w:b/>
        </w:rPr>
      </w:pPr>
      <w:r w:rsidRPr="000D1248">
        <w:rPr>
          <w:rFonts w:eastAsia="Times New Roman" w:cs="Times New Roman"/>
          <w:b/>
        </w:rPr>
        <w:t>Tên chương trình</w:t>
      </w:r>
      <w:r w:rsidRPr="000D1248">
        <w:rPr>
          <w:rFonts w:eastAsia="Times New Roman" w:cs="Times New Roman"/>
          <w:b/>
        </w:rPr>
        <w:tab/>
        <w:t xml:space="preserve">: </w:t>
      </w:r>
      <w:r w:rsidRPr="000D1248">
        <w:rPr>
          <w:rFonts w:eastAsia="Times New Roman" w:cs="Times New Roman"/>
          <w:b/>
        </w:rPr>
        <w:tab/>
      </w:r>
      <w:r w:rsidRPr="000D1248">
        <w:rPr>
          <w:rFonts w:cs="Times New Roman"/>
        </w:rPr>
        <w:t>…………………….</w:t>
      </w:r>
      <w:r w:rsidRPr="000D1248">
        <w:rPr>
          <w:rFonts w:eastAsia="Times New Roman" w:cs="Times New Roman"/>
        </w:rPr>
        <w:t xml:space="preserve"> </w:t>
      </w:r>
    </w:p>
    <w:p w14:paraId="71CA5C61" w14:textId="77777777" w:rsidR="00555C19" w:rsidRPr="000D1248" w:rsidRDefault="00555C19" w:rsidP="00A15177">
      <w:pPr>
        <w:ind w:firstLine="720"/>
        <w:jc w:val="left"/>
        <w:rPr>
          <w:rFonts w:eastAsia="Times New Roman" w:cs="Times New Roman"/>
          <w:b/>
        </w:rPr>
      </w:pPr>
      <w:r w:rsidRPr="000D1248">
        <w:rPr>
          <w:rFonts w:eastAsia="Times New Roman" w:cs="Times New Roman"/>
          <w:b/>
        </w:rPr>
        <w:t xml:space="preserve">Trình độ đào tạo </w:t>
      </w:r>
      <w:r w:rsidRPr="000D1248">
        <w:rPr>
          <w:rFonts w:eastAsia="Times New Roman" w:cs="Times New Roman"/>
          <w:b/>
        </w:rPr>
        <w:tab/>
        <w:t xml:space="preserve">: </w:t>
      </w:r>
      <w:r w:rsidRPr="000D1248">
        <w:rPr>
          <w:rFonts w:eastAsia="Times New Roman" w:cs="Times New Roman"/>
          <w:b/>
        </w:rPr>
        <w:tab/>
        <w:t>Đại học</w:t>
      </w:r>
    </w:p>
    <w:p w14:paraId="7B46E33B" w14:textId="77777777" w:rsidR="00555C19" w:rsidRPr="000D1248" w:rsidRDefault="00555C19" w:rsidP="00A15177">
      <w:pPr>
        <w:ind w:firstLine="720"/>
        <w:jc w:val="left"/>
        <w:rPr>
          <w:rFonts w:eastAsia="Times New Roman" w:cs="Times New Roman"/>
          <w:b/>
        </w:rPr>
      </w:pPr>
      <w:r w:rsidRPr="000D1248">
        <w:rPr>
          <w:rFonts w:eastAsia="Times New Roman" w:cs="Times New Roman"/>
          <w:b/>
        </w:rPr>
        <w:t xml:space="preserve">Ngành đào tạo    </w:t>
      </w:r>
      <w:r w:rsidRPr="000D1248">
        <w:rPr>
          <w:rFonts w:eastAsia="Times New Roman" w:cs="Times New Roman"/>
          <w:b/>
        </w:rPr>
        <w:tab/>
        <w:t xml:space="preserve">: </w:t>
      </w:r>
      <w:r w:rsidRPr="000D1248">
        <w:rPr>
          <w:rFonts w:eastAsia="Times New Roman" w:cs="Times New Roman"/>
          <w:b/>
        </w:rPr>
        <w:tab/>
      </w:r>
      <w:r w:rsidRPr="000D1248">
        <w:rPr>
          <w:rFonts w:cs="Times New Roman"/>
        </w:rPr>
        <w:t>…………………….</w:t>
      </w:r>
      <w:r w:rsidRPr="000D1248">
        <w:rPr>
          <w:rFonts w:eastAsia="Times New Roman" w:cs="Times New Roman"/>
          <w:b/>
        </w:rPr>
        <w:tab/>
      </w:r>
    </w:p>
    <w:p w14:paraId="69885839" w14:textId="77777777" w:rsidR="00555C19" w:rsidRPr="000D1248" w:rsidRDefault="00555C19" w:rsidP="00A15177">
      <w:pPr>
        <w:ind w:firstLine="720"/>
        <w:jc w:val="left"/>
        <w:rPr>
          <w:rFonts w:eastAsia="Times New Roman" w:cs="Times New Roman"/>
          <w:b/>
        </w:rPr>
      </w:pPr>
      <w:r w:rsidRPr="000D1248">
        <w:rPr>
          <w:rFonts w:cs="Times New Roman"/>
          <w:b/>
        </w:rPr>
        <w:t>Mã số</w:t>
      </w:r>
      <w:r w:rsidRPr="000D1248">
        <w:rPr>
          <w:rFonts w:cs="Times New Roman"/>
          <w:b/>
          <w:lang w:val="vi-VN"/>
        </w:rPr>
        <w:t xml:space="preserve">                       </w:t>
      </w:r>
      <w:r w:rsidRPr="000D1248">
        <w:rPr>
          <w:rFonts w:cs="Times New Roman"/>
          <w:b/>
        </w:rPr>
        <w:t>:</w:t>
      </w:r>
      <w:r w:rsidRPr="000D1248">
        <w:rPr>
          <w:rFonts w:cs="Times New Roman"/>
          <w:b/>
          <w:lang w:val="vi-VN"/>
        </w:rPr>
        <w:t xml:space="preserve">         </w:t>
      </w:r>
      <w:r w:rsidRPr="000D1248">
        <w:rPr>
          <w:rFonts w:cs="Times New Roman"/>
          <w:b/>
        </w:rPr>
        <w:t xml:space="preserve"> </w:t>
      </w:r>
      <w:r w:rsidRPr="000D1248">
        <w:rPr>
          <w:rFonts w:cs="Times New Roman"/>
        </w:rPr>
        <w:t>…………………….</w:t>
      </w:r>
    </w:p>
    <w:p w14:paraId="2EAD8469" w14:textId="77777777" w:rsidR="00555C19" w:rsidRPr="000D1248" w:rsidRDefault="00555C19" w:rsidP="00A15177">
      <w:pPr>
        <w:ind w:firstLine="720"/>
        <w:jc w:val="left"/>
        <w:rPr>
          <w:rFonts w:eastAsia="Times New Roman" w:cs="Times New Roman"/>
          <w:b/>
        </w:rPr>
      </w:pPr>
      <w:r w:rsidRPr="000D1248">
        <w:rPr>
          <w:rFonts w:eastAsia="Times New Roman" w:cs="Times New Roman"/>
          <w:b/>
        </w:rPr>
        <w:t>Hình thức đào tạo</w:t>
      </w:r>
      <w:r w:rsidRPr="000D1248">
        <w:rPr>
          <w:rFonts w:eastAsia="Times New Roman" w:cs="Times New Roman"/>
          <w:b/>
        </w:rPr>
        <w:tab/>
        <w:t xml:space="preserve">: </w:t>
      </w:r>
      <w:r w:rsidRPr="000D1248">
        <w:rPr>
          <w:rFonts w:eastAsia="Times New Roman" w:cs="Times New Roman"/>
          <w:b/>
        </w:rPr>
        <w:tab/>
        <w:t>Chính quy</w:t>
      </w:r>
    </w:p>
    <w:p w14:paraId="51BD73BB" w14:textId="77777777" w:rsidR="00555C19" w:rsidRPr="000D1248" w:rsidRDefault="00555C19" w:rsidP="00A15177">
      <w:pPr>
        <w:jc w:val="left"/>
        <w:rPr>
          <w:rFonts w:eastAsia="Times New Roman" w:cs="Times New Roman"/>
          <w:b/>
        </w:rPr>
      </w:pPr>
      <w:r w:rsidRPr="000D1248">
        <w:rPr>
          <w:rFonts w:eastAsia="Times New Roman" w:cs="Times New Roman"/>
          <w:b/>
        </w:rPr>
        <w:t>1. Mục tiêu đào tạo</w:t>
      </w:r>
    </w:p>
    <w:p w14:paraId="6C0DA0A0" w14:textId="77777777" w:rsidR="00555C19" w:rsidRPr="000D1248" w:rsidRDefault="00555C19" w:rsidP="00A15177">
      <w:pPr>
        <w:jc w:val="left"/>
        <w:rPr>
          <w:rFonts w:eastAsia="Times New Roman" w:cs="Times New Roman"/>
          <w:b/>
          <w:i/>
        </w:rPr>
      </w:pPr>
      <w:r w:rsidRPr="000D1248">
        <w:rPr>
          <w:rFonts w:eastAsia="Times New Roman" w:cs="Times New Roman"/>
          <w:b/>
        </w:rPr>
        <w:t>1.1. Mục tiêu chung</w:t>
      </w:r>
      <w:r w:rsidRPr="000D1248">
        <w:rPr>
          <w:rFonts w:eastAsia="Times New Roman" w:cs="Times New Roman"/>
          <w:b/>
          <w:i/>
        </w:rPr>
        <w:t>:  </w:t>
      </w:r>
    </w:p>
    <w:p w14:paraId="61D81634" w14:textId="77777777" w:rsidR="00555C19" w:rsidRPr="000D1248" w:rsidRDefault="00555C19" w:rsidP="00A15177">
      <w:pPr>
        <w:jc w:val="left"/>
        <w:rPr>
          <w:rFonts w:eastAsia="Times New Roman" w:cs="Times New Roman"/>
        </w:rPr>
      </w:pPr>
      <w:r w:rsidRPr="000D1248">
        <w:rPr>
          <w:rFonts w:cs="Times New Roman"/>
        </w:rPr>
        <w:t>(Viết khoảng 100 từ)</w:t>
      </w:r>
    </w:p>
    <w:p w14:paraId="39D8C14D" w14:textId="77777777" w:rsidR="00555C19" w:rsidRDefault="00555C19" w:rsidP="00A15177">
      <w:pPr>
        <w:ind w:right="113"/>
        <w:jc w:val="left"/>
        <w:rPr>
          <w:rFonts w:eastAsia="Times New Roman" w:cs="Times New Roman"/>
          <w:b/>
          <w:i/>
        </w:rPr>
      </w:pPr>
      <w:r w:rsidRPr="000D1248">
        <w:rPr>
          <w:rFonts w:eastAsia="Times New Roman" w:cs="Times New Roman"/>
          <w:b/>
        </w:rPr>
        <w:t>1.2. Mục tiêu cụ thể:</w:t>
      </w:r>
      <w:r w:rsidRPr="000D1248">
        <w:rPr>
          <w:rFonts w:eastAsia="Times New Roman" w:cs="Times New Roman"/>
          <w:b/>
          <w:i/>
        </w:rPr>
        <w:t> </w:t>
      </w:r>
    </w:p>
    <w:p w14:paraId="29B690AC" w14:textId="069AD7BB" w:rsidR="00E17B97" w:rsidRDefault="00E17B97" w:rsidP="00A15177">
      <w:pPr>
        <w:ind w:right="113"/>
        <w:jc w:val="left"/>
        <w:rPr>
          <w:rFonts w:eastAsia="Times New Roman" w:cs="Times New Roman"/>
          <w:bCs/>
          <w:iCs/>
        </w:rPr>
      </w:pPr>
      <w:r>
        <w:rPr>
          <w:rFonts w:eastAsia="Times New Roman" w:cs="Times New Roman"/>
          <w:b/>
          <w:iCs/>
        </w:rPr>
        <w:tab/>
        <w:t xml:space="preserve">PO1: </w:t>
      </w:r>
      <w:r>
        <w:rPr>
          <w:rFonts w:eastAsia="Times New Roman" w:cs="Times New Roman"/>
          <w:bCs/>
          <w:iCs/>
        </w:rPr>
        <w:t>……………………..</w:t>
      </w:r>
    </w:p>
    <w:p w14:paraId="1E438BC2" w14:textId="6CF95E31" w:rsidR="00E17B97" w:rsidRDefault="00E17B97" w:rsidP="00A15177">
      <w:pPr>
        <w:ind w:right="113"/>
        <w:jc w:val="left"/>
        <w:rPr>
          <w:rFonts w:eastAsia="Times New Roman" w:cs="Times New Roman"/>
          <w:bCs/>
          <w:iCs/>
        </w:rPr>
      </w:pPr>
      <w:r>
        <w:rPr>
          <w:rFonts w:eastAsia="Times New Roman" w:cs="Times New Roman"/>
          <w:bCs/>
          <w:iCs/>
        </w:rPr>
        <w:tab/>
      </w:r>
      <w:r w:rsidRPr="00E17B97">
        <w:rPr>
          <w:rFonts w:eastAsia="Times New Roman" w:cs="Times New Roman"/>
          <w:b/>
          <w:iCs/>
        </w:rPr>
        <w:t>PO2</w:t>
      </w:r>
      <w:r>
        <w:rPr>
          <w:rFonts w:eastAsia="Times New Roman" w:cs="Times New Roman"/>
          <w:bCs/>
          <w:iCs/>
        </w:rPr>
        <w:t>:…………………………</w:t>
      </w:r>
    </w:p>
    <w:p w14:paraId="2A52F284" w14:textId="621C7676" w:rsidR="00E17B97" w:rsidRDefault="00E17B97" w:rsidP="00E17B97">
      <w:pPr>
        <w:ind w:right="113" w:firstLine="720"/>
        <w:jc w:val="left"/>
        <w:rPr>
          <w:rFonts w:eastAsia="Times New Roman" w:cs="Times New Roman"/>
          <w:bCs/>
          <w:iCs/>
        </w:rPr>
      </w:pPr>
      <w:r w:rsidRPr="00E17B97">
        <w:rPr>
          <w:rFonts w:eastAsia="Times New Roman" w:cs="Times New Roman"/>
          <w:b/>
          <w:iCs/>
        </w:rPr>
        <w:t>PO</w:t>
      </w:r>
      <w:r>
        <w:rPr>
          <w:rFonts w:eastAsia="Times New Roman" w:cs="Times New Roman"/>
          <w:b/>
          <w:iCs/>
        </w:rPr>
        <w:t>3</w:t>
      </w:r>
      <w:r>
        <w:rPr>
          <w:rFonts w:eastAsia="Times New Roman" w:cs="Times New Roman"/>
          <w:bCs/>
          <w:iCs/>
        </w:rPr>
        <w:t>:…………………………</w:t>
      </w:r>
    </w:p>
    <w:p w14:paraId="23ABDDEC" w14:textId="0BECCEF7" w:rsidR="00E17B97" w:rsidRPr="00E17B97" w:rsidRDefault="00E17B97" w:rsidP="00E17B97">
      <w:pPr>
        <w:ind w:right="113" w:firstLine="720"/>
        <w:jc w:val="left"/>
        <w:rPr>
          <w:rFonts w:eastAsia="Times New Roman" w:cs="Times New Roman"/>
          <w:bCs/>
          <w:iCs/>
        </w:rPr>
      </w:pPr>
      <w:r>
        <w:rPr>
          <w:rFonts w:eastAsia="Times New Roman" w:cs="Times New Roman"/>
          <w:bCs/>
          <w:iCs/>
        </w:rPr>
        <w:t>…………………..</w:t>
      </w:r>
    </w:p>
    <w:p w14:paraId="61431D46" w14:textId="7578E2D1" w:rsidR="00555C19" w:rsidRDefault="00555C19" w:rsidP="00A15177">
      <w:pPr>
        <w:jc w:val="left"/>
        <w:rPr>
          <w:rFonts w:eastAsia="Times New Roman" w:cs="Times New Roman"/>
          <w:b/>
        </w:rPr>
      </w:pPr>
      <w:r w:rsidRPr="000D1248">
        <w:rPr>
          <w:rFonts w:eastAsia="Times New Roman" w:cs="Times New Roman"/>
          <w:b/>
        </w:rPr>
        <w:lastRenderedPageBreak/>
        <w:t>2. Chuẩn đầu ra</w:t>
      </w:r>
      <w:r w:rsidR="00E17B97">
        <w:rPr>
          <w:rFonts w:eastAsia="Times New Roman" w:cs="Times New Roman"/>
          <w:b/>
        </w:rPr>
        <w:t xml:space="preserve"> của chương trình đào tạo</w:t>
      </w:r>
    </w:p>
    <w:p w14:paraId="47B70870" w14:textId="1F56FB73" w:rsidR="00E17B97" w:rsidRDefault="00E17B97" w:rsidP="00A15177">
      <w:pPr>
        <w:jc w:val="left"/>
        <w:rPr>
          <w:rFonts w:eastAsia="Times New Roman" w:cs="Times New Roman"/>
          <w:b/>
        </w:rPr>
      </w:pPr>
      <w:r>
        <w:rPr>
          <w:rFonts w:eastAsia="Times New Roman" w:cs="Times New Roman"/>
          <w:b/>
        </w:rPr>
        <w:t>2.1. Chuẩn đầu ra</w:t>
      </w:r>
    </w:p>
    <w:p w14:paraId="385E35EE" w14:textId="0C6DE96D" w:rsidR="00E17B97" w:rsidRDefault="00E17B97" w:rsidP="00A15177">
      <w:pPr>
        <w:jc w:val="left"/>
        <w:rPr>
          <w:rFonts w:eastAsia="Times New Roman" w:cs="Times New Roman"/>
          <w:b/>
        </w:rPr>
      </w:pPr>
      <w:r>
        <w:rPr>
          <w:rFonts w:eastAsia="Times New Roman" w:cs="Times New Roman"/>
          <w:b/>
        </w:rPr>
        <w:tab/>
        <w:t xml:space="preserve">PLO1: </w:t>
      </w:r>
    </w:p>
    <w:p w14:paraId="1FFDED09" w14:textId="5B036807" w:rsidR="00E17B97" w:rsidRDefault="00E17B97" w:rsidP="00A15177">
      <w:pPr>
        <w:jc w:val="left"/>
        <w:rPr>
          <w:rFonts w:eastAsia="Times New Roman" w:cs="Times New Roman"/>
          <w:b/>
        </w:rPr>
      </w:pPr>
      <w:r>
        <w:rPr>
          <w:rFonts w:eastAsia="Times New Roman" w:cs="Times New Roman"/>
          <w:b/>
        </w:rPr>
        <w:tab/>
        <w:t xml:space="preserve">PLO2: </w:t>
      </w:r>
    </w:p>
    <w:p w14:paraId="3A81E0E6" w14:textId="4DF5A10E" w:rsidR="00E17B97" w:rsidRDefault="00E17B97" w:rsidP="00A15177">
      <w:pPr>
        <w:jc w:val="left"/>
        <w:rPr>
          <w:rFonts w:eastAsia="Times New Roman" w:cs="Times New Roman"/>
          <w:b/>
        </w:rPr>
      </w:pPr>
      <w:r>
        <w:rPr>
          <w:rFonts w:eastAsia="Times New Roman" w:cs="Times New Roman"/>
          <w:b/>
        </w:rPr>
        <w:tab/>
        <w:t>PLO3:</w:t>
      </w:r>
    </w:p>
    <w:p w14:paraId="639CD261" w14:textId="1046CCD2" w:rsidR="00E17B97" w:rsidRPr="00E17B97" w:rsidRDefault="00E17B97" w:rsidP="00A15177">
      <w:pPr>
        <w:jc w:val="left"/>
        <w:rPr>
          <w:rFonts w:eastAsia="Times New Roman" w:cs="Times New Roman"/>
          <w:bCs/>
        </w:rPr>
      </w:pPr>
      <w:r>
        <w:rPr>
          <w:rFonts w:eastAsia="Times New Roman" w:cs="Times New Roman"/>
          <w:b/>
        </w:rPr>
        <w:tab/>
      </w:r>
      <w:r w:rsidRPr="00E17B97">
        <w:rPr>
          <w:rFonts w:eastAsia="Times New Roman" w:cs="Times New Roman"/>
          <w:bCs/>
        </w:rPr>
        <w:t>……………………</w:t>
      </w:r>
    </w:p>
    <w:p w14:paraId="01E76BBF" w14:textId="25191615" w:rsidR="00555C19" w:rsidRPr="000D1248" w:rsidRDefault="00555C19" w:rsidP="00A15177">
      <w:pPr>
        <w:ind w:right="113"/>
        <w:jc w:val="left"/>
        <w:rPr>
          <w:rFonts w:eastAsia="Times New Roman" w:cs="Times New Roman"/>
        </w:rPr>
      </w:pPr>
      <w:r w:rsidRPr="000D1248">
        <w:rPr>
          <w:rFonts w:eastAsia="Times New Roman" w:cs="Times New Roman"/>
          <w:b/>
        </w:rPr>
        <w:t>2.</w:t>
      </w:r>
      <w:r w:rsidR="00E17B97">
        <w:rPr>
          <w:rFonts w:eastAsia="Times New Roman" w:cs="Times New Roman"/>
          <w:b/>
        </w:rPr>
        <w:t>2</w:t>
      </w:r>
      <w:r w:rsidRPr="000D1248">
        <w:rPr>
          <w:rFonts w:eastAsia="Times New Roman" w:cs="Times New Roman"/>
          <w:b/>
        </w:rPr>
        <w:t>. Vị trí làm việc của người học sau khi tốt nghiệp</w:t>
      </w:r>
      <w:bookmarkStart w:id="77" w:name="_Hlk107816665"/>
      <w:r w:rsidRPr="000D1248">
        <w:rPr>
          <w:rFonts w:cs="Times New Roman"/>
        </w:rPr>
        <w:t xml:space="preserve"> </w:t>
      </w:r>
    </w:p>
    <w:bookmarkEnd w:id="77"/>
    <w:p w14:paraId="65920DE9" w14:textId="335E58F4" w:rsidR="00555C19" w:rsidRPr="000D1248" w:rsidRDefault="00555C19" w:rsidP="00A15177">
      <w:pPr>
        <w:pBdr>
          <w:top w:val="nil"/>
          <w:left w:val="nil"/>
          <w:bottom w:val="nil"/>
          <w:right w:val="nil"/>
          <w:between w:val="nil"/>
        </w:pBdr>
        <w:tabs>
          <w:tab w:val="left" w:pos="567"/>
          <w:tab w:val="left" w:pos="709"/>
          <w:tab w:val="right" w:pos="8730"/>
        </w:tabs>
        <w:ind w:right="113"/>
        <w:jc w:val="left"/>
        <w:rPr>
          <w:rFonts w:eastAsia="Times New Roman" w:cs="Times New Roman"/>
          <w:b/>
        </w:rPr>
      </w:pPr>
      <w:r w:rsidRPr="000D1248">
        <w:rPr>
          <w:rFonts w:eastAsia="Times New Roman" w:cs="Times New Roman"/>
          <w:b/>
        </w:rPr>
        <w:t>2.</w:t>
      </w:r>
      <w:r w:rsidR="00E17B97">
        <w:rPr>
          <w:rFonts w:eastAsia="Times New Roman" w:cs="Times New Roman"/>
          <w:b/>
        </w:rPr>
        <w:t>3</w:t>
      </w:r>
      <w:r w:rsidRPr="000D1248">
        <w:rPr>
          <w:rFonts w:eastAsia="Times New Roman" w:cs="Times New Roman"/>
          <w:b/>
        </w:rPr>
        <w:t>. Khả năng học tập, nâng cao trình độ sau khi ra trường</w:t>
      </w:r>
    </w:p>
    <w:p w14:paraId="2F2CA246" w14:textId="77777777" w:rsidR="00555C19" w:rsidRPr="000D1248" w:rsidRDefault="00555C19" w:rsidP="00A15177">
      <w:pPr>
        <w:jc w:val="left"/>
        <w:rPr>
          <w:rFonts w:cs="Times New Roman"/>
          <w:b/>
        </w:rPr>
      </w:pPr>
      <w:r w:rsidRPr="000D1248">
        <w:rPr>
          <w:rFonts w:cs="Times New Roman"/>
          <w:b/>
        </w:rPr>
        <w:t>3. Ma trận tương thích giữa chuẩn đầu ra và mục tiêu của chương trình đào tạo</w:t>
      </w:r>
    </w:p>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107"/>
        <w:gridCol w:w="1107"/>
        <w:gridCol w:w="1107"/>
        <w:gridCol w:w="1108"/>
        <w:gridCol w:w="1108"/>
        <w:gridCol w:w="1108"/>
        <w:gridCol w:w="1108"/>
        <w:gridCol w:w="1108"/>
      </w:tblGrid>
      <w:tr w:rsidR="00555C19" w:rsidRPr="000D1248" w14:paraId="14A66295" w14:textId="77777777" w:rsidTr="00555C19">
        <w:trPr>
          <w:jc w:val="center"/>
        </w:trPr>
        <w:tc>
          <w:tcPr>
            <w:tcW w:w="1384" w:type="dxa"/>
            <w:vMerge w:val="restart"/>
          </w:tcPr>
          <w:p w14:paraId="5E5A3038" w14:textId="77777777" w:rsidR="00555C19" w:rsidRPr="000D1248" w:rsidRDefault="00555C19" w:rsidP="00A15177">
            <w:pPr>
              <w:jc w:val="left"/>
              <w:rPr>
                <w:rFonts w:cs="Times New Roman"/>
                <w:b/>
              </w:rPr>
            </w:pPr>
            <w:r w:rsidRPr="000D1248">
              <w:rPr>
                <w:rFonts w:cs="Times New Roman"/>
                <w:b/>
              </w:rPr>
              <w:t>Mục tiêu của CTĐT</w:t>
            </w:r>
          </w:p>
        </w:tc>
        <w:tc>
          <w:tcPr>
            <w:tcW w:w="8861" w:type="dxa"/>
            <w:gridSpan w:val="8"/>
          </w:tcPr>
          <w:p w14:paraId="44F8B78D" w14:textId="77777777" w:rsidR="00555C19" w:rsidRPr="000D1248" w:rsidRDefault="00555C19" w:rsidP="00A15177">
            <w:pPr>
              <w:jc w:val="left"/>
              <w:rPr>
                <w:rFonts w:cs="Times New Roman"/>
                <w:b/>
              </w:rPr>
            </w:pPr>
            <w:r w:rsidRPr="000D1248">
              <w:rPr>
                <w:rFonts w:cs="Times New Roman"/>
                <w:b/>
              </w:rPr>
              <w:t>Chuẩn đầu ra của chương trình đào tạo</w:t>
            </w:r>
          </w:p>
        </w:tc>
      </w:tr>
      <w:tr w:rsidR="00555C19" w:rsidRPr="000D1248" w14:paraId="710E5254" w14:textId="77777777" w:rsidTr="00555C19">
        <w:trPr>
          <w:jc w:val="center"/>
        </w:trPr>
        <w:tc>
          <w:tcPr>
            <w:tcW w:w="1384" w:type="dxa"/>
            <w:vMerge/>
          </w:tcPr>
          <w:p w14:paraId="4E20B71C" w14:textId="77777777" w:rsidR="00555C19" w:rsidRPr="000D1248" w:rsidRDefault="00555C19" w:rsidP="00A15177">
            <w:pPr>
              <w:jc w:val="left"/>
              <w:rPr>
                <w:rFonts w:cs="Times New Roman"/>
              </w:rPr>
            </w:pPr>
          </w:p>
        </w:tc>
        <w:tc>
          <w:tcPr>
            <w:tcW w:w="1107" w:type="dxa"/>
          </w:tcPr>
          <w:p w14:paraId="581D83DD" w14:textId="62CB41A4" w:rsidR="00555C19" w:rsidRPr="000D1248" w:rsidRDefault="00E17B97" w:rsidP="00A15177">
            <w:pPr>
              <w:jc w:val="left"/>
              <w:rPr>
                <w:rFonts w:cs="Times New Roman"/>
              </w:rPr>
            </w:pPr>
            <w:r>
              <w:rPr>
                <w:rFonts w:cs="Times New Roman"/>
              </w:rPr>
              <w:t>PLO</w:t>
            </w:r>
            <w:r w:rsidR="00555C19" w:rsidRPr="000D1248">
              <w:rPr>
                <w:rFonts w:cs="Times New Roman"/>
              </w:rPr>
              <w:t>1</w:t>
            </w:r>
          </w:p>
        </w:tc>
        <w:tc>
          <w:tcPr>
            <w:tcW w:w="1107" w:type="dxa"/>
          </w:tcPr>
          <w:p w14:paraId="7F589531" w14:textId="1605E23A" w:rsidR="00555C19" w:rsidRPr="000D1248" w:rsidRDefault="00E17B97" w:rsidP="00A15177">
            <w:pPr>
              <w:jc w:val="left"/>
              <w:rPr>
                <w:rFonts w:cs="Times New Roman"/>
              </w:rPr>
            </w:pPr>
            <w:r>
              <w:rPr>
                <w:rFonts w:cs="Times New Roman"/>
              </w:rPr>
              <w:t>PLO</w:t>
            </w:r>
            <w:r w:rsidR="00555C19" w:rsidRPr="000D1248">
              <w:rPr>
                <w:rFonts w:cs="Times New Roman"/>
              </w:rPr>
              <w:t>2</w:t>
            </w:r>
          </w:p>
        </w:tc>
        <w:tc>
          <w:tcPr>
            <w:tcW w:w="1107" w:type="dxa"/>
          </w:tcPr>
          <w:p w14:paraId="046065D3" w14:textId="551378BA" w:rsidR="00555C19" w:rsidRPr="000D1248" w:rsidRDefault="00E17B97" w:rsidP="00A15177">
            <w:pPr>
              <w:jc w:val="left"/>
              <w:rPr>
                <w:rFonts w:cs="Times New Roman"/>
              </w:rPr>
            </w:pPr>
            <w:r>
              <w:rPr>
                <w:rFonts w:cs="Times New Roman"/>
              </w:rPr>
              <w:t>PLO</w:t>
            </w:r>
            <w:r w:rsidR="00555C19" w:rsidRPr="000D1248">
              <w:rPr>
                <w:rFonts w:cs="Times New Roman"/>
              </w:rPr>
              <w:t>3</w:t>
            </w:r>
          </w:p>
        </w:tc>
        <w:tc>
          <w:tcPr>
            <w:tcW w:w="1108" w:type="dxa"/>
          </w:tcPr>
          <w:p w14:paraId="012F0E39" w14:textId="335A3434" w:rsidR="00555C19" w:rsidRPr="000D1248" w:rsidRDefault="00E17B97" w:rsidP="00A15177">
            <w:pPr>
              <w:jc w:val="left"/>
              <w:rPr>
                <w:rFonts w:cs="Times New Roman"/>
              </w:rPr>
            </w:pPr>
            <w:r>
              <w:rPr>
                <w:rFonts w:cs="Times New Roman"/>
              </w:rPr>
              <w:t>PLO</w:t>
            </w:r>
            <w:r w:rsidR="00555C19" w:rsidRPr="000D1248">
              <w:rPr>
                <w:rFonts w:cs="Times New Roman"/>
              </w:rPr>
              <w:t>4</w:t>
            </w:r>
          </w:p>
        </w:tc>
        <w:tc>
          <w:tcPr>
            <w:tcW w:w="1108" w:type="dxa"/>
          </w:tcPr>
          <w:p w14:paraId="05414786" w14:textId="6158F746" w:rsidR="00555C19" w:rsidRPr="000D1248" w:rsidRDefault="00E17B97" w:rsidP="00A15177">
            <w:pPr>
              <w:jc w:val="left"/>
              <w:rPr>
                <w:rFonts w:cs="Times New Roman"/>
              </w:rPr>
            </w:pPr>
            <w:r>
              <w:rPr>
                <w:rFonts w:cs="Times New Roman"/>
              </w:rPr>
              <w:t>PLO</w:t>
            </w:r>
            <w:r w:rsidR="00555C19" w:rsidRPr="000D1248">
              <w:rPr>
                <w:rFonts w:cs="Times New Roman"/>
              </w:rPr>
              <w:t>5</w:t>
            </w:r>
          </w:p>
        </w:tc>
        <w:tc>
          <w:tcPr>
            <w:tcW w:w="1108" w:type="dxa"/>
          </w:tcPr>
          <w:p w14:paraId="3461969B" w14:textId="241ED1B0" w:rsidR="00555C19" w:rsidRPr="000D1248" w:rsidRDefault="00E17B97" w:rsidP="00A15177">
            <w:pPr>
              <w:jc w:val="left"/>
              <w:rPr>
                <w:rFonts w:cs="Times New Roman"/>
              </w:rPr>
            </w:pPr>
            <w:r>
              <w:rPr>
                <w:rFonts w:cs="Times New Roman"/>
              </w:rPr>
              <w:t>PLO</w:t>
            </w:r>
            <w:r w:rsidR="00555C19" w:rsidRPr="000D1248">
              <w:rPr>
                <w:rFonts w:cs="Times New Roman"/>
              </w:rPr>
              <w:t>6</w:t>
            </w:r>
          </w:p>
        </w:tc>
        <w:tc>
          <w:tcPr>
            <w:tcW w:w="1108" w:type="dxa"/>
          </w:tcPr>
          <w:p w14:paraId="1EDB7CC1" w14:textId="24529733" w:rsidR="00555C19" w:rsidRPr="000D1248" w:rsidRDefault="00E17B97" w:rsidP="00A15177">
            <w:pPr>
              <w:jc w:val="left"/>
              <w:rPr>
                <w:rFonts w:cs="Times New Roman"/>
              </w:rPr>
            </w:pPr>
            <w:r>
              <w:rPr>
                <w:rFonts w:cs="Times New Roman"/>
              </w:rPr>
              <w:t>PLO</w:t>
            </w:r>
            <w:r w:rsidR="00555C19" w:rsidRPr="000D1248">
              <w:rPr>
                <w:rFonts w:cs="Times New Roman"/>
              </w:rPr>
              <w:t>7</w:t>
            </w:r>
          </w:p>
        </w:tc>
        <w:tc>
          <w:tcPr>
            <w:tcW w:w="1108" w:type="dxa"/>
          </w:tcPr>
          <w:p w14:paraId="654DB464" w14:textId="77777777" w:rsidR="00555C19" w:rsidRPr="000D1248" w:rsidRDefault="00555C19" w:rsidP="00A15177">
            <w:pPr>
              <w:jc w:val="left"/>
              <w:rPr>
                <w:rFonts w:cs="Times New Roman"/>
              </w:rPr>
            </w:pPr>
            <w:r w:rsidRPr="000D1248">
              <w:rPr>
                <w:rFonts w:cs="Times New Roman"/>
              </w:rPr>
              <w:t>…..</w:t>
            </w:r>
          </w:p>
        </w:tc>
      </w:tr>
      <w:tr w:rsidR="00555C19" w:rsidRPr="000D1248" w14:paraId="44337D50" w14:textId="77777777" w:rsidTr="00555C19">
        <w:trPr>
          <w:jc w:val="center"/>
        </w:trPr>
        <w:tc>
          <w:tcPr>
            <w:tcW w:w="1384" w:type="dxa"/>
          </w:tcPr>
          <w:p w14:paraId="4D795B8C" w14:textId="6E02E229" w:rsidR="00555C19" w:rsidRPr="000D1248" w:rsidRDefault="00E17B97" w:rsidP="00A15177">
            <w:pPr>
              <w:jc w:val="left"/>
              <w:rPr>
                <w:rFonts w:cs="Times New Roman"/>
              </w:rPr>
            </w:pPr>
            <w:r>
              <w:rPr>
                <w:rFonts w:cs="Times New Roman"/>
              </w:rPr>
              <w:t>PO</w:t>
            </w:r>
            <w:r w:rsidR="00555C19" w:rsidRPr="000D1248">
              <w:rPr>
                <w:rFonts w:cs="Times New Roman"/>
              </w:rPr>
              <w:t>1</w:t>
            </w:r>
          </w:p>
        </w:tc>
        <w:tc>
          <w:tcPr>
            <w:tcW w:w="1107" w:type="dxa"/>
          </w:tcPr>
          <w:p w14:paraId="43B9ED97" w14:textId="77777777" w:rsidR="00555C19" w:rsidRPr="000D1248" w:rsidRDefault="00555C19" w:rsidP="00A15177">
            <w:pPr>
              <w:jc w:val="left"/>
              <w:rPr>
                <w:rFonts w:cs="Times New Roman"/>
              </w:rPr>
            </w:pPr>
            <w:r w:rsidRPr="000D1248">
              <w:rPr>
                <w:rFonts w:cs="Times New Roman"/>
              </w:rPr>
              <w:t>x</w:t>
            </w:r>
          </w:p>
        </w:tc>
        <w:tc>
          <w:tcPr>
            <w:tcW w:w="1107" w:type="dxa"/>
          </w:tcPr>
          <w:p w14:paraId="4EDC8AA1" w14:textId="1820EFE6" w:rsidR="00555C19" w:rsidRPr="000D1248" w:rsidRDefault="00E17B97" w:rsidP="00A15177">
            <w:pPr>
              <w:jc w:val="left"/>
              <w:rPr>
                <w:rFonts w:cs="Times New Roman"/>
              </w:rPr>
            </w:pPr>
            <w:r>
              <w:rPr>
                <w:rFonts w:cs="Times New Roman"/>
              </w:rPr>
              <w:t>x</w:t>
            </w:r>
          </w:p>
        </w:tc>
        <w:tc>
          <w:tcPr>
            <w:tcW w:w="1107" w:type="dxa"/>
          </w:tcPr>
          <w:p w14:paraId="7DBF14FB" w14:textId="34B788CC" w:rsidR="00555C19" w:rsidRPr="000D1248" w:rsidRDefault="00555C19" w:rsidP="00A15177">
            <w:pPr>
              <w:jc w:val="left"/>
              <w:rPr>
                <w:rFonts w:cs="Times New Roman"/>
              </w:rPr>
            </w:pPr>
          </w:p>
        </w:tc>
        <w:tc>
          <w:tcPr>
            <w:tcW w:w="1108" w:type="dxa"/>
          </w:tcPr>
          <w:p w14:paraId="2694E0DD" w14:textId="77777777" w:rsidR="00555C19" w:rsidRPr="000D1248" w:rsidRDefault="00555C19" w:rsidP="00A15177">
            <w:pPr>
              <w:jc w:val="left"/>
              <w:rPr>
                <w:rFonts w:cs="Times New Roman"/>
                <w:lang w:val="vi-VN"/>
              </w:rPr>
            </w:pPr>
          </w:p>
        </w:tc>
        <w:tc>
          <w:tcPr>
            <w:tcW w:w="1108" w:type="dxa"/>
          </w:tcPr>
          <w:p w14:paraId="3883458B" w14:textId="77777777" w:rsidR="00555C19" w:rsidRPr="000D1248" w:rsidRDefault="00555C19" w:rsidP="00A15177">
            <w:pPr>
              <w:jc w:val="left"/>
              <w:rPr>
                <w:rFonts w:cs="Times New Roman"/>
                <w:lang w:val="vi-VN"/>
              </w:rPr>
            </w:pPr>
          </w:p>
        </w:tc>
        <w:tc>
          <w:tcPr>
            <w:tcW w:w="1108" w:type="dxa"/>
          </w:tcPr>
          <w:p w14:paraId="1F0FB55F" w14:textId="77777777" w:rsidR="00555C19" w:rsidRPr="000D1248" w:rsidRDefault="00555C19" w:rsidP="00A15177">
            <w:pPr>
              <w:jc w:val="left"/>
              <w:rPr>
                <w:rFonts w:cs="Times New Roman"/>
                <w:lang w:val="vi-VN"/>
              </w:rPr>
            </w:pPr>
          </w:p>
        </w:tc>
        <w:tc>
          <w:tcPr>
            <w:tcW w:w="1108" w:type="dxa"/>
          </w:tcPr>
          <w:p w14:paraId="38ADC91D" w14:textId="77777777" w:rsidR="00555C19" w:rsidRPr="000D1248" w:rsidRDefault="00555C19" w:rsidP="00A15177">
            <w:pPr>
              <w:jc w:val="left"/>
              <w:rPr>
                <w:rFonts w:cs="Times New Roman"/>
                <w:lang w:val="vi-VN"/>
              </w:rPr>
            </w:pPr>
          </w:p>
        </w:tc>
        <w:tc>
          <w:tcPr>
            <w:tcW w:w="1108" w:type="dxa"/>
          </w:tcPr>
          <w:p w14:paraId="7E0941F0" w14:textId="77777777" w:rsidR="00555C19" w:rsidRPr="000D1248" w:rsidRDefault="00555C19" w:rsidP="00A15177">
            <w:pPr>
              <w:jc w:val="left"/>
              <w:rPr>
                <w:rFonts w:cs="Times New Roman"/>
                <w:lang w:val="vi-VN"/>
              </w:rPr>
            </w:pPr>
          </w:p>
        </w:tc>
      </w:tr>
      <w:tr w:rsidR="00555C19" w:rsidRPr="000D1248" w14:paraId="2095CD80" w14:textId="77777777" w:rsidTr="00555C19">
        <w:trPr>
          <w:jc w:val="center"/>
        </w:trPr>
        <w:tc>
          <w:tcPr>
            <w:tcW w:w="1384" w:type="dxa"/>
          </w:tcPr>
          <w:p w14:paraId="065B39E9" w14:textId="1AEE33F8" w:rsidR="00555C19" w:rsidRPr="000D1248" w:rsidRDefault="00E17B97" w:rsidP="00A15177">
            <w:pPr>
              <w:jc w:val="left"/>
              <w:rPr>
                <w:rFonts w:cs="Times New Roman"/>
              </w:rPr>
            </w:pPr>
            <w:r>
              <w:rPr>
                <w:rFonts w:cs="Times New Roman"/>
              </w:rPr>
              <w:t>PO</w:t>
            </w:r>
            <w:r w:rsidR="00555C19" w:rsidRPr="000D1248">
              <w:rPr>
                <w:rFonts w:cs="Times New Roman"/>
              </w:rPr>
              <w:t>2</w:t>
            </w:r>
          </w:p>
        </w:tc>
        <w:tc>
          <w:tcPr>
            <w:tcW w:w="1107" w:type="dxa"/>
          </w:tcPr>
          <w:p w14:paraId="74C95CEF" w14:textId="77777777" w:rsidR="00555C19" w:rsidRPr="000D1248" w:rsidRDefault="00555C19" w:rsidP="00A15177">
            <w:pPr>
              <w:jc w:val="left"/>
              <w:rPr>
                <w:rFonts w:cs="Times New Roman"/>
                <w:lang w:val="vi-VN"/>
              </w:rPr>
            </w:pPr>
          </w:p>
        </w:tc>
        <w:tc>
          <w:tcPr>
            <w:tcW w:w="1107" w:type="dxa"/>
          </w:tcPr>
          <w:p w14:paraId="6BFF2CFD" w14:textId="433072EE" w:rsidR="00555C19" w:rsidRPr="000D1248" w:rsidRDefault="00555C19" w:rsidP="00A15177">
            <w:pPr>
              <w:jc w:val="left"/>
              <w:rPr>
                <w:rFonts w:cs="Times New Roman"/>
              </w:rPr>
            </w:pPr>
          </w:p>
        </w:tc>
        <w:tc>
          <w:tcPr>
            <w:tcW w:w="1107" w:type="dxa"/>
          </w:tcPr>
          <w:p w14:paraId="376DE2F7" w14:textId="6FACAC99" w:rsidR="00555C19" w:rsidRPr="00E17B97" w:rsidRDefault="00E17B97" w:rsidP="00A15177">
            <w:pPr>
              <w:jc w:val="left"/>
              <w:rPr>
                <w:rFonts w:cs="Times New Roman"/>
              </w:rPr>
            </w:pPr>
            <w:r>
              <w:rPr>
                <w:rFonts w:cs="Times New Roman"/>
              </w:rPr>
              <w:t>x</w:t>
            </w:r>
          </w:p>
        </w:tc>
        <w:tc>
          <w:tcPr>
            <w:tcW w:w="1108" w:type="dxa"/>
          </w:tcPr>
          <w:p w14:paraId="0DA8FDB8" w14:textId="669124D2" w:rsidR="00555C19" w:rsidRPr="000D1248" w:rsidRDefault="00E17B97" w:rsidP="00A15177">
            <w:pPr>
              <w:jc w:val="left"/>
              <w:rPr>
                <w:rFonts w:cs="Times New Roman"/>
              </w:rPr>
            </w:pPr>
            <w:r>
              <w:rPr>
                <w:rFonts w:cs="Times New Roman"/>
              </w:rPr>
              <w:t>x</w:t>
            </w:r>
          </w:p>
        </w:tc>
        <w:tc>
          <w:tcPr>
            <w:tcW w:w="1108" w:type="dxa"/>
          </w:tcPr>
          <w:p w14:paraId="271A231C" w14:textId="00010974" w:rsidR="00555C19" w:rsidRPr="00E17B97" w:rsidRDefault="00E17B97" w:rsidP="00A15177">
            <w:pPr>
              <w:jc w:val="left"/>
              <w:rPr>
                <w:rFonts w:cs="Times New Roman"/>
              </w:rPr>
            </w:pPr>
            <w:r>
              <w:rPr>
                <w:rFonts w:cs="Times New Roman"/>
              </w:rPr>
              <w:t>x</w:t>
            </w:r>
          </w:p>
        </w:tc>
        <w:tc>
          <w:tcPr>
            <w:tcW w:w="1108" w:type="dxa"/>
          </w:tcPr>
          <w:p w14:paraId="30C1A38B" w14:textId="77777777" w:rsidR="00555C19" w:rsidRPr="000D1248" w:rsidRDefault="00555C19" w:rsidP="00A15177">
            <w:pPr>
              <w:jc w:val="left"/>
              <w:rPr>
                <w:rFonts w:cs="Times New Roman"/>
                <w:lang w:val="vi-VN"/>
              </w:rPr>
            </w:pPr>
          </w:p>
        </w:tc>
        <w:tc>
          <w:tcPr>
            <w:tcW w:w="1108" w:type="dxa"/>
          </w:tcPr>
          <w:p w14:paraId="0FABD215" w14:textId="77777777" w:rsidR="00555C19" w:rsidRPr="000D1248" w:rsidRDefault="00555C19" w:rsidP="00A15177">
            <w:pPr>
              <w:jc w:val="left"/>
              <w:rPr>
                <w:rFonts w:cs="Times New Roman"/>
                <w:lang w:val="vi-VN"/>
              </w:rPr>
            </w:pPr>
          </w:p>
        </w:tc>
        <w:tc>
          <w:tcPr>
            <w:tcW w:w="1108" w:type="dxa"/>
          </w:tcPr>
          <w:p w14:paraId="4DA72726" w14:textId="77777777" w:rsidR="00555C19" w:rsidRPr="000D1248" w:rsidRDefault="00555C19" w:rsidP="00A15177">
            <w:pPr>
              <w:jc w:val="left"/>
              <w:rPr>
                <w:rFonts w:cs="Times New Roman"/>
                <w:lang w:val="vi-VN"/>
              </w:rPr>
            </w:pPr>
          </w:p>
        </w:tc>
      </w:tr>
      <w:tr w:rsidR="00555C19" w:rsidRPr="000D1248" w14:paraId="79A22E0C" w14:textId="77777777" w:rsidTr="00555C19">
        <w:trPr>
          <w:jc w:val="center"/>
        </w:trPr>
        <w:tc>
          <w:tcPr>
            <w:tcW w:w="1384" w:type="dxa"/>
          </w:tcPr>
          <w:p w14:paraId="2DF9622C" w14:textId="0091F7D5" w:rsidR="00555C19" w:rsidRPr="000D1248" w:rsidRDefault="00E17B97" w:rsidP="00A15177">
            <w:pPr>
              <w:jc w:val="left"/>
              <w:rPr>
                <w:rFonts w:cs="Times New Roman"/>
              </w:rPr>
            </w:pPr>
            <w:r>
              <w:rPr>
                <w:rFonts w:cs="Times New Roman"/>
              </w:rPr>
              <w:t>PO</w:t>
            </w:r>
            <w:r w:rsidR="00555C19" w:rsidRPr="000D1248">
              <w:rPr>
                <w:rFonts w:cs="Times New Roman"/>
              </w:rPr>
              <w:t>3</w:t>
            </w:r>
          </w:p>
        </w:tc>
        <w:tc>
          <w:tcPr>
            <w:tcW w:w="1107" w:type="dxa"/>
          </w:tcPr>
          <w:p w14:paraId="5337EE13" w14:textId="77777777" w:rsidR="00555C19" w:rsidRPr="000D1248" w:rsidRDefault="00555C19" w:rsidP="00A15177">
            <w:pPr>
              <w:jc w:val="left"/>
              <w:rPr>
                <w:rFonts w:cs="Times New Roman"/>
                <w:lang w:val="vi-VN"/>
              </w:rPr>
            </w:pPr>
          </w:p>
        </w:tc>
        <w:tc>
          <w:tcPr>
            <w:tcW w:w="1107" w:type="dxa"/>
          </w:tcPr>
          <w:p w14:paraId="23B542AB" w14:textId="77777777" w:rsidR="00555C19" w:rsidRPr="000D1248" w:rsidRDefault="00555C19" w:rsidP="00A15177">
            <w:pPr>
              <w:jc w:val="left"/>
              <w:rPr>
                <w:rFonts w:cs="Times New Roman"/>
                <w:lang w:val="vi-VN"/>
              </w:rPr>
            </w:pPr>
          </w:p>
        </w:tc>
        <w:tc>
          <w:tcPr>
            <w:tcW w:w="1107" w:type="dxa"/>
          </w:tcPr>
          <w:p w14:paraId="7BCB65F2" w14:textId="77777777" w:rsidR="00555C19" w:rsidRPr="000D1248" w:rsidRDefault="00555C19" w:rsidP="00A15177">
            <w:pPr>
              <w:jc w:val="left"/>
              <w:rPr>
                <w:rFonts w:cs="Times New Roman"/>
                <w:lang w:val="vi-VN"/>
              </w:rPr>
            </w:pPr>
          </w:p>
        </w:tc>
        <w:tc>
          <w:tcPr>
            <w:tcW w:w="1108" w:type="dxa"/>
          </w:tcPr>
          <w:p w14:paraId="4512EE39" w14:textId="77777777" w:rsidR="00555C19" w:rsidRPr="000D1248" w:rsidRDefault="00555C19" w:rsidP="00A15177">
            <w:pPr>
              <w:jc w:val="left"/>
              <w:rPr>
                <w:rFonts w:cs="Times New Roman"/>
                <w:lang w:val="vi-VN"/>
              </w:rPr>
            </w:pPr>
          </w:p>
        </w:tc>
        <w:tc>
          <w:tcPr>
            <w:tcW w:w="1108" w:type="dxa"/>
          </w:tcPr>
          <w:p w14:paraId="0249DD8C" w14:textId="77777777" w:rsidR="00555C19" w:rsidRPr="000D1248" w:rsidRDefault="00555C19" w:rsidP="00A15177">
            <w:pPr>
              <w:jc w:val="left"/>
              <w:rPr>
                <w:rFonts w:cs="Times New Roman"/>
                <w:lang w:val="vi-VN"/>
              </w:rPr>
            </w:pPr>
          </w:p>
        </w:tc>
        <w:tc>
          <w:tcPr>
            <w:tcW w:w="1108" w:type="dxa"/>
          </w:tcPr>
          <w:p w14:paraId="66C4F95B" w14:textId="04DB6805" w:rsidR="00555C19" w:rsidRPr="00E17B97" w:rsidRDefault="00E17B97" w:rsidP="00A15177">
            <w:pPr>
              <w:jc w:val="left"/>
              <w:rPr>
                <w:rFonts w:cs="Times New Roman"/>
              </w:rPr>
            </w:pPr>
            <w:r>
              <w:rPr>
                <w:rFonts w:cs="Times New Roman"/>
              </w:rPr>
              <w:t>x</w:t>
            </w:r>
          </w:p>
        </w:tc>
        <w:tc>
          <w:tcPr>
            <w:tcW w:w="1108" w:type="dxa"/>
          </w:tcPr>
          <w:p w14:paraId="2D9F0C6D" w14:textId="5A92C329" w:rsidR="00555C19" w:rsidRPr="00E17B97" w:rsidRDefault="00E17B97" w:rsidP="00A15177">
            <w:pPr>
              <w:jc w:val="left"/>
              <w:rPr>
                <w:rFonts w:cs="Times New Roman"/>
              </w:rPr>
            </w:pPr>
            <w:r>
              <w:rPr>
                <w:rFonts w:cs="Times New Roman"/>
              </w:rPr>
              <w:t>x</w:t>
            </w:r>
          </w:p>
        </w:tc>
        <w:tc>
          <w:tcPr>
            <w:tcW w:w="1108" w:type="dxa"/>
          </w:tcPr>
          <w:p w14:paraId="49AC7F73" w14:textId="77777777" w:rsidR="00555C19" w:rsidRPr="000D1248" w:rsidRDefault="00555C19" w:rsidP="00A15177">
            <w:pPr>
              <w:jc w:val="left"/>
              <w:rPr>
                <w:rFonts w:cs="Times New Roman"/>
                <w:lang w:val="vi-VN"/>
              </w:rPr>
            </w:pPr>
          </w:p>
        </w:tc>
      </w:tr>
      <w:tr w:rsidR="00555C19" w:rsidRPr="000D1248" w14:paraId="4CD23D71" w14:textId="77777777" w:rsidTr="00555C19">
        <w:trPr>
          <w:jc w:val="center"/>
        </w:trPr>
        <w:tc>
          <w:tcPr>
            <w:tcW w:w="1384" w:type="dxa"/>
          </w:tcPr>
          <w:p w14:paraId="5DCD894E" w14:textId="77777777" w:rsidR="00555C19" w:rsidRPr="000D1248" w:rsidRDefault="00555C19" w:rsidP="00A15177">
            <w:pPr>
              <w:jc w:val="left"/>
              <w:rPr>
                <w:rFonts w:cs="Times New Roman"/>
              </w:rPr>
            </w:pPr>
            <w:r w:rsidRPr="000D1248">
              <w:rPr>
                <w:rFonts w:cs="Times New Roman"/>
              </w:rPr>
              <w:t>….</w:t>
            </w:r>
          </w:p>
        </w:tc>
        <w:tc>
          <w:tcPr>
            <w:tcW w:w="1107" w:type="dxa"/>
          </w:tcPr>
          <w:p w14:paraId="3119546C" w14:textId="77777777" w:rsidR="00555C19" w:rsidRPr="000D1248" w:rsidRDefault="00555C19" w:rsidP="00A15177">
            <w:pPr>
              <w:jc w:val="left"/>
              <w:rPr>
                <w:rFonts w:cs="Times New Roman"/>
                <w:lang w:val="vi-VN"/>
              </w:rPr>
            </w:pPr>
          </w:p>
        </w:tc>
        <w:tc>
          <w:tcPr>
            <w:tcW w:w="1107" w:type="dxa"/>
          </w:tcPr>
          <w:p w14:paraId="33C879F8" w14:textId="77777777" w:rsidR="00555C19" w:rsidRPr="000D1248" w:rsidRDefault="00555C19" w:rsidP="00A15177">
            <w:pPr>
              <w:jc w:val="left"/>
              <w:rPr>
                <w:rFonts w:cs="Times New Roman"/>
                <w:lang w:val="vi-VN"/>
              </w:rPr>
            </w:pPr>
          </w:p>
        </w:tc>
        <w:tc>
          <w:tcPr>
            <w:tcW w:w="1107" w:type="dxa"/>
          </w:tcPr>
          <w:p w14:paraId="2CFBE48E" w14:textId="77777777" w:rsidR="00555C19" w:rsidRPr="000D1248" w:rsidRDefault="00555C19" w:rsidP="00A15177">
            <w:pPr>
              <w:jc w:val="left"/>
              <w:rPr>
                <w:rFonts w:cs="Times New Roman"/>
                <w:lang w:val="vi-VN"/>
              </w:rPr>
            </w:pPr>
          </w:p>
        </w:tc>
        <w:tc>
          <w:tcPr>
            <w:tcW w:w="1108" w:type="dxa"/>
          </w:tcPr>
          <w:p w14:paraId="567BDDAC" w14:textId="77777777" w:rsidR="00555C19" w:rsidRPr="000D1248" w:rsidRDefault="00555C19" w:rsidP="00A15177">
            <w:pPr>
              <w:jc w:val="left"/>
              <w:rPr>
                <w:rFonts w:cs="Times New Roman"/>
                <w:lang w:val="vi-VN"/>
              </w:rPr>
            </w:pPr>
          </w:p>
        </w:tc>
        <w:tc>
          <w:tcPr>
            <w:tcW w:w="1108" w:type="dxa"/>
          </w:tcPr>
          <w:p w14:paraId="68F3F143" w14:textId="77777777" w:rsidR="00555C19" w:rsidRPr="000D1248" w:rsidRDefault="00555C19" w:rsidP="00A15177">
            <w:pPr>
              <w:jc w:val="left"/>
              <w:rPr>
                <w:rFonts w:cs="Times New Roman"/>
                <w:lang w:val="vi-VN"/>
              </w:rPr>
            </w:pPr>
          </w:p>
        </w:tc>
        <w:tc>
          <w:tcPr>
            <w:tcW w:w="1108" w:type="dxa"/>
          </w:tcPr>
          <w:p w14:paraId="717B991D" w14:textId="77777777" w:rsidR="00555C19" w:rsidRPr="000D1248" w:rsidRDefault="00555C19" w:rsidP="00A15177">
            <w:pPr>
              <w:jc w:val="left"/>
              <w:rPr>
                <w:rFonts w:cs="Times New Roman"/>
                <w:lang w:val="vi-VN"/>
              </w:rPr>
            </w:pPr>
          </w:p>
        </w:tc>
        <w:tc>
          <w:tcPr>
            <w:tcW w:w="1108" w:type="dxa"/>
          </w:tcPr>
          <w:p w14:paraId="2DADDE74" w14:textId="77777777" w:rsidR="00555C19" w:rsidRPr="000D1248" w:rsidRDefault="00555C19" w:rsidP="00A15177">
            <w:pPr>
              <w:jc w:val="left"/>
              <w:rPr>
                <w:rFonts w:cs="Times New Roman"/>
                <w:lang w:val="vi-VN"/>
              </w:rPr>
            </w:pPr>
          </w:p>
        </w:tc>
        <w:tc>
          <w:tcPr>
            <w:tcW w:w="1108" w:type="dxa"/>
          </w:tcPr>
          <w:p w14:paraId="023BD7CB" w14:textId="77777777" w:rsidR="00555C19" w:rsidRPr="000D1248" w:rsidRDefault="00555C19" w:rsidP="00A15177">
            <w:pPr>
              <w:jc w:val="left"/>
              <w:rPr>
                <w:rFonts w:cs="Times New Roman"/>
                <w:lang w:val="vi-VN"/>
              </w:rPr>
            </w:pPr>
          </w:p>
        </w:tc>
      </w:tr>
    </w:tbl>
    <w:p w14:paraId="388C08D2" w14:textId="77777777" w:rsidR="00555C19" w:rsidRPr="000D1248" w:rsidRDefault="00555C19" w:rsidP="00A15177">
      <w:pPr>
        <w:pStyle w:val="BodyTextIndent3"/>
        <w:spacing w:before="60" w:after="60" w:line="340" w:lineRule="exact"/>
        <w:ind w:firstLine="0"/>
        <w:jc w:val="left"/>
        <w:rPr>
          <w:rFonts w:ascii="Times New Roman" w:hAnsi="Times New Roman"/>
          <w:i/>
          <w:szCs w:val="26"/>
        </w:rPr>
      </w:pPr>
      <w:r w:rsidRPr="000D1248">
        <w:rPr>
          <w:rFonts w:ascii="Times New Roman" w:hAnsi="Times New Roman"/>
          <w:b/>
          <w:szCs w:val="26"/>
        </w:rPr>
        <w:t>4. Khối lượng kiến thức toàn khoá</w:t>
      </w:r>
      <w:r w:rsidRPr="000D1248">
        <w:rPr>
          <w:rFonts w:ascii="Times New Roman" w:hAnsi="Times New Roman"/>
          <w:szCs w:val="26"/>
        </w:rPr>
        <w:t xml:space="preserve">: ….. tín chỉ </w:t>
      </w:r>
      <w:r w:rsidRPr="000D1248">
        <w:rPr>
          <w:rFonts w:ascii="Times New Roman" w:hAnsi="Times New Roman"/>
          <w:i/>
          <w:szCs w:val="26"/>
        </w:rPr>
        <w:t>(Chưa bao gồm khối lượng kiến thức Giáo dục thể chất (4 TC) và Giáo dục Quốc phòng – An ninh (8 TC))</w:t>
      </w:r>
    </w:p>
    <w:p w14:paraId="6F3B38ED" w14:textId="77777777" w:rsidR="00555C19" w:rsidRPr="000D1248" w:rsidRDefault="00555C19" w:rsidP="00A15177">
      <w:pPr>
        <w:spacing w:line="340" w:lineRule="exact"/>
        <w:jc w:val="left"/>
        <w:rPr>
          <w:rFonts w:cs="Times New Roman"/>
          <w:b/>
          <w:bCs/>
        </w:rPr>
      </w:pPr>
      <w:r w:rsidRPr="000D1248">
        <w:rPr>
          <w:rFonts w:cs="Times New Roman"/>
          <w:b/>
          <w:bCs/>
        </w:rPr>
        <w:tab/>
        <w:t>Trong đó:</w:t>
      </w:r>
    </w:p>
    <w:p w14:paraId="4E03D7BB" w14:textId="77777777" w:rsidR="00555C19" w:rsidRPr="000D1248" w:rsidRDefault="00555C19" w:rsidP="00A15177">
      <w:pPr>
        <w:pStyle w:val="BodyTextIndent"/>
        <w:numPr>
          <w:ilvl w:val="0"/>
          <w:numId w:val="28"/>
        </w:numPr>
        <w:tabs>
          <w:tab w:val="num" w:pos="1308"/>
          <w:tab w:val="right" w:pos="8730"/>
        </w:tabs>
        <w:spacing w:before="60" w:after="60" w:line="380" w:lineRule="exact"/>
        <w:ind w:left="1308" w:hanging="327"/>
        <w:rPr>
          <w:rFonts w:ascii="Times New Roman" w:hAnsi="Times New Roman"/>
          <w:sz w:val="26"/>
          <w:szCs w:val="26"/>
        </w:rPr>
      </w:pPr>
      <w:r w:rsidRPr="000D1248">
        <w:rPr>
          <w:rFonts w:ascii="Times New Roman" w:hAnsi="Times New Roman"/>
          <w:sz w:val="26"/>
          <w:szCs w:val="26"/>
        </w:rPr>
        <w:t>Khối kiến thức giáo dục đại cương:</w:t>
      </w:r>
      <w:r w:rsidRPr="000D1248">
        <w:rPr>
          <w:rFonts w:ascii="Times New Roman" w:hAnsi="Times New Roman"/>
          <w:sz w:val="26"/>
          <w:szCs w:val="26"/>
        </w:rPr>
        <w:tab/>
        <w:t>.... tín chỉ</w:t>
      </w:r>
    </w:p>
    <w:p w14:paraId="0477EFB0" w14:textId="77777777" w:rsidR="00555C19" w:rsidRPr="000D1248" w:rsidRDefault="00555C19" w:rsidP="00A15177">
      <w:pPr>
        <w:pStyle w:val="BodyTextIndent"/>
        <w:numPr>
          <w:ilvl w:val="0"/>
          <w:numId w:val="28"/>
        </w:numPr>
        <w:tabs>
          <w:tab w:val="num" w:pos="1308"/>
          <w:tab w:val="right" w:pos="8730"/>
        </w:tabs>
        <w:spacing w:before="60" w:after="60" w:line="380" w:lineRule="exact"/>
        <w:ind w:left="1308" w:hanging="327"/>
        <w:rPr>
          <w:rFonts w:ascii="Times New Roman" w:hAnsi="Times New Roman"/>
          <w:sz w:val="26"/>
          <w:szCs w:val="26"/>
        </w:rPr>
      </w:pPr>
      <w:r w:rsidRPr="000D1248">
        <w:rPr>
          <w:rFonts w:ascii="Times New Roman" w:hAnsi="Times New Roman"/>
          <w:sz w:val="26"/>
          <w:szCs w:val="26"/>
        </w:rPr>
        <w:t>Kiến thức giáo dục chuyên nghiệp:</w:t>
      </w:r>
      <w:r w:rsidRPr="000D1248">
        <w:rPr>
          <w:rFonts w:ascii="Times New Roman" w:hAnsi="Times New Roman"/>
          <w:sz w:val="26"/>
          <w:szCs w:val="26"/>
        </w:rPr>
        <w:tab/>
        <w:t>....</w:t>
      </w:r>
      <w:r w:rsidRPr="000D1248">
        <w:rPr>
          <w:rFonts w:ascii="Times New Roman" w:hAnsi="Times New Roman"/>
          <w:sz w:val="26"/>
          <w:szCs w:val="26"/>
          <w:lang w:val="vi-VN"/>
        </w:rPr>
        <w:t xml:space="preserve"> </w:t>
      </w:r>
      <w:r w:rsidRPr="000D1248">
        <w:rPr>
          <w:rFonts w:ascii="Times New Roman" w:hAnsi="Times New Roman"/>
          <w:sz w:val="26"/>
          <w:szCs w:val="26"/>
        </w:rPr>
        <w:t>tín chỉ</w:t>
      </w:r>
    </w:p>
    <w:p w14:paraId="0832E2BF" w14:textId="77777777" w:rsidR="00555C19" w:rsidRPr="000D1248" w:rsidRDefault="00555C19" w:rsidP="00A15177">
      <w:pPr>
        <w:pStyle w:val="BodyTextIndent"/>
        <w:numPr>
          <w:ilvl w:val="0"/>
          <w:numId w:val="27"/>
        </w:numPr>
        <w:tabs>
          <w:tab w:val="right" w:pos="8730"/>
        </w:tabs>
        <w:spacing w:before="60" w:after="60" w:line="380" w:lineRule="exact"/>
        <w:rPr>
          <w:rFonts w:ascii="Times New Roman" w:hAnsi="Times New Roman"/>
          <w:i/>
          <w:sz w:val="26"/>
          <w:szCs w:val="26"/>
        </w:rPr>
      </w:pPr>
      <w:r w:rsidRPr="000D1248">
        <w:rPr>
          <w:rFonts w:ascii="Times New Roman" w:hAnsi="Times New Roman"/>
          <w:i/>
          <w:sz w:val="26"/>
          <w:szCs w:val="26"/>
        </w:rPr>
        <w:t>Phần lý thuyết</w:t>
      </w:r>
      <w:r w:rsidRPr="000D1248">
        <w:rPr>
          <w:rFonts w:ascii="Times New Roman" w:hAnsi="Times New Roman"/>
          <w:i/>
          <w:sz w:val="26"/>
          <w:szCs w:val="26"/>
        </w:rPr>
        <w:tab/>
        <w:t xml:space="preserve">                                          ....</w:t>
      </w:r>
      <w:r w:rsidRPr="000D1248">
        <w:rPr>
          <w:rFonts w:ascii="Times New Roman" w:hAnsi="Times New Roman"/>
          <w:i/>
          <w:sz w:val="26"/>
          <w:szCs w:val="26"/>
          <w:lang w:val="vi-VN"/>
        </w:rPr>
        <w:t xml:space="preserve"> </w:t>
      </w:r>
      <w:r w:rsidRPr="000D1248">
        <w:rPr>
          <w:rFonts w:ascii="Times New Roman" w:hAnsi="Times New Roman"/>
          <w:i/>
          <w:sz w:val="26"/>
          <w:szCs w:val="26"/>
        </w:rPr>
        <w:t>tín chỉ</w:t>
      </w:r>
    </w:p>
    <w:p w14:paraId="23316885" w14:textId="77777777" w:rsidR="00555C19" w:rsidRPr="000D1248" w:rsidRDefault="00555C19" w:rsidP="00A15177">
      <w:pPr>
        <w:pStyle w:val="BodyTextIndent"/>
        <w:numPr>
          <w:ilvl w:val="0"/>
          <w:numId w:val="27"/>
        </w:numPr>
        <w:tabs>
          <w:tab w:val="right" w:pos="8730"/>
        </w:tabs>
        <w:spacing w:before="60" w:after="60" w:line="380" w:lineRule="exact"/>
        <w:rPr>
          <w:rFonts w:ascii="Times New Roman" w:hAnsi="Times New Roman"/>
          <w:i/>
          <w:sz w:val="26"/>
          <w:szCs w:val="26"/>
        </w:rPr>
      </w:pPr>
      <w:r w:rsidRPr="000D1248">
        <w:rPr>
          <w:rFonts w:ascii="Times New Roman" w:hAnsi="Times New Roman"/>
          <w:i/>
          <w:sz w:val="26"/>
          <w:szCs w:val="26"/>
        </w:rPr>
        <w:t>Phần thực hành, thực tập, đồ án</w:t>
      </w:r>
      <w:r w:rsidRPr="000D1248">
        <w:rPr>
          <w:rFonts w:ascii="Times New Roman" w:hAnsi="Times New Roman"/>
          <w:i/>
          <w:sz w:val="26"/>
          <w:szCs w:val="26"/>
        </w:rPr>
        <w:tab/>
        <w:t>….</w:t>
      </w:r>
      <w:r w:rsidRPr="000D1248">
        <w:rPr>
          <w:rFonts w:ascii="Times New Roman" w:hAnsi="Times New Roman"/>
          <w:i/>
          <w:sz w:val="26"/>
          <w:szCs w:val="26"/>
          <w:lang w:val="vi-VN"/>
        </w:rPr>
        <w:t xml:space="preserve"> </w:t>
      </w:r>
      <w:r w:rsidRPr="000D1248">
        <w:rPr>
          <w:rFonts w:ascii="Times New Roman" w:hAnsi="Times New Roman"/>
          <w:i/>
          <w:sz w:val="26"/>
          <w:szCs w:val="26"/>
        </w:rPr>
        <w:t xml:space="preserve">tín chỉ </w:t>
      </w:r>
    </w:p>
    <w:p w14:paraId="39837375" w14:textId="77777777" w:rsidR="00555C19" w:rsidRPr="000D1248" w:rsidRDefault="00555C19" w:rsidP="00A15177">
      <w:pPr>
        <w:pStyle w:val="BodyTextIndent"/>
        <w:numPr>
          <w:ilvl w:val="0"/>
          <w:numId w:val="27"/>
        </w:numPr>
        <w:tabs>
          <w:tab w:val="right" w:pos="8730"/>
        </w:tabs>
        <w:spacing w:before="60" w:after="60" w:line="380" w:lineRule="exact"/>
        <w:rPr>
          <w:rFonts w:ascii="Times New Roman" w:hAnsi="Times New Roman"/>
          <w:i/>
          <w:sz w:val="26"/>
          <w:szCs w:val="26"/>
        </w:rPr>
      </w:pPr>
      <w:r w:rsidRPr="000D1248">
        <w:rPr>
          <w:rFonts w:ascii="Times New Roman" w:hAnsi="Times New Roman"/>
          <w:i/>
          <w:sz w:val="26"/>
          <w:szCs w:val="26"/>
        </w:rPr>
        <w:t>Khoá luận tốt nghiệp</w:t>
      </w:r>
      <w:r w:rsidRPr="000D1248">
        <w:rPr>
          <w:rFonts w:ascii="Times New Roman" w:hAnsi="Times New Roman"/>
          <w:i/>
          <w:sz w:val="26"/>
          <w:szCs w:val="26"/>
        </w:rPr>
        <w:tab/>
        <w:t>… tín chỉ</w:t>
      </w:r>
    </w:p>
    <w:p w14:paraId="02F131BD" w14:textId="77777777" w:rsidR="00555C19" w:rsidRPr="000D1248" w:rsidRDefault="00555C19" w:rsidP="00A15177">
      <w:pPr>
        <w:pStyle w:val="BodyTextIndent2"/>
        <w:spacing w:before="60" w:after="60" w:line="340" w:lineRule="exact"/>
        <w:ind w:left="0"/>
        <w:rPr>
          <w:rFonts w:ascii="Times New Roman" w:hAnsi="Times New Roman"/>
          <w:b/>
          <w:sz w:val="26"/>
          <w:szCs w:val="26"/>
        </w:rPr>
      </w:pPr>
      <w:r w:rsidRPr="000D1248">
        <w:rPr>
          <w:rFonts w:ascii="Times New Roman" w:hAnsi="Times New Roman"/>
          <w:b/>
          <w:sz w:val="26"/>
          <w:szCs w:val="26"/>
        </w:rPr>
        <w:t xml:space="preserve">5. Đối tượng tuyển sinh: </w:t>
      </w:r>
    </w:p>
    <w:p w14:paraId="7A0DD827" w14:textId="77777777" w:rsidR="00555C19" w:rsidRPr="000D1248" w:rsidRDefault="00555C19" w:rsidP="00A15177">
      <w:pPr>
        <w:pStyle w:val="BodyTextIndent2"/>
        <w:spacing w:before="60" w:after="60" w:line="340" w:lineRule="exact"/>
        <w:ind w:left="0"/>
        <w:rPr>
          <w:rFonts w:ascii="Times New Roman" w:hAnsi="Times New Roman"/>
          <w:sz w:val="26"/>
          <w:szCs w:val="26"/>
        </w:rPr>
      </w:pPr>
      <w:r w:rsidRPr="000D1248">
        <w:rPr>
          <w:rFonts w:ascii="Times New Roman" w:hAnsi="Times New Roman"/>
          <w:sz w:val="26"/>
          <w:szCs w:val="26"/>
        </w:rPr>
        <w:t>Người học đảm bảo Chuẩn đầu vào chương trình đào tạo đại học – Người học phải tốt nghiệp trung học phổ thông hoặc tương đương theo quy định của Bộ Giáo dục và Đào tạo.</w:t>
      </w:r>
    </w:p>
    <w:p w14:paraId="002A4EBA" w14:textId="77777777" w:rsidR="00555C19" w:rsidRPr="000D1248" w:rsidRDefault="00555C19" w:rsidP="00A15177">
      <w:pPr>
        <w:pStyle w:val="BodyTextIndent2"/>
        <w:spacing w:before="60" w:after="60" w:line="340" w:lineRule="exact"/>
        <w:ind w:left="0"/>
        <w:rPr>
          <w:rFonts w:ascii="Times New Roman" w:hAnsi="Times New Roman"/>
          <w:b/>
          <w:sz w:val="26"/>
          <w:szCs w:val="26"/>
        </w:rPr>
      </w:pPr>
      <w:r w:rsidRPr="000D1248">
        <w:rPr>
          <w:rFonts w:ascii="Times New Roman" w:hAnsi="Times New Roman"/>
          <w:b/>
          <w:sz w:val="26"/>
          <w:szCs w:val="26"/>
        </w:rPr>
        <w:t>6. Quy trình đào tạo, điều kiện tốt nghiệp</w:t>
      </w:r>
    </w:p>
    <w:p w14:paraId="721AF807" w14:textId="77777777" w:rsidR="00555C19" w:rsidRPr="000D1248" w:rsidRDefault="00555C19" w:rsidP="00A15177">
      <w:pPr>
        <w:pStyle w:val="BodyTextIndent2"/>
        <w:spacing w:before="60" w:after="60" w:line="340" w:lineRule="atLeast"/>
        <w:ind w:left="0" w:firstLine="720"/>
        <w:rPr>
          <w:rFonts w:ascii="Times New Roman" w:hAnsi="Times New Roman"/>
          <w:sz w:val="26"/>
          <w:szCs w:val="26"/>
        </w:rPr>
      </w:pPr>
      <w:r w:rsidRPr="000D1248">
        <w:rPr>
          <w:rFonts w:ascii="Times New Roman" w:hAnsi="Times New Roman"/>
          <w:sz w:val="26"/>
          <w:szCs w:val="26"/>
        </w:rPr>
        <w:t>- Đào tạo theo học chế tín chỉ.</w:t>
      </w:r>
    </w:p>
    <w:p w14:paraId="0FAA292C" w14:textId="77777777" w:rsidR="00555C19" w:rsidRPr="000D1248" w:rsidRDefault="00555C19" w:rsidP="00A15177">
      <w:pPr>
        <w:pStyle w:val="BodyTextIndent2"/>
        <w:spacing w:before="60" w:after="60" w:line="340" w:lineRule="atLeast"/>
        <w:ind w:left="0" w:firstLine="720"/>
        <w:rPr>
          <w:rFonts w:ascii="Times New Roman" w:hAnsi="Times New Roman"/>
          <w:sz w:val="26"/>
          <w:szCs w:val="26"/>
        </w:rPr>
      </w:pPr>
      <w:r w:rsidRPr="000D1248">
        <w:rPr>
          <w:rFonts w:ascii="Times New Roman" w:hAnsi="Times New Roman"/>
          <w:sz w:val="26"/>
          <w:szCs w:val="26"/>
        </w:rPr>
        <w:t>- Điều kiện tốt nghiệp: Thực hiện theo Thông tư 08/2021/TT-BGDĐT ngày 18 tháng 3 năm 2021 của Bộ trưởng Bộ Giáo dục và Đào tạo về việc ban hành Quy chế đào tạo trình độ đại học; Quyết định số 392/QĐ-ĐHKTKTCN ngày 10 tháng 9 năm 2021 của Hiệu trưởng Trường Đại học Kinh tế - Kỹ thuật Công nghiệp.</w:t>
      </w:r>
    </w:p>
    <w:p w14:paraId="0DFA2BD1" w14:textId="77777777" w:rsidR="00555C19" w:rsidRPr="000D1248" w:rsidRDefault="00555C19" w:rsidP="00A15177">
      <w:pPr>
        <w:pStyle w:val="BodyTextIndent2"/>
        <w:spacing w:before="60" w:after="60" w:line="340" w:lineRule="exact"/>
        <w:ind w:left="0"/>
        <w:rPr>
          <w:rFonts w:ascii="Times New Roman" w:hAnsi="Times New Roman"/>
          <w:b/>
          <w:sz w:val="26"/>
          <w:szCs w:val="26"/>
        </w:rPr>
      </w:pPr>
      <w:r w:rsidRPr="000D1248">
        <w:rPr>
          <w:rFonts w:ascii="Times New Roman" w:hAnsi="Times New Roman"/>
          <w:b/>
          <w:sz w:val="26"/>
          <w:szCs w:val="26"/>
        </w:rPr>
        <w:t xml:space="preserve">7. Cách thức đánh giá: </w:t>
      </w:r>
    </w:p>
    <w:p w14:paraId="516FB88E" w14:textId="77777777" w:rsidR="00555C19" w:rsidRPr="000D1248" w:rsidRDefault="00555C19" w:rsidP="00A15177">
      <w:pPr>
        <w:pStyle w:val="BodyTextIndent2"/>
        <w:spacing w:before="60" w:after="60" w:line="340" w:lineRule="exact"/>
        <w:ind w:left="0"/>
        <w:rPr>
          <w:rFonts w:ascii="Times New Roman" w:hAnsi="Times New Roman"/>
          <w:sz w:val="26"/>
          <w:szCs w:val="26"/>
        </w:rPr>
      </w:pPr>
      <w:r w:rsidRPr="000D1248">
        <w:rPr>
          <w:rFonts w:ascii="Times New Roman" w:hAnsi="Times New Roman"/>
          <w:sz w:val="26"/>
          <w:szCs w:val="26"/>
        </w:rPr>
        <w:lastRenderedPageBreak/>
        <w:t>Theo thang điểm 10</w:t>
      </w:r>
      <w:r w:rsidRPr="000D1248">
        <w:rPr>
          <w:rFonts w:ascii="Times New Roman" w:hAnsi="Times New Roman"/>
          <w:b/>
          <w:sz w:val="26"/>
          <w:szCs w:val="26"/>
        </w:rPr>
        <w:t xml:space="preserve">, </w:t>
      </w:r>
      <w:r w:rsidRPr="000D1248">
        <w:rPr>
          <w:rFonts w:ascii="Times New Roman" w:hAnsi="Times New Roman"/>
          <w:sz w:val="26"/>
          <w:szCs w:val="26"/>
        </w:rPr>
        <w:t>theo thang điểm 4 và thang điểm chữ được quy định cụ thể trong Quy chế đào tạo đại học chính quy theo hệ thống tín chỉ của Trường Đại học Kinh tế - Kỹ thuật Công nghiệp.</w:t>
      </w:r>
    </w:p>
    <w:p w14:paraId="4608124D" w14:textId="77777777" w:rsidR="00555C19" w:rsidRPr="000D1248" w:rsidRDefault="00555C19" w:rsidP="00A15177">
      <w:pPr>
        <w:spacing w:line="340" w:lineRule="exact"/>
        <w:jc w:val="left"/>
        <w:rPr>
          <w:rFonts w:cs="Times New Roman"/>
          <w:b/>
        </w:rPr>
      </w:pPr>
      <w:r w:rsidRPr="000D1248">
        <w:rPr>
          <w:rFonts w:cs="Times New Roman"/>
          <w:b/>
        </w:rPr>
        <w:t>8. Nội dung chương trình</w:t>
      </w:r>
    </w:p>
    <w:tbl>
      <w:tblPr>
        <w:tblpPr w:leftFromText="180" w:rightFromText="180"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601"/>
        <w:gridCol w:w="1308"/>
        <w:gridCol w:w="19"/>
        <w:gridCol w:w="3169"/>
        <w:gridCol w:w="6"/>
        <w:gridCol w:w="1147"/>
        <w:gridCol w:w="552"/>
        <w:gridCol w:w="1638"/>
        <w:gridCol w:w="764"/>
      </w:tblGrid>
      <w:tr w:rsidR="00555C19" w:rsidRPr="000D1248" w14:paraId="2B9804BC" w14:textId="77777777" w:rsidTr="00555C19">
        <w:trPr>
          <w:tblHeader/>
          <w:jc w:val="center"/>
        </w:trPr>
        <w:tc>
          <w:tcPr>
            <w:tcW w:w="330" w:type="pct"/>
            <w:tcMar>
              <w:top w:w="100" w:type="dxa"/>
              <w:left w:w="40" w:type="dxa"/>
              <w:bottom w:w="100" w:type="dxa"/>
              <w:right w:w="40" w:type="dxa"/>
            </w:tcMar>
            <w:vAlign w:val="center"/>
          </w:tcPr>
          <w:p w14:paraId="3EB2F155" w14:textId="77777777" w:rsidR="00555C19" w:rsidRPr="000D1248" w:rsidRDefault="00555C19" w:rsidP="00A15177">
            <w:pPr>
              <w:widowControl w:val="0"/>
              <w:pBdr>
                <w:top w:val="nil"/>
                <w:left w:val="nil"/>
                <w:bottom w:val="nil"/>
                <w:right w:val="nil"/>
                <w:between w:val="nil"/>
              </w:pBdr>
              <w:spacing w:after="0" w:line="240" w:lineRule="auto"/>
              <w:rPr>
                <w:rFonts w:cs="Times New Roman"/>
                <w:b/>
                <w:sz w:val="24"/>
                <w:szCs w:val="24"/>
              </w:rPr>
            </w:pPr>
            <w:r w:rsidRPr="000D1248">
              <w:rPr>
                <w:rFonts w:cs="Times New Roman"/>
                <w:b/>
                <w:sz w:val="24"/>
                <w:szCs w:val="24"/>
              </w:rPr>
              <w:t>​​Mã học phần</w:t>
            </w:r>
          </w:p>
        </w:tc>
        <w:tc>
          <w:tcPr>
            <w:tcW w:w="750" w:type="pct"/>
            <w:gridSpan w:val="2"/>
            <w:tcMar>
              <w:top w:w="100" w:type="dxa"/>
              <w:left w:w="40" w:type="dxa"/>
              <w:bottom w:w="100" w:type="dxa"/>
              <w:right w:w="40" w:type="dxa"/>
            </w:tcMar>
            <w:vAlign w:val="center"/>
          </w:tcPr>
          <w:p w14:paraId="71E13027" w14:textId="77777777" w:rsidR="00555C19" w:rsidRPr="000D1248" w:rsidRDefault="00555C19" w:rsidP="00A15177">
            <w:pPr>
              <w:spacing w:after="0" w:line="240" w:lineRule="auto"/>
              <w:rPr>
                <w:rFonts w:cs="Times New Roman"/>
                <w:b/>
                <w:sz w:val="24"/>
                <w:szCs w:val="24"/>
              </w:rPr>
            </w:pPr>
            <w:r w:rsidRPr="000D1248">
              <w:rPr>
                <w:rFonts w:cs="Times New Roman"/>
                <w:b/>
                <w:sz w:val="24"/>
                <w:szCs w:val="24"/>
              </w:rPr>
              <w:t>Học phần</w:t>
            </w:r>
          </w:p>
        </w:tc>
        <w:tc>
          <w:tcPr>
            <w:tcW w:w="1749" w:type="pct"/>
            <w:gridSpan w:val="2"/>
            <w:tcMar>
              <w:top w:w="100" w:type="dxa"/>
              <w:left w:w="40" w:type="dxa"/>
              <w:bottom w:w="100" w:type="dxa"/>
              <w:right w:w="40" w:type="dxa"/>
            </w:tcMar>
            <w:vAlign w:val="center"/>
          </w:tcPr>
          <w:p w14:paraId="6701460C" w14:textId="77777777" w:rsidR="00555C19" w:rsidRPr="000D1248" w:rsidRDefault="00555C19" w:rsidP="00A15177">
            <w:pPr>
              <w:spacing w:after="0" w:line="240" w:lineRule="auto"/>
              <w:rPr>
                <w:rFonts w:cs="Times New Roman"/>
                <w:b/>
                <w:sz w:val="24"/>
                <w:szCs w:val="24"/>
              </w:rPr>
            </w:pPr>
            <w:r w:rsidRPr="000D1248">
              <w:rPr>
                <w:rFonts w:cs="Times New Roman"/>
                <w:b/>
                <w:sz w:val="24"/>
                <w:szCs w:val="24"/>
              </w:rPr>
              <w:t>Nội dung cần đạt được của từng học phần (tóm tắt)</w:t>
            </w:r>
          </w:p>
        </w:tc>
        <w:tc>
          <w:tcPr>
            <w:tcW w:w="539" w:type="pct"/>
            <w:tcMar>
              <w:top w:w="100" w:type="dxa"/>
              <w:left w:w="40" w:type="dxa"/>
              <w:bottom w:w="100" w:type="dxa"/>
              <w:right w:w="40" w:type="dxa"/>
            </w:tcMar>
            <w:vAlign w:val="center"/>
          </w:tcPr>
          <w:p w14:paraId="36E91A32" w14:textId="77777777" w:rsidR="00555C19" w:rsidRPr="000D1248" w:rsidRDefault="00555C19" w:rsidP="00A15177">
            <w:pPr>
              <w:spacing w:after="0" w:line="240" w:lineRule="auto"/>
              <w:rPr>
                <w:rFonts w:cs="Times New Roman"/>
                <w:b/>
                <w:sz w:val="24"/>
                <w:szCs w:val="24"/>
              </w:rPr>
            </w:pPr>
            <w:r w:rsidRPr="000D1248">
              <w:rPr>
                <w:rFonts w:cs="Times New Roman"/>
                <w:b/>
                <w:sz w:val="24"/>
                <w:szCs w:val="24"/>
              </w:rPr>
              <w:t>Khoa/Bộ môn thực hiện</w:t>
            </w:r>
          </w:p>
        </w:tc>
        <w:tc>
          <w:tcPr>
            <w:tcW w:w="315" w:type="pct"/>
            <w:tcMar>
              <w:top w:w="100" w:type="dxa"/>
              <w:left w:w="40" w:type="dxa"/>
              <w:bottom w:w="100" w:type="dxa"/>
              <w:right w:w="40" w:type="dxa"/>
            </w:tcMar>
            <w:vAlign w:val="center"/>
          </w:tcPr>
          <w:p w14:paraId="279EAFDB" w14:textId="77777777" w:rsidR="00555C19" w:rsidRPr="000D1248" w:rsidRDefault="00555C19" w:rsidP="00A15177">
            <w:pPr>
              <w:spacing w:after="0" w:line="240" w:lineRule="auto"/>
              <w:rPr>
                <w:rFonts w:cs="Times New Roman"/>
                <w:b/>
                <w:sz w:val="24"/>
                <w:szCs w:val="24"/>
              </w:rPr>
            </w:pPr>
            <w:r w:rsidRPr="000D1248">
              <w:rPr>
                <w:rFonts w:cs="Times New Roman"/>
                <w:b/>
                <w:sz w:val="24"/>
                <w:szCs w:val="24"/>
              </w:rPr>
              <w:t>Số tín chỉ</w:t>
            </w:r>
          </w:p>
        </w:tc>
        <w:tc>
          <w:tcPr>
            <w:tcW w:w="890" w:type="pct"/>
            <w:tcMar>
              <w:top w:w="100" w:type="dxa"/>
              <w:left w:w="40" w:type="dxa"/>
              <w:bottom w:w="100" w:type="dxa"/>
              <w:right w:w="40" w:type="dxa"/>
            </w:tcMar>
            <w:vAlign w:val="center"/>
          </w:tcPr>
          <w:p w14:paraId="0DCD272C" w14:textId="77777777" w:rsidR="00555C19" w:rsidRPr="000D1248" w:rsidRDefault="00555C19" w:rsidP="00A15177">
            <w:pPr>
              <w:spacing w:after="0" w:line="240" w:lineRule="auto"/>
              <w:rPr>
                <w:rFonts w:cs="Times New Roman"/>
                <w:b/>
                <w:sz w:val="24"/>
                <w:szCs w:val="24"/>
              </w:rPr>
            </w:pPr>
            <w:r w:rsidRPr="000D1248">
              <w:rPr>
                <w:rFonts w:cs="Times New Roman"/>
                <w:b/>
                <w:sz w:val="24"/>
                <w:szCs w:val="24"/>
              </w:rPr>
              <w:t>Khối lượng kiến thức</w:t>
            </w:r>
          </w:p>
          <w:p w14:paraId="126488D2" w14:textId="77777777" w:rsidR="00555C19" w:rsidRPr="000D1248" w:rsidRDefault="00555C19" w:rsidP="00A15177">
            <w:pPr>
              <w:spacing w:after="0" w:line="240" w:lineRule="auto"/>
              <w:rPr>
                <w:rFonts w:cs="Times New Roman"/>
                <w:b/>
                <w:sz w:val="24"/>
                <w:szCs w:val="24"/>
              </w:rPr>
            </w:pPr>
            <w:r w:rsidRPr="000D1248">
              <w:rPr>
                <w:rFonts w:cs="Times New Roman"/>
                <w:b/>
                <w:sz w:val="24"/>
                <w:szCs w:val="24"/>
              </w:rPr>
              <w:t>(LT,TH/TL,Tự học)</w:t>
            </w:r>
          </w:p>
        </w:tc>
        <w:tc>
          <w:tcPr>
            <w:tcW w:w="427" w:type="pct"/>
            <w:tcMar>
              <w:top w:w="100" w:type="dxa"/>
              <w:left w:w="40" w:type="dxa"/>
              <w:bottom w:w="100" w:type="dxa"/>
              <w:right w:w="40" w:type="dxa"/>
            </w:tcMar>
            <w:vAlign w:val="center"/>
          </w:tcPr>
          <w:p w14:paraId="35E19EDB" w14:textId="77777777" w:rsidR="00555C19" w:rsidRPr="000D1248" w:rsidRDefault="00555C19" w:rsidP="00A15177">
            <w:pPr>
              <w:spacing w:after="0" w:line="240" w:lineRule="auto"/>
              <w:rPr>
                <w:rFonts w:cs="Times New Roman"/>
                <w:b/>
                <w:sz w:val="24"/>
                <w:szCs w:val="24"/>
              </w:rPr>
            </w:pPr>
            <w:r w:rsidRPr="000D1248">
              <w:rPr>
                <w:rFonts w:cs="Times New Roman"/>
                <w:b/>
                <w:sz w:val="24"/>
                <w:szCs w:val="24"/>
              </w:rPr>
              <w:t>Ghi chú</w:t>
            </w:r>
          </w:p>
        </w:tc>
      </w:tr>
      <w:tr w:rsidR="00555C19" w:rsidRPr="000D1248" w14:paraId="572F179C" w14:textId="77777777" w:rsidTr="00555C19">
        <w:trPr>
          <w:jc w:val="center"/>
        </w:trPr>
        <w:tc>
          <w:tcPr>
            <w:tcW w:w="3368" w:type="pct"/>
            <w:gridSpan w:val="6"/>
            <w:tcMar>
              <w:top w:w="100" w:type="dxa"/>
              <w:left w:w="40" w:type="dxa"/>
              <w:bottom w:w="100" w:type="dxa"/>
              <w:right w:w="40" w:type="dxa"/>
            </w:tcMar>
            <w:vAlign w:val="center"/>
          </w:tcPr>
          <w:p w14:paraId="01FA7D96"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8.1. Kiến thức giáo dục đại cương (… tín chỉ) (chưa bao gồm khối lượng kiến thức GDTC, GDQP)</w:t>
            </w:r>
          </w:p>
        </w:tc>
        <w:tc>
          <w:tcPr>
            <w:tcW w:w="315" w:type="pct"/>
            <w:tcMar>
              <w:top w:w="100" w:type="dxa"/>
              <w:left w:w="40" w:type="dxa"/>
              <w:bottom w:w="100" w:type="dxa"/>
              <w:right w:w="40" w:type="dxa"/>
            </w:tcMar>
            <w:vAlign w:val="center"/>
          </w:tcPr>
          <w:p w14:paraId="01B09C71" w14:textId="77777777" w:rsidR="00555C19" w:rsidRPr="000D1248" w:rsidRDefault="00555C19" w:rsidP="00A15177">
            <w:pP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6F6E5053"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760C769B"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16D31E18" w14:textId="77777777" w:rsidTr="00555C19">
        <w:trPr>
          <w:jc w:val="center"/>
        </w:trPr>
        <w:tc>
          <w:tcPr>
            <w:tcW w:w="330" w:type="pct"/>
            <w:tcMar>
              <w:top w:w="100" w:type="dxa"/>
              <w:left w:w="40" w:type="dxa"/>
              <w:bottom w:w="100" w:type="dxa"/>
              <w:right w:w="40" w:type="dxa"/>
            </w:tcMar>
            <w:vAlign w:val="center"/>
          </w:tcPr>
          <w:p w14:paraId="44A9ACE3"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3038" w:type="pct"/>
            <w:gridSpan w:val="5"/>
            <w:tcMar>
              <w:top w:w="100" w:type="dxa"/>
              <w:left w:w="40" w:type="dxa"/>
              <w:bottom w:w="100" w:type="dxa"/>
              <w:right w:w="40" w:type="dxa"/>
            </w:tcMar>
            <w:vAlign w:val="center"/>
          </w:tcPr>
          <w:p w14:paraId="3C5A6BEA"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8.1.1. Lý luận chính trị</w:t>
            </w:r>
          </w:p>
        </w:tc>
        <w:tc>
          <w:tcPr>
            <w:tcW w:w="315" w:type="pct"/>
            <w:tcMar>
              <w:top w:w="100" w:type="dxa"/>
              <w:left w:w="40" w:type="dxa"/>
              <w:bottom w:w="100" w:type="dxa"/>
              <w:right w:w="40" w:type="dxa"/>
            </w:tcMar>
            <w:vAlign w:val="center"/>
          </w:tcPr>
          <w:p w14:paraId="73EAB59D" w14:textId="77777777" w:rsidR="00555C19" w:rsidRPr="000D1248" w:rsidRDefault="00555C19" w:rsidP="00A15177">
            <w:pP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0E463E6D"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37D58EC6"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5DFA470D" w14:textId="77777777" w:rsidTr="00555C19">
        <w:trPr>
          <w:jc w:val="center"/>
        </w:trPr>
        <w:tc>
          <w:tcPr>
            <w:tcW w:w="330" w:type="pct"/>
            <w:tcMar>
              <w:top w:w="100" w:type="dxa"/>
              <w:left w:w="40" w:type="dxa"/>
              <w:bottom w:w="100" w:type="dxa"/>
              <w:right w:w="40" w:type="dxa"/>
            </w:tcMar>
            <w:vAlign w:val="center"/>
          </w:tcPr>
          <w:p w14:paraId="3C36423B"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08979E2A"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1</w:t>
            </w:r>
            <w:r w:rsidRPr="000D1248">
              <w:rPr>
                <w:rFonts w:cs="Times New Roman"/>
                <w:sz w:val="24"/>
                <w:szCs w:val="24"/>
                <w:lang w:val="vi-VN"/>
              </w:rPr>
              <w:t>.</w:t>
            </w:r>
            <w:r w:rsidRPr="000D1248">
              <w:rPr>
                <w:rFonts w:cs="Times New Roman"/>
                <w:sz w:val="24"/>
                <w:szCs w:val="24"/>
              </w:rPr>
              <w:t>Triết học Mác-Lênin</w:t>
            </w:r>
          </w:p>
        </w:tc>
        <w:tc>
          <w:tcPr>
            <w:tcW w:w="1749" w:type="pct"/>
            <w:gridSpan w:val="2"/>
            <w:tcMar>
              <w:top w:w="100" w:type="dxa"/>
              <w:left w:w="40" w:type="dxa"/>
              <w:bottom w:w="100" w:type="dxa"/>
              <w:right w:w="40" w:type="dxa"/>
            </w:tcMar>
            <w:vAlign w:val="center"/>
          </w:tcPr>
          <w:p w14:paraId="3B9B64BC"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Triết học Mác - Lênin là học phần cơ sở bắt buộc trong chương trình đào tạo Đại học của tất cả các chuyên ngành. Học phần được bố trí giảng dạy đầu tiên trong những môn thuộc hệ thống các môn khoa học Mác - Lênin, như môn học Kinh tế chính trị Mác - Lênin</w:t>
            </w:r>
          </w:p>
        </w:tc>
        <w:tc>
          <w:tcPr>
            <w:tcW w:w="539" w:type="pct"/>
            <w:tcMar>
              <w:top w:w="100" w:type="dxa"/>
              <w:left w:w="40" w:type="dxa"/>
              <w:bottom w:w="100" w:type="dxa"/>
              <w:right w:w="40" w:type="dxa"/>
            </w:tcMar>
            <w:vAlign w:val="center"/>
          </w:tcPr>
          <w:p w14:paraId="537451F8" w14:textId="66E12A07" w:rsidR="00555C19" w:rsidRPr="000D1248" w:rsidRDefault="00555C19" w:rsidP="00A15177">
            <w:pPr>
              <w:spacing w:after="0" w:line="240" w:lineRule="auto"/>
              <w:jc w:val="left"/>
              <w:rPr>
                <w:rFonts w:cs="Times New Roman"/>
                <w:sz w:val="24"/>
                <w:szCs w:val="24"/>
              </w:rPr>
            </w:pPr>
            <w:r w:rsidRPr="000D1248">
              <w:rPr>
                <w:rFonts w:cs="Times New Roman"/>
                <w:sz w:val="24"/>
                <w:szCs w:val="24"/>
              </w:rPr>
              <w:t>LLCT</w:t>
            </w:r>
            <w:r w:rsidR="001A11CE" w:rsidRPr="000D1248">
              <w:rPr>
                <w:rFonts w:cs="Times New Roman"/>
                <w:sz w:val="24"/>
                <w:szCs w:val="24"/>
              </w:rPr>
              <w:t>&amp;PL</w:t>
            </w:r>
          </w:p>
        </w:tc>
        <w:tc>
          <w:tcPr>
            <w:tcW w:w="315" w:type="pct"/>
            <w:tcMar>
              <w:top w:w="100" w:type="dxa"/>
              <w:left w:w="40" w:type="dxa"/>
              <w:bottom w:w="100" w:type="dxa"/>
              <w:right w:w="40" w:type="dxa"/>
            </w:tcMar>
            <w:vAlign w:val="center"/>
          </w:tcPr>
          <w:p w14:paraId="3079707C"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3</w:t>
            </w:r>
          </w:p>
        </w:tc>
        <w:tc>
          <w:tcPr>
            <w:tcW w:w="890" w:type="pct"/>
            <w:tcMar>
              <w:top w:w="100" w:type="dxa"/>
              <w:left w:w="40" w:type="dxa"/>
              <w:bottom w:w="100" w:type="dxa"/>
              <w:right w:w="40" w:type="dxa"/>
            </w:tcMar>
            <w:vAlign w:val="center"/>
          </w:tcPr>
          <w:p w14:paraId="3DDD1346"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(33, 24, 90)</w:t>
            </w:r>
          </w:p>
        </w:tc>
        <w:tc>
          <w:tcPr>
            <w:tcW w:w="427" w:type="pct"/>
            <w:tcMar>
              <w:top w:w="100" w:type="dxa"/>
              <w:left w:w="40" w:type="dxa"/>
              <w:bottom w:w="100" w:type="dxa"/>
              <w:right w:w="40" w:type="dxa"/>
            </w:tcMar>
            <w:vAlign w:val="center"/>
          </w:tcPr>
          <w:p w14:paraId="6539302E"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x</w:t>
            </w:r>
          </w:p>
        </w:tc>
      </w:tr>
      <w:tr w:rsidR="00555C19" w:rsidRPr="000D1248" w14:paraId="00578AFF" w14:textId="77777777" w:rsidTr="00555C19">
        <w:trPr>
          <w:jc w:val="center"/>
        </w:trPr>
        <w:tc>
          <w:tcPr>
            <w:tcW w:w="330" w:type="pct"/>
            <w:tcMar>
              <w:top w:w="100" w:type="dxa"/>
              <w:left w:w="40" w:type="dxa"/>
              <w:bottom w:w="100" w:type="dxa"/>
              <w:right w:w="40" w:type="dxa"/>
            </w:tcMar>
            <w:vAlign w:val="center"/>
          </w:tcPr>
          <w:p w14:paraId="65849E9A"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2BC574D4"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w:t>
            </w:r>
          </w:p>
        </w:tc>
        <w:tc>
          <w:tcPr>
            <w:tcW w:w="1749" w:type="pct"/>
            <w:gridSpan w:val="2"/>
            <w:tcMar>
              <w:top w:w="100" w:type="dxa"/>
              <w:left w:w="40" w:type="dxa"/>
              <w:bottom w:w="100" w:type="dxa"/>
              <w:right w:w="40" w:type="dxa"/>
            </w:tcMar>
            <w:vAlign w:val="center"/>
          </w:tcPr>
          <w:p w14:paraId="511FBEA8" w14:textId="77777777" w:rsidR="00555C19" w:rsidRPr="000D1248" w:rsidRDefault="00555C19" w:rsidP="00A15177">
            <w:pPr>
              <w:spacing w:after="0" w:line="240" w:lineRule="auto"/>
              <w:jc w:val="left"/>
              <w:rPr>
                <w:rFonts w:cs="Times New Roman"/>
                <w:sz w:val="24"/>
                <w:szCs w:val="24"/>
              </w:rPr>
            </w:pPr>
          </w:p>
        </w:tc>
        <w:tc>
          <w:tcPr>
            <w:tcW w:w="539" w:type="pct"/>
            <w:tcMar>
              <w:top w:w="100" w:type="dxa"/>
              <w:left w:w="40" w:type="dxa"/>
              <w:bottom w:w="100" w:type="dxa"/>
              <w:right w:w="40" w:type="dxa"/>
            </w:tcMar>
            <w:vAlign w:val="center"/>
          </w:tcPr>
          <w:p w14:paraId="49E22479" w14:textId="77777777" w:rsidR="00555C19" w:rsidRPr="000D1248" w:rsidRDefault="00555C19" w:rsidP="00A15177">
            <w:pPr>
              <w:spacing w:after="0" w:line="240" w:lineRule="auto"/>
              <w:jc w:val="left"/>
              <w:rPr>
                <w:rFonts w:cs="Times New Roman"/>
                <w:sz w:val="24"/>
                <w:szCs w:val="24"/>
              </w:rPr>
            </w:pPr>
          </w:p>
        </w:tc>
        <w:tc>
          <w:tcPr>
            <w:tcW w:w="315" w:type="pct"/>
            <w:tcMar>
              <w:top w:w="100" w:type="dxa"/>
              <w:left w:w="40" w:type="dxa"/>
              <w:bottom w:w="100" w:type="dxa"/>
              <w:right w:w="40" w:type="dxa"/>
            </w:tcMar>
            <w:vAlign w:val="center"/>
          </w:tcPr>
          <w:p w14:paraId="039E0FF3"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61D69685"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005963D5" w14:textId="77777777" w:rsidR="00555C19" w:rsidRPr="000D1248" w:rsidRDefault="00555C19" w:rsidP="00A15177">
            <w:pPr>
              <w:spacing w:after="0" w:line="240" w:lineRule="auto"/>
              <w:jc w:val="left"/>
              <w:rPr>
                <w:rFonts w:cs="Times New Roman"/>
                <w:sz w:val="24"/>
                <w:szCs w:val="24"/>
              </w:rPr>
            </w:pPr>
          </w:p>
        </w:tc>
      </w:tr>
      <w:tr w:rsidR="00555C19" w:rsidRPr="000D1248" w14:paraId="3D8D946D" w14:textId="77777777" w:rsidTr="00555C19">
        <w:trPr>
          <w:jc w:val="center"/>
        </w:trPr>
        <w:tc>
          <w:tcPr>
            <w:tcW w:w="330" w:type="pct"/>
            <w:tcMar>
              <w:top w:w="100" w:type="dxa"/>
              <w:left w:w="40" w:type="dxa"/>
              <w:bottom w:w="100" w:type="dxa"/>
              <w:right w:w="40" w:type="dxa"/>
            </w:tcMar>
            <w:vAlign w:val="center"/>
          </w:tcPr>
          <w:p w14:paraId="397BF6FC" w14:textId="77777777" w:rsidR="00555C19" w:rsidRPr="000D1248" w:rsidRDefault="00555C19" w:rsidP="00A15177">
            <w:pPr>
              <w:spacing w:after="0" w:line="240" w:lineRule="auto"/>
              <w:jc w:val="left"/>
              <w:rPr>
                <w:rFonts w:cs="Times New Roman"/>
                <w:b/>
                <w:sz w:val="24"/>
                <w:szCs w:val="24"/>
              </w:rPr>
            </w:pPr>
          </w:p>
        </w:tc>
        <w:tc>
          <w:tcPr>
            <w:tcW w:w="3038" w:type="pct"/>
            <w:gridSpan w:val="5"/>
            <w:tcMar>
              <w:top w:w="100" w:type="dxa"/>
              <w:left w:w="40" w:type="dxa"/>
              <w:bottom w:w="100" w:type="dxa"/>
              <w:right w:w="40" w:type="dxa"/>
            </w:tcMar>
            <w:vAlign w:val="center"/>
          </w:tcPr>
          <w:p w14:paraId="63BEF90D"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8.1.2. Khoa học xã hội</w:t>
            </w:r>
          </w:p>
        </w:tc>
        <w:tc>
          <w:tcPr>
            <w:tcW w:w="315" w:type="pct"/>
            <w:tcMar>
              <w:top w:w="100" w:type="dxa"/>
              <w:left w:w="40" w:type="dxa"/>
              <w:bottom w:w="100" w:type="dxa"/>
              <w:right w:w="40" w:type="dxa"/>
            </w:tcMar>
            <w:vAlign w:val="center"/>
          </w:tcPr>
          <w:p w14:paraId="306541F0"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2</w:t>
            </w:r>
          </w:p>
        </w:tc>
        <w:tc>
          <w:tcPr>
            <w:tcW w:w="890" w:type="pct"/>
            <w:tcMar>
              <w:top w:w="100" w:type="dxa"/>
              <w:left w:w="40" w:type="dxa"/>
              <w:bottom w:w="100" w:type="dxa"/>
              <w:right w:w="40" w:type="dxa"/>
            </w:tcMar>
            <w:vAlign w:val="center"/>
          </w:tcPr>
          <w:p w14:paraId="379F6257"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788C6863"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3F6580BF" w14:textId="77777777" w:rsidTr="00555C19">
        <w:trPr>
          <w:jc w:val="center"/>
        </w:trPr>
        <w:tc>
          <w:tcPr>
            <w:tcW w:w="330" w:type="pct"/>
            <w:tcMar>
              <w:top w:w="100" w:type="dxa"/>
              <w:left w:w="40" w:type="dxa"/>
              <w:bottom w:w="100" w:type="dxa"/>
              <w:right w:w="40" w:type="dxa"/>
            </w:tcMar>
            <w:vAlign w:val="center"/>
          </w:tcPr>
          <w:p w14:paraId="7B83FA2D"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112195B9"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1</w:t>
            </w:r>
            <w:r w:rsidRPr="000D1248">
              <w:rPr>
                <w:rFonts w:cs="Times New Roman"/>
                <w:sz w:val="24"/>
                <w:szCs w:val="24"/>
                <w:lang w:val="vi-VN"/>
              </w:rPr>
              <w:t>.</w:t>
            </w:r>
            <w:r w:rsidRPr="000D1248">
              <w:rPr>
                <w:rFonts w:cs="Times New Roman"/>
                <w:sz w:val="24"/>
                <w:szCs w:val="24"/>
              </w:rPr>
              <w:t xml:space="preserve"> Pháp luật đại cương</w:t>
            </w:r>
          </w:p>
        </w:tc>
        <w:tc>
          <w:tcPr>
            <w:tcW w:w="1749" w:type="pct"/>
            <w:gridSpan w:val="2"/>
            <w:tcMar>
              <w:top w:w="100" w:type="dxa"/>
              <w:left w:w="40" w:type="dxa"/>
              <w:bottom w:w="100" w:type="dxa"/>
              <w:right w:w="40" w:type="dxa"/>
            </w:tcMar>
            <w:vAlign w:val="center"/>
          </w:tcPr>
          <w:p w14:paraId="507999F8"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Pháp luật đại cương là học trang bị cho người học những kiến thức cơ bản về nhà nước và pháp luật, kiến thức cơ bản của một số ngành luật trong hệ thống pháp luật của nhà nước Việt Nam: Luật Hiến pháp, Luật Hành chính, Luật Hình sự, Luật Dân sự, Luật Hôn nhân - gia đình và Luật Lao động.</w:t>
            </w:r>
          </w:p>
        </w:tc>
        <w:tc>
          <w:tcPr>
            <w:tcW w:w="539" w:type="pct"/>
            <w:tcMar>
              <w:top w:w="100" w:type="dxa"/>
              <w:left w:w="40" w:type="dxa"/>
              <w:bottom w:w="100" w:type="dxa"/>
              <w:right w:w="40" w:type="dxa"/>
            </w:tcMar>
            <w:vAlign w:val="center"/>
          </w:tcPr>
          <w:p w14:paraId="6414AF09" w14:textId="76F1CE4D" w:rsidR="00555C19" w:rsidRPr="000D1248" w:rsidRDefault="001A11CE" w:rsidP="001A11CE">
            <w:pPr>
              <w:spacing w:after="0" w:line="240" w:lineRule="auto"/>
              <w:rPr>
                <w:rFonts w:cs="Times New Roman"/>
                <w:sz w:val="24"/>
                <w:szCs w:val="24"/>
              </w:rPr>
            </w:pPr>
            <w:r w:rsidRPr="000D1248">
              <w:rPr>
                <w:rFonts w:cs="Times New Roman"/>
                <w:sz w:val="24"/>
                <w:szCs w:val="24"/>
              </w:rPr>
              <w:t>KHUD</w:t>
            </w:r>
          </w:p>
        </w:tc>
        <w:tc>
          <w:tcPr>
            <w:tcW w:w="315" w:type="pct"/>
            <w:tcMar>
              <w:top w:w="100" w:type="dxa"/>
              <w:left w:w="40" w:type="dxa"/>
              <w:bottom w:w="100" w:type="dxa"/>
              <w:right w:w="40" w:type="dxa"/>
            </w:tcMar>
            <w:vAlign w:val="center"/>
          </w:tcPr>
          <w:p w14:paraId="088BD459"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2</w:t>
            </w:r>
          </w:p>
        </w:tc>
        <w:tc>
          <w:tcPr>
            <w:tcW w:w="890" w:type="pct"/>
            <w:tcMar>
              <w:top w:w="100" w:type="dxa"/>
              <w:left w:w="40" w:type="dxa"/>
              <w:bottom w:w="100" w:type="dxa"/>
              <w:right w:w="40" w:type="dxa"/>
            </w:tcMar>
            <w:vAlign w:val="center"/>
          </w:tcPr>
          <w:p w14:paraId="775E1945"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(26,8,60)</w:t>
            </w:r>
          </w:p>
        </w:tc>
        <w:tc>
          <w:tcPr>
            <w:tcW w:w="427" w:type="pct"/>
            <w:tcMar>
              <w:top w:w="100" w:type="dxa"/>
              <w:left w:w="40" w:type="dxa"/>
              <w:bottom w:w="100" w:type="dxa"/>
              <w:right w:w="40" w:type="dxa"/>
            </w:tcMar>
            <w:vAlign w:val="center"/>
          </w:tcPr>
          <w:p w14:paraId="6FFC5C15" w14:textId="77777777" w:rsidR="00555C19" w:rsidRPr="000D1248" w:rsidRDefault="00555C19" w:rsidP="00A15177">
            <w:pPr>
              <w:spacing w:after="0" w:line="240" w:lineRule="auto"/>
              <w:jc w:val="left"/>
              <w:rPr>
                <w:rFonts w:cs="Times New Roman"/>
                <w:sz w:val="24"/>
                <w:szCs w:val="24"/>
              </w:rPr>
            </w:pPr>
          </w:p>
        </w:tc>
      </w:tr>
      <w:tr w:rsidR="00555C19" w:rsidRPr="000D1248" w14:paraId="0CCF75D1" w14:textId="77777777" w:rsidTr="00555C19">
        <w:trPr>
          <w:jc w:val="center"/>
        </w:trPr>
        <w:tc>
          <w:tcPr>
            <w:tcW w:w="330" w:type="pct"/>
            <w:tcMar>
              <w:top w:w="100" w:type="dxa"/>
              <w:left w:w="40" w:type="dxa"/>
              <w:bottom w:w="100" w:type="dxa"/>
              <w:right w:w="40" w:type="dxa"/>
            </w:tcMar>
            <w:vAlign w:val="center"/>
          </w:tcPr>
          <w:p w14:paraId="3409079D" w14:textId="77777777" w:rsidR="00555C19" w:rsidRPr="000D1248" w:rsidRDefault="00555C19" w:rsidP="00A15177">
            <w:pPr>
              <w:spacing w:after="0" w:line="240" w:lineRule="auto"/>
              <w:jc w:val="left"/>
              <w:rPr>
                <w:rFonts w:cs="Times New Roman"/>
                <w:b/>
                <w:sz w:val="24"/>
                <w:szCs w:val="24"/>
              </w:rPr>
            </w:pPr>
          </w:p>
        </w:tc>
        <w:tc>
          <w:tcPr>
            <w:tcW w:w="3038" w:type="pct"/>
            <w:gridSpan w:val="5"/>
            <w:tcMar>
              <w:top w:w="100" w:type="dxa"/>
              <w:left w:w="40" w:type="dxa"/>
              <w:bottom w:w="100" w:type="dxa"/>
              <w:right w:w="40" w:type="dxa"/>
            </w:tcMar>
            <w:vAlign w:val="center"/>
          </w:tcPr>
          <w:p w14:paraId="5975DEE9"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8.1.3. Nhân văn - Nghệ thuật</w:t>
            </w:r>
          </w:p>
        </w:tc>
        <w:tc>
          <w:tcPr>
            <w:tcW w:w="315" w:type="pct"/>
            <w:tcMar>
              <w:top w:w="100" w:type="dxa"/>
              <w:left w:w="40" w:type="dxa"/>
              <w:bottom w:w="100" w:type="dxa"/>
              <w:right w:w="40" w:type="dxa"/>
            </w:tcMar>
            <w:vAlign w:val="center"/>
          </w:tcPr>
          <w:p w14:paraId="19F5786C" w14:textId="77777777" w:rsidR="00555C19" w:rsidRPr="000D1248" w:rsidRDefault="00555C19" w:rsidP="00A15177">
            <w:pP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791990A9"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64CFA3E5"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274843CE" w14:textId="77777777" w:rsidTr="00555C19">
        <w:trPr>
          <w:jc w:val="center"/>
        </w:trPr>
        <w:tc>
          <w:tcPr>
            <w:tcW w:w="330" w:type="pct"/>
            <w:tcMar>
              <w:top w:w="100" w:type="dxa"/>
              <w:left w:w="40" w:type="dxa"/>
              <w:bottom w:w="100" w:type="dxa"/>
              <w:right w:w="40" w:type="dxa"/>
            </w:tcMar>
            <w:vAlign w:val="center"/>
          </w:tcPr>
          <w:p w14:paraId="0DE77C70"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3038" w:type="pct"/>
            <w:gridSpan w:val="5"/>
            <w:tcMar>
              <w:top w:w="100" w:type="dxa"/>
              <w:left w:w="40" w:type="dxa"/>
              <w:bottom w:w="100" w:type="dxa"/>
              <w:right w:w="40" w:type="dxa"/>
            </w:tcMar>
            <w:vAlign w:val="center"/>
          </w:tcPr>
          <w:p w14:paraId="049DA04B"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8.1.4. Khoa học tự nhiên – Toán học - Tin học</w:t>
            </w:r>
          </w:p>
        </w:tc>
        <w:tc>
          <w:tcPr>
            <w:tcW w:w="315" w:type="pct"/>
            <w:tcMar>
              <w:top w:w="100" w:type="dxa"/>
              <w:left w:w="40" w:type="dxa"/>
              <w:bottom w:w="100" w:type="dxa"/>
              <w:right w:w="40" w:type="dxa"/>
            </w:tcMar>
            <w:vAlign w:val="center"/>
          </w:tcPr>
          <w:p w14:paraId="2E1B1B4A" w14:textId="77777777" w:rsidR="00555C19" w:rsidRPr="000D1248" w:rsidRDefault="00555C19" w:rsidP="00A15177">
            <w:pP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60F2A8A4"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583C95B6"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774172F8" w14:textId="77777777" w:rsidTr="00555C19">
        <w:trPr>
          <w:jc w:val="center"/>
        </w:trPr>
        <w:tc>
          <w:tcPr>
            <w:tcW w:w="330" w:type="pct"/>
            <w:tcMar>
              <w:top w:w="100" w:type="dxa"/>
              <w:left w:w="40" w:type="dxa"/>
              <w:bottom w:w="100" w:type="dxa"/>
              <w:right w:w="40" w:type="dxa"/>
            </w:tcMar>
            <w:vAlign w:val="center"/>
          </w:tcPr>
          <w:p w14:paraId="1A5E03C4"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23C32616"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w:t>
            </w:r>
          </w:p>
        </w:tc>
        <w:tc>
          <w:tcPr>
            <w:tcW w:w="1749" w:type="pct"/>
            <w:gridSpan w:val="2"/>
            <w:tcMar>
              <w:top w:w="100" w:type="dxa"/>
              <w:left w:w="40" w:type="dxa"/>
              <w:bottom w:w="100" w:type="dxa"/>
              <w:right w:w="40" w:type="dxa"/>
            </w:tcMar>
            <w:vAlign w:val="center"/>
          </w:tcPr>
          <w:p w14:paraId="1098D018"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w:t>
            </w:r>
          </w:p>
        </w:tc>
        <w:tc>
          <w:tcPr>
            <w:tcW w:w="539" w:type="pct"/>
            <w:tcMar>
              <w:top w:w="100" w:type="dxa"/>
              <w:left w:w="40" w:type="dxa"/>
              <w:bottom w:w="100" w:type="dxa"/>
              <w:right w:w="40" w:type="dxa"/>
            </w:tcMar>
            <w:vAlign w:val="center"/>
          </w:tcPr>
          <w:p w14:paraId="5173E1BD" w14:textId="77777777" w:rsidR="00555C19" w:rsidRPr="000D1248" w:rsidRDefault="00555C19" w:rsidP="00A15177">
            <w:pPr>
              <w:spacing w:after="0" w:line="240" w:lineRule="auto"/>
              <w:jc w:val="left"/>
              <w:rPr>
                <w:rFonts w:cs="Times New Roman"/>
                <w:sz w:val="24"/>
                <w:szCs w:val="24"/>
              </w:rPr>
            </w:pPr>
          </w:p>
        </w:tc>
        <w:tc>
          <w:tcPr>
            <w:tcW w:w="315" w:type="pct"/>
            <w:tcMar>
              <w:top w:w="100" w:type="dxa"/>
              <w:left w:w="40" w:type="dxa"/>
              <w:bottom w:w="100" w:type="dxa"/>
              <w:right w:w="40" w:type="dxa"/>
            </w:tcMar>
            <w:vAlign w:val="center"/>
          </w:tcPr>
          <w:p w14:paraId="65A7F244"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7705F60A"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3ABCC795" w14:textId="77777777" w:rsidR="00555C19" w:rsidRPr="000D1248" w:rsidRDefault="00555C19" w:rsidP="00A15177">
            <w:pPr>
              <w:spacing w:after="0" w:line="240" w:lineRule="auto"/>
              <w:jc w:val="left"/>
              <w:rPr>
                <w:rFonts w:cs="Times New Roman"/>
                <w:sz w:val="24"/>
                <w:szCs w:val="24"/>
              </w:rPr>
            </w:pPr>
          </w:p>
        </w:tc>
      </w:tr>
      <w:tr w:rsidR="00555C19" w:rsidRPr="000D1248" w14:paraId="6FABCEC6" w14:textId="77777777" w:rsidTr="00555C19">
        <w:trPr>
          <w:jc w:val="center"/>
        </w:trPr>
        <w:tc>
          <w:tcPr>
            <w:tcW w:w="330" w:type="pct"/>
            <w:tcMar>
              <w:top w:w="100" w:type="dxa"/>
              <w:left w:w="40" w:type="dxa"/>
              <w:bottom w:w="100" w:type="dxa"/>
              <w:right w:w="40" w:type="dxa"/>
            </w:tcMar>
            <w:vAlign w:val="center"/>
          </w:tcPr>
          <w:p w14:paraId="24E49E1D" w14:textId="77777777" w:rsidR="00555C19" w:rsidRPr="000D1248" w:rsidRDefault="00555C19" w:rsidP="00A15177">
            <w:pPr>
              <w:spacing w:after="0" w:line="240" w:lineRule="auto"/>
              <w:jc w:val="left"/>
              <w:rPr>
                <w:rFonts w:cs="Times New Roman"/>
                <w:b/>
                <w:sz w:val="24"/>
                <w:szCs w:val="24"/>
              </w:rPr>
            </w:pPr>
          </w:p>
        </w:tc>
        <w:tc>
          <w:tcPr>
            <w:tcW w:w="3038" w:type="pct"/>
            <w:gridSpan w:val="5"/>
            <w:tcMar>
              <w:top w:w="100" w:type="dxa"/>
              <w:left w:w="40" w:type="dxa"/>
              <w:bottom w:w="100" w:type="dxa"/>
              <w:right w:w="40" w:type="dxa"/>
            </w:tcMar>
            <w:vAlign w:val="center"/>
          </w:tcPr>
          <w:p w14:paraId="7192887D"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8.1.5. Ngoại ngữ</w:t>
            </w:r>
          </w:p>
        </w:tc>
        <w:tc>
          <w:tcPr>
            <w:tcW w:w="315" w:type="pct"/>
            <w:tcMar>
              <w:top w:w="100" w:type="dxa"/>
              <w:left w:w="40" w:type="dxa"/>
              <w:bottom w:w="100" w:type="dxa"/>
              <w:right w:w="40" w:type="dxa"/>
            </w:tcMar>
            <w:vAlign w:val="center"/>
          </w:tcPr>
          <w:p w14:paraId="1D8B07F7" w14:textId="77777777" w:rsidR="00555C19" w:rsidRPr="000D1248" w:rsidRDefault="00555C19" w:rsidP="00A15177">
            <w:pP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79BD5F93"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71088A3A"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211244A8" w14:textId="77777777" w:rsidTr="00555C19">
        <w:trPr>
          <w:jc w:val="center"/>
        </w:trPr>
        <w:tc>
          <w:tcPr>
            <w:tcW w:w="330" w:type="pct"/>
            <w:tcMar>
              <w:top w:w="100" w:type="dxa"/>
              <w:left w:w="40" w:type="dxa"/>
              <w:bottom w:w="100" w:type="dxa"/>
              <w:right w:w="40" w:type="dxa"/>
            </w:tcMar>
            <w:vAlign w:val="center"/>
          </w:tcPr>
          <w:p w14:paraId="2D287DF0"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05742B58" w14:textId="77777777" w:rsidR="00555C19" w:rsidRPr="000D1248" w:rsidRDefault="00555C19" w:rsidP="00A15177">
            <w:pPr>
              <w:spacing w:after="0" w:line="240" w:lineRule="auto"/>
              <w:jc w:val="left"/>
              <w:rPr>
                <w:rFonts w:cs="Times New Roman"/>
                <w:sz w:val="24"/>
                <w:szCs w:val="24"/>
              </w:rPr>
            </w:pPr>
          </w:p>
        </w:tc>
        <w:tc>
          <w:tcPr>
            <w:tcW w:w="1749" w:type="pct"/>
            <w:gridSpan w:val="2"/>
            <w:tcMar>
              <w:top w:w="100" w:type="dxa"/>
              <w:left w:w="40" w:type="dxa"/>
              <w:bottom w:w="100" w:type="dxa"/>
              <w:right w:w="40" w:type="dxa"/>
            </w:tcMar>
            <w:vAlign w:val="center"/>
          </w:tcPr>
          <w:p w14:paraId="54AF8990" w14:textId="77777777" w:rsidR="00555C19" w:rsidRPr="000D1248" w:rsidRDefault="00555C19" w:rsidP="00A15177">
            <w:pPr>
              <w:spacing w:after="0" w:line="240" w:lineRule="auto"/>
              <w:jc w:val="left"/>
              <w:rPr>
                <w:rFonts w:cs="Times New Roman"/>
                <w:sz w:val="24"/>
                <w:szCs w:val="24"/>
              </w:rPr>
            </w:pPr>
          </w:p>
        </w:tc>
        <w:tc>
          <w:tcPr>
            <w:tcW w:w="539" w:type="pct"/>
            <w:tcMar>
              <w:top w:w="100" w:type="dxa"/>
              <w:left w:w="40" w:type="dxa"/>
              <w:bottom w:w="100" w:type="dxa"/>
              <w:right w:w="40" w:type="dxa"/>
            </w:tcMar>
            <w:vAlign w:val="center"/>
          </w:tcPr>
          <w:p w14:paraId="6D3D34CC" w14:textId="77777777" w:rsidR="00555C19" w:rsidRPr="000D1248" w:rsidRDefault="00555C19" w:rsidP="00A15177">
            <w:pPr>
              <w:spacing w:after="0" w:line="240" w:lineRule="auto"/>
              <w:jc w:val="left"/>
              <w:rPr>
                <w:rFonts w:cs="Times New Roman"/>
                <w:sz w:val="24"/>
                <w:szCs w:val="24"/>
              </w:rPr>
            </w:pPr>
          </w:p>
        </w:tc>
        <w:tc>
          <w:tcPr>
            <w:tcW w:w="315" w:type="pct"/>
            <w:tcMar>
              <w:top w:w="100" w:type="dxa"/>
              <w:left w:w="40" w:type="dxa"/>
              <w:bottom w:w="100" w:type="dxa"/>
              <w:right w:w="40" w:type="dxa"/>
            </w:tcMar>
            <w:vAlign w:val="center"/>
          </w:tcPr>
          <w:p w14:paraId="601F6DFE"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30CB9B17"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0E0997D3" w14:textId="77777777" w:rsidR="00555C19" w:rsidRPr="000D1248" w:rsidRDefault="00555C19" w:rsidP="00A15177">
            <w:pPr>
              <w:spacing w:after="0" w:line="240" w:lineRule="auto"/>
              <w:jc w:val="left"/>
              <w:rPr>
                <w:rFonts w:cs="Times New Roman"/>
                <w:sz w:val="24"/>
                <w:szCs w:val="24"/>
              </w:rPr>
            </w:pPr>
          </w:p>
        </w:tc>
      </w:tr>
      <w:tr w:rsidR="00555C19" w:rsidRPr="000D1248" w14:paraId="60DFD0D6" w14:textId="77777777" w:rsidTr="00555C19">
        <w:trPr>
          <w:jc w:val="center"/>
        </w:trPr>
        <w:tc>
          <w:tcPr>
            <w:tcW w:w="330" w:type="pct"/>
            <w:tcMar>
              <w:top w:w="100" w:type="dxa"/>
              <w:left w:w="40" w:type="dxa"/>
              <w:bottom w:w="100" w:type="dxa"/>
              <w:right w:w="40" w:type="dxa"/>
            </w:tcMar>
            <w:vAlign w:val="center"/>
          </w:tcPr>
          <w:p w14:paraId="54E0B40D" w14:textId="77777777" w:rsidR="00555C19" w:rsidRPr="000D1248" w:rsidRDefault="00555C19" w:rsidP="00A15177">
            <w:pPr>
              <w:spacing w:after="0" w:line="240" w:lineRule="auto"/>
              <w:jc w:val="left"/>
              <w:rPr>
                <w:rFonts w:cs="Times New Roman"/>
                <w:b/>
                <w:sz w:val="24"/>
                <w:szCs w:val="24"/>
              </w:rPr>
            </w:pPr>
          </w:p>
        </w:tc>
        <w:tc>
          <w:tcPr>
            <w:tcW w:w="3038" w:type="pct"/>
            <w:gridSpan w:val="5"/>
            <w:tcMar>
              <w:top w:w="100" w:type="dxa"/>
              <w:left w:w="40" w:type="dxa"/>
              <w:bottom w:w="100" w:type="dxa"/>
              <w:right w:w="40" w:type="dxa"/>
            </w:tcMar>
            <w:vAlign w:val="center"/>
          </w:tcPr>
          <w:p w14:paraId="4B683A74"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8.1.6. Kiến thức bổ trợ</w:t>
            </w:r>
          </w:p>
        </w:tc>
        <w:tc>
          <w:tcPr>
            <w:tcW w:w="315" w:type="pct"/>
            <w:tcMar>
              <w:top w:w="100" w:type="dxa"/>
              <w:left w:w="40" w:type="dxa"/>
              <w:bottom w:w="100" w:type="dxa"/>
              <w:right w:w="40" w:type="dxa"/>
            </w:tcMar>
            <w:vAlign w:val="center"/>
          </w:tcPr>
          <w:p w14:paraId="789744E9" w14:textId="77777777" w:rsidR="00555C19" w:rsidRPr="000D1248" w:rsidRDefault="00555C19" w:rsidP="00A15177">
            <w:pP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5E3B9781"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2F300941"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1B3190C2" w14:textId="77777777" w:rsidTr="00555C19">
        <w:trPr>
          <w:jc w:val="center"/>
        </w:trPr>
        <w:tc>
          <w:tcPr>
            <w:tcW w:w="330" w:type="pct"/>
            <w:tcMar>
              <w:top w:w="100" w:type="dxa"/>
              <w:left w:w="40" w:type="dxa"/>
              <w:bottom w:w="100" w:type="dxa"/>
              <w:right w:w="40" w:type="dxa"/>
            </w:tcMar>
            <w:vAlign w:val="center"/>
          </w:tcPr>
          <w:p w14:paraId="055B93DD"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25442AE7"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w:t>
            </w:r>
          </w:p>
        </w:tc>
        <w:tc>
          <w:tcPr>
            <w:tcW w:w="1749" w:type="pct"/>
            <w:gridSpan w:val="2"/>
            <w:tcMar>
              <w:top w:w="100" w:type="dxa"/>
              <w:left w:w="40" w:type="dxa"/>
              <w:bottom w:w="100" w:type="dxa"/>
              <w:right w:w="40" w:type="dxa"/>
            </w:tcMar>
            <w:vAlign w:val="center"/>
          </w:tcPr>
          <w:p w14:paraId="432E9A70" w14:textId="77777777" w:rsidR="00555C19" w:rsidRPr="000D1248" w:rsidRDefault="00555C19" w:rsidP="00A15177">
            <w:pPr>
              <w:spacing w:after="0" w:line="240" w:lineRule="auto"/>
              <w:jc w:val="left"/>
              <w:rPr>
                <w:rFonts w:cs="Times New Roman"/>
                <w:sz w:val="24"/>
                <w:szCs w:val="24"/>
                <w:lang w:val="vi-VN"/>
              </w:rPr>
            </w:pPr>
          </w:p>
        </w:tc>
        <w:tc>
          <w:tcPr>
            <w:tcW w:w="539" w:type="pct"/>
            <w:tcMar>
              <w:top w:w="100" w:type="dxa"/>
              <w:left w:w="40" w:type="dxa"/>
              <w:bottom w:w="100" w:type="dxa"/>
              <w:right w:w="40" w:type="dxa"/>
            </w:tcMar>
            <w:vAlign w:val="center"/>
          </w:tcPr>
          <w:p w14:paraId="6DE78F34" w14:textId="77777777" w:rsidR="00555C19" w:rsidRPr="000D1248" w:rsidRDefault="00555C19" w:rsidP="00A15177">
            <w:pPr>
              <w:spacing w:after="0" w:line="240" w:lineRule="auto"/>
              <w:jc w:val="left"/>
              <w:rPr>
                <w:rFonts w:cs="Times New Roman"/>
                <w:sz w:val="24"/>
                <w:szCs w:val="24"/>
              </w:rPr>
            </w:pPr>
          </w:p>
        </w:tc>
        <w:tc>
          <w:tcPr>
            <w:tcW w:w="315" w:type="pct"/>
            <w:tcMar>
              <w:top w:w="100" w:type="dxa"/>
              <w:left w:w="40" w:type="dxa"/>
              <w:bottom w:w="100" w:type="dxa"/>
              <w:right w:w="40" w:type="dxa"/>
            </w:tcMar>
            <w:vAlign w:val="center"/>
          </w:tcPr>
          <w:p w14:paraId="676DB9E5"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778177B4"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3CDA3BB6" w14:textId="77777777" w:rsidR="00555C19" w:rsidRPr="000D1248" w:rsidRDefault="00555C19" w:rsidP="00A15177">
            <w:pPr>
              <w:spacing w:after="0" w:line="240" w:lineRule="auto"/>
              <w:jc w:val="left"/>
              <w:rPr>
                <w:rFonts w:cs="Times New Roman"/>
                <w:sz w:val="24"/>
                <w:szCs w:val="24"/>
              </w:rPr>
            </w:pPr>
          </w:p>
        </w:tc>
      </w:tr>
      <w:tr w:rsidR="00555C19" w:rsidRPr="000D1248" w14:paraId="2116B8A9" w14:textId="77777777" w:rsidTr="00555C19">
        <w:trPr>
          <w:jc w:val="center"/>
        </w:trPr>
        <w:tc>
          <w:tcPr>
            <w:tcW w:w="330" w:type="pct"/>
            <w:tcMar>
              <w:top w:w="100" w:type="dxa"/>
              <w:left w:w="40" w:type="dxa"/>
              <w:bottom w:w="100" w:type="dxa"/>
              <w:right w:w="40" w:type="dxa"/>
            </w:tcMar>
            <w:vAlign w:val="center"/>
          </w:tcPr>
          <w:p w14:paraId="578B1B92" w14:textId="77777777" w:rsidR="00555C19" w:rsidRPr="000D1248" w:rsidRDefault="00555C19" w:rsidP="00A15177">
            <w:pPr>
              <w:spacing w:after="0" w:line="240" w:lineRule="auto"/>
              <w:jc w:val="left"/>
              <w:rPr>
                <w:rFonts w:cs="Times New Roman"/>
                <w:b/>
                <w:sz w:val="24"/>
                <w:szCs w:val="24"/>
              </w:rPr>
            </w:pPr>
          </w:p>
        </w:tc>
        <w:tc>
          <w:tcPr>
            <w:tcW w:w="2499" w:type="pct"/>
            <w:gridSpan w:val="4"/>
            <w:tcMar>
              <w:top w:w="100" w:type="dxa"/>
              <w:left w:w="40" w:type="dxa"/>
              <w:bottom w:w="100" w:type="dxa"/>
              <w:right w:w="40" w:type="dxa"/>
            </w:tcMar>
            <w:vAlign w:val="center"/>
          </w:tcPr>
          <w:p w14:paraId="0EAD999E"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8.1.7. Giáo dục thể chất</w:t>
            </w:r>
          </w:p>
        </w:tc>
        <w:tc>
          <w:tcPr>
            <w:tcW w:w="539" w:type="pct"/>
            <w:tcMar>
              <w:top w:w="100" w:type="dxa"/>
              <w:left w:w="40" w:type="dxa"/>
              <w:bottom w:w="100" w:type="dxa"/>
              <w:right w:w="40" w:type="dxa"/>
            </w:tcMar>
            <w:vAlign w:val="center"/>
          </w:tcPr>
          <w:p w14:paraId="34EAF341"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GDTC</w:t>
            </w:r>
          </w:p>
        </w:tc>
        <w:tc>
          <w:tcPr>
            <w:tcW w:w="315" w:type="pct"/>
            <w:tcMar>
              <w:top w:w="100" w:type="dxa"/>
              <w:left w:w="40" w:type="dxa"/>
              <w:bottom w:w="100" w:type="dxa"/>
              <w:right w:w="40" w:type="dxa"/>
            </w:tcMar>
            <w:vAlign w:val="center"/>
          </w:tcPr>
          <w:p w14:paraId="3482C893" w14:textId="77777777" w:rsidR="00555C19" w:rsidRPr="000D1248" w:rsidRDefault="00555C19" w:rsidP="00A15177">
            <w:pP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18557F94"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230C11E1" w14:textId="77777777" w:rsidR="00555C19" w:rsidRPr="000D1248" w:rsidRDefault="00555C19" w:rsidP="00A15177">
            <w:pPr>
              <w:spacing w:after="0" w:line="240" w:lineRule="auto"/>
              <w:jc w:val="left"/>
              <w:rPr>
                <w:rFonts w:cs="Times New Roman"/>
                <w:b/>
                <w:sz w:val="24"/>
                <w:szCs w:val="24"/>
              </w:rPr>
            </w:pPr>
          </w:p>
        </w:tc>
      </w:tr>
      <w:tr w:rsidR="00555C19" w:rsidRPr="000D1248" w14:paraId="27BB1B4A" w14:textId="77777777" w:rsidTr="00555C19">
        <w:trPr>
          <w:jc w:val="center"/>
        </w:trPr>
        <w:tc>
          <w:tcPr>
            <w:tcW w:w="330" w:type="pct"/>
            <w:tcMar>
              <w:top w:w="100" w:type="dxa"/>
              <w:left w:w="40" w:type="dxa"/>
              <w:bottom w:w="100" w:type="dxa"/>
              <w:right w:w="40" w:type="dxa"/>
            </w:tcMar>
            <w:vAlign w:val="center"/>
          </w:tcPr>
          <w:p w14:paraId="7FB6EFA7"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2814C5B7"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w:t>
            </w:r>
          </w:p>
        </w:tc>
        <w:tc>
          <w:tcPr>
            <w:tcW w:w="1749" w:type="pct"/>
            <w:gridSpan w:val="2"/>
            <w:tcMar>
              <w:top w:w="100" w:type="dxa"/>
              <w:left w:w="40" w:type="dxa"/>
              <w:bottom w:w="100" w:type="dxa"/>
              <w:right w:w="40" w:type="dxa"/>
            </w:tcMar>
            <w:vAlign w:val="center"/>
          </w:tcPr>
          <w:p w14:paraId="3FF1D49F" w14:textId="77777777" w:rsidR="00555C19" w:rsidRPr="000D1248" w:rsidRDefault="00555C19" w:rsidP="00A15177">
            <w:pPr>
              <w:spacing w:after="0" w:line="240" w:lineRule="auto"/>
              <w:jc w:val="left"/>
              <w:rPr>
                <w:rFonts w:cs="Times New Roman"/>
                <w:sz w:val="24"/>
                <w:szCs w:val="24"/>
              </w:rPr>
            </w:pPr>
          </w:p>
        </w:tc>
        <w:tc>
          <w:tcPr>
            <w:tcW w:w="539" w:type="pct"/>
            <w:tcMar>
              <w:top w:w="100" w:type="dxa"/>
              <w:left w:w="40" w:type="dxa"/>
              <w:bottom w:w="100" w:type="dxa"/>
              <w:right w:w="40" w:type="dxa"/>
            </w:tcMar>
            <w:vAlign w:val="center"/>
          </w:tcPr>
          <w:p w14:paraId="3B76BB1E" w14:textId="77777777" w:rsidR="00555C19" w:rsidRPr="000D1248" w:rsidRDefault="00555C19" w:rsidP="00A15177">
            <w:pPr>
              <w:spacing w:after="0" w:line="240" w:lineRule="auto"/>
              <w:jc w:val="left"/>
              <w:rPr>
                <w:rFonts w:cs="Times New Roman"/>
                <w:sz w:val="24"/>
                <w:szCs w:val="24"/>
              </w:rPr>
            </w:pPr>
          </w:p>
        </w:tc>
        <w:tc>
          <w:tcPr>
            <w:tcW w:w="315" w:type="pct"/>
            <w:tcMar>
              <w:top w:w="100" w:type="dxa"/>
              <w:left w:w="40" w:type="dxa"/>
              <w:bottom w:w="100" w:type="dxa"/>
              <w:right w:w="40" w:type="dxa"/>
            </w:tcMar>
            <w:vAlign w:val="center"/>
          </w:tcPr>
          <w:p w14:paraId="54F54231"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5FF938E7"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7708CD5B" w14:textId="77777777" w:rsidR="00555C19" w:rsidRPr="000D1248" w:rsidRDefault="00555C19" w:rsidP="00A15177">
            <w:pPr>
              <w:spacing w:after="0" w:line="240" w:lineRule="auto"/>
              <w:jc w:val="left"/>
              <w:rPr>
                <w:rFonts w:cs="Times New Roman"/>
                <w:sz w:val="24"/>
                <w:szCs w:val="24"/>
              </w:rPr>
            </w:pPr>
          </w:p>
        </w:tc>
      </w:tr>
      <w:tr w:rsidR="00555C19" w:rsidRPr="000D1248" w14:paraId="4E757E2D" w14:textId="77777777" w:rsidTr="00555C19">
        <w:trPr>
          <w:jc w:val="center"/>
        </w:trPr>
        <w:tc>
          <w:tcPr>
            <w:tcW w:w="330" w:type="pct"/>
            <w:tcMar>
              <w:top w:w="100" w:type="dxa"/>
              <w:left w:w="40" w:type="dxa"/>
              <w:bottom w:w="100" w:type="dxa"/>
              <w:right w:w="40" w:type="dxa"/>
            </w:tcMar>
            <w:vAlign w:val="center"/>
          </w:tcPr>
          <w:p w14:paraId="5012A9D8" w14:textId="77777777" w:rsidR="00555C19" w:rsidRPr="000D1248" w:rsidRDefault="00555C19" w:rsidP="00A15177">
            <w:pPr>
              <w:spacing w:after="0" w:line="240" w:lineRule="auto"/>
              <w:jc w:val="left"/>
              <w:rPr>
                <w:rFonts w:cs="Times New Roman"/>
                <w:b/>
                <w:sz w:val="24"/>
                <w:szCs w:val="24"/>
              </w:rPr>
            </w:pPr>
          </w:p>
        </w:tc>
        <w:tc>
          <w:tcPr>
            <w:tcW w:w="2499" w:type="pct"/>
            <w:gridSpan w:val="4"/>
            <w:tcMar>
              <w:top w:w="100" w:type="dxa"/>
              <w:left w:w="40" w:type="dxa"/>
              <w:bottom w:w="100" w:type="dxa"/>
              <w:right w:w="40" w:type="dxa"/>
            </w:tcMar>
            <w:vAlign w:val="center"/>
          </w:tcPr>
          <w:p w14:paraId="770A93A4"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8.1.8. Giáo dục quốc phòng</w:t>
            </w:r>
          </w:p>
        </w:tc>
        <w:tc>
          <w:tcPr>
            <w:tcW w:w="539" w:type="pct"/>
            <w:tcMar>
              <w:top w:w="100" w:type="dxa"/>
              <w:left w:w="40" w:type="dxa"/>
              <w:bottom w:w="100" w:type="dxa"/>
              <w:right w:w="40" w:type="dxa"/>
            </w:tcMar>
            <w:vAlign w:val="center"/>
          </w:tcPr>
          <w:p w14:paraId="6BCEE20D"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GDTC</w:t>
            </w:r>
          </w:p>
        </w:tc>
        <w:tc>
          <w:tcPr>
            <w:tcW w:w="315" w:type="pct"/>
            <w:tcMar>
              <w:top w:w="100" w:type="dxa"/>
              <w:left w:w="40" w:type="dxa"/>
              <w:bottom w:w="100" w:type="dxa"/>
              <w:right w:w="40" w:type="dxa"/>
            </w:tcMar>
            <w:vAlign w:val="center"/>
          </w:tcPr>
          <w:p w14:paraId="7AC30714" w14:textId="77777777" w:rsidR="00555C19" w:rsidRPr="000D1248" w:rsidRDefault="00555C19" w:rsidP="00A15177">
            <w:pP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26F37BEF"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65E6486E"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5F6FC13A" w14:textId="77777777" w:rsidTr="00555C19">
        <w:trPr>
          <w:jc w:val="center"/>
        </w:trPr>
        <w:tc>
          <w:tcPr>
            <w:tcW w:w="330" w:type="pct"/>
            <w:tcMar>
              <w:top w:w="100" w:type="dxa"/>
              <w:left w:w="40" w:type="dxa"/>
              <w:bottom w:w="100" w:type="dxa"/>
              <w:right w:w="40" w:type="dxa"/>
            </w:tcMar>
            <w:vAlign w:val="center"/>
          </w:tcPr>
          <w:p w14:paraId="0C765280"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3247BD49"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w:t>
            </w:r>
          </w:p>
        </w:tc>
        <w:tc>
          <w:tcPr>
            <w:tcW w:w="1749" w:type="pct"/>
            <w:gridSpan w:val="2"/>
            <w:tcMar>
              <w:top w:w="100" w:type="dxa"/>
              <w:left w:w="40" w:type="dxa"/>
              <w:bottom w:w="100" w:type="dxa"/>
              <w:right w:w="40" w:type="dxa"/>
            </w:tcMar>
            <w:vAlign w:val="center"/>
          </w:tcPr>
          <w:p w14:paraId="0535699F" w14:textId="77777777" w:rsidR="00555C19" w:rsidRPr="000D1248" w:rsidRDefault="00555C19" w:rsidP="00A15177">
            <w:pPr>
              <w:spacing w:after="0" w:line="240" w:lineRule="auto"/>
              <w:jc w:val="left"/>
              <w:rPr>
                <w:rFonts w:cs="Times New Roman"/>
                <w:sz w:val="24"/>
                <w:szCs w:val="24"/>
              </w:rPr>
            </w:pPr>
          </w:p>
        </w:tc>
        <w:tc>
          <w:tcPr>
            <w:tcW w:w="539" w:type="pct"/>
            <w:tcMar>
              <w:top w:w="100" w:type="dxa"/>
              <w:left w:w="40" w:type="dxa"/>
              <w:bottom w:w="100" w:type="dxa"/>
              <w:right w:w="40" w:type="dxa"/>
            </w:tcMar>
            <w:vAlign w:val="center"/>
          </w:tcPr>
          <w:p w14:paraId="6D21B2E7" w14:textId="77777777" w:rsidR="00555C19" w:rsidRPr="000D1248" w:rsidRDefault="00555C19" w:rsidP="00A15177">
            <w:pPr>
              <w:spacing w:after="0" w:line="240" w:lineRule="auto"/>
              <w:jc w:val="left"/>
              <w:rPr>
                <w:rFonts w:cs="Times New Roman"/>
                <w:sz w:val="24"/>
                <w:szCs w:val="24"/>
              </w:rPr>
            </w:pPr>
          </w:p>
        </w:tc>
        <w:tc>
          <w:tcPr>
            <w:tcW w:w="315" w:type="pct"/>
            <w:tcMar>
              <w:top w:w="100" w:type="dxa"/>
              <w:left w:w="40" w:type="dxa"/>
              <w:bottom w:w="100" w:type="dxa"/>
              <w:right w:w="40" w:type="dxa"/>
            </w:tcMar>
            <w:vAlign w:val="center"/>
          </w:tcPr>
          <w:p w14:paraId="40D94653"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6A6BA21C"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3E3702B5" w14:textId="77777777" w:rsidR="00555C19" w:rsidRPr="000D1248" w:rsidRDefault="00555C19" w:rsidP="00A15177">
            <w:pPr>
              <w:spacing w:after="0" w:line="240" w:lineRule="auto"/>
              <w:jc w:val="left"/>
              <w:rPr>
                <w:rFonts w:cs="Times New Roman"/>
                <w:sz w:val="24"/>
                <w:szCs w:val="24"/>
              </w:rPr>
            </w:pPr>
          </w:p>
        </w:tc>
      </w:tr>
      <w:tr w:rsidR="00555C19" w:rsidRPr="000D1248" w14:paraId="61AC69C5" w14:textId="77777777" w:rsidTr="00555C19">
        <w:trPr>
          <w:jc w:val="center"/>
        </w:trPr>
        <w:tc>
          <w:tcPr>
            <w:tcW w:w="3368" w:type="pct"/>
            <w:gridSpan w:val="6"/>
            <w:tcMar>
              <w:top w:w="100" w:type="dxa"/>
              <w:left w:w="40" w:type="dxa"/>
              <w:bottom w:w="100" w:type="dxa"/>
              <w:right w:w="40" w:type="dxa"/>
            </w:tcMar>
            <w:vAlign w:val="center"/>
          </w:tcPr>
          <w:p w14:paraId="5D54C85A"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8.2. Kiến thức Giáo dục chuyên nghiệp (… tín chỉ)</w:t>
            </w:r>
          </w:p>
        </w:tc>
        <w:tc>
          <w:tcPr>
            <w:tcW w:w="315" w:type="pct"/>
            <w:tcMar>
              <w:top w:w="100" w:type="dxa"/>
              <w:left w:w="40" w:type="dxa"/>
              <w:bottom w:w="100" w:type="dxa"/>
              <w:right w:w="40" w:type="dxa"/>
            </w:tcMar>
            <w:vAlign w:val="center"/>
          </w:tcPr>
          <w:p w14:paraId="18970F52" w14:textId="77777777" w:rsidR="00555C19" w:rsidRPr="000D1248" w:rsidRDefault="00555C19" w:rsidP="00A15177">
            <w:pP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76338278"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312132F3"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0A04A038" w14:textId="77777777" w:rsidTr="00555C19">
        <w:trPr>
          <w:jc w:val="center"/>
        </w:trPr>
        <w:tc>
          <w:tcPr>
            <w:tcW w:w="330" w:type="pct"/>
            <w:tcMar>
              <w:top w:w="100" w:type="dxa"/>
              <w:left w:w="40" w:type="dxa"/>
              <w:bottom w:w="100" w:type="dxa"/>
              <w:right w:w="40" w:type="dxa"/>
            </w:tcMar>
            <w:vAlign w:val="center"/>
          </w:tcPr>
          <w:p w14:paraId="2E628E13"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3038" w:type="pct"/>
            <w:gridSpan w:val="5"/>
            <w:tcMar>
              <w:top w:w="100" w:type="dxa"/>
              <w:left w:w="40" w:type="dxa"/>
              <w:bottom w:w="100" w:type="dxa"/>
              <w:right w:w="40" w:type="dxa"/>
            </w:tcMar>
            <w:vAlign w:val="center"/>
          </w:tcPr>
          <w:p w14:paraId="15F12AC6"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8.2.1. Kiến thức cơ sở ngành</w:t>
            </w:r>
          </w:p>
        </w:tc>
        <w:tc>
          <w:tcPr>
            <w:tcW w:w="315" w:type="pct"/>
            <w:tcMar>
              <w:top w:w="100" w:type="dxa"/>
              <w:left w:w="40" w:type="dxa"/>
              <w:bottom w:w="100" w:type="dxa"/>
              <w:right w:w="40" w:type="dxa"/>
            </w:tcMar>
            <w:vAlign w:val="center"/>
          </w:tcPr>
          <w:p w14:paraId="6002A66D" w14:textId="77777777" w:rsidR="00555C19" w:rsidRPr="000D1248" w:rsidRDefault="00555C19" w:rsidP="00A15177">
            <w:pP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60B77BC9"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7A14C634"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763A4B9E" w14:textId="77777777" w:rsidTr="00555C19">
        <w:trPr>
          <w:jc w:val="center"/>
        </w:trPr>
        <w:tc>
          <w:tcPr>
            <w:tcW w:w="330" w:type="pct"/>
            <w:tcMar>
              <w:top w:w="100" w:type="dxa"/>
              <w:left w:w="40" w:type="dxa"/>
              <w:bottom w:w="100" w:type="dxa"/>
              <w:right w:w="40" w:type="dxa"/>
            </w:tcMar>
            <w:vAlign w:val="center"/>
          </w:tcPr>
          <w:p w14:paraId="6E834A66"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3038" w:type="pct"/>
            <w:gridSpan w:val="5"/>
            <w:tcMar>
              <w:top w:w="100" w:type="dxa"/>
              <w:left w:w="40" w:type="dxa"/>
              <w:bottom w:w="100" w:type="dxa"/>
              <w:right w:w="40" w:type="dxa"/>
            </w:tcMar>
            <w:vAlign w:val="center"/>
          </w:tcPr>
          <w:p w14:paraId="3DCA24E3" w14:textId="77777777" w:rsidR="00555C19" w:rsidRPr="000D1248" w:rsidRDefault="00555C19" w:rsidP="00A15177">
            <w:pPr>
              <w:spacing w:after="0" w:line="240" w:lineRule="auto"/>
              <w:jc w:val="left"/>
              <w:rPr>
                <w:rFonts w:cs="Times New Roman"/>
                <w:i/>
                <w:sz w:val="24"/>
                <w:szCs w:val="24"/>
              </w:rPr>
            </w:pPr>
            <w:r w:rsidRPr="000D1248">
              <w:rPr>
                <w:rFonts w:cs="Times New Roman"/>
                <w:i/>
                <w:sz w:val="24"/>
                <w:szCs w:val="24"/>
              </w:rPr>
              <w:t>8.2.1.1. Kiến thức bắt buộc</w:t>
            </w:r>
          </w:p>
        </w:tc>
        <w:tc>
          <w:tcPr>
            <w:tcW w:w="315" w:type="pct"/>
            <w:tcMar>
              <w:top w:w="100" w:type="dxa"/>
              <w:left w:w="40" w:type="dxa"/>
              <w:bottom w:w="100" w:type="dxa"/>
              <w:right w:w="40" w:type="dxa"/>
            </w:tcMar>
            <w:vAlign w:val="center"/>
          </w:tcPr>
          <w:p w14:paraId="0EF5FFCB" w14:textId="77777777" w:rsidR="00555C19" w:rsidRPr="000D1248" w:rsidRDefault="00555C19" w:rsidP="00A15177">
            <w:pPr>
              <w:spacing w:after="0" w:line="240" w:lineRule="auto"/>
              <w:jc w:val="left"/>
              <w:rPr>
                <w:rFonts w:cs="Times New Roman"/>
                <w:b/>
                <w:i/>
                <w:sz w:val="24"/>
                <w:szCs w:val="24"/>
              </w:rPr>
            </w:pPr>
          </w:p>
        </w:tc>
        <w:tc>
          <w:tcPr>
            <w:tcW w:w="890" w:type="pct"/>
            <w:tcMar>
              <w:top w:w="100" w:type="dxa"/>
              <w:left w:w="40" w:type="dxa"/>
              <w:bottom w:w="100" w:type="dxa"/>
              <w:right w:w="40" w:type="dxa"/>
            </w:tcMar>
            <w:vAlign w:val="center"/>
          </w:tcPr>
          <w:p w14:paraId="0E62D4BC"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0087D671"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6A7447AC" w14:textId="77777777" w:rsidTr="00555C19">
        <w:trPr>
          <w:jc w:val="center"/>
        </w:trPr>
        <w:tc>
          <w:tcPr>
            <w:tcW w:w="330" w:type="pct"/>
            <w:tcMar>
              <w:top w:w="100" w:type="dxa"/>
              <w:left w:w="40" w:type="dxa"/>
              <w:bottom w:w="100" w:type="dxa"/>
              <w:right w:w="40" w:type="dxa"/>
            </w:tcMar>
            <w:vAlign w:val="center"/>
          </w:tcPr>
          <w:p w14:paraId="3573F0CD"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3BE9A5FD"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w:t>
            </w:r>
          </w:p>
        </w:tc>
        <w:tc>
          <w:tcPr>
            <w:tcW w:w="1749" w:type="pct"/>
            <w:gridSpan w:val="2"/>
            <w:tcMar>
              <w:top w:w="100" w:type="dxa"/>
              <w:left w:w="40" w:type="dxa"/>
              <w:bottom w:w="100" w:type="dxa"/>
              <w:right w:w="40" w:type="dxa"/>
            </w:tcMar>
            <w:vAlign w:val="center"/>
          </w:tcPr>
          <w:p w14:paraId="0D91B99F" w14:textId="77777777" w:rsidR="00555C19" w:rsidRPr="000D1248" w:rsidRDefault="00555C19" w:rsidP="00A15177">
            <w:pPr>
              <w:spacing w:after="0" w:line="240" w:lineRule="auto"/>
              <w:jc w:val="left"/>
              <w:rPr>
                <w:rFonts w:cs="Times New Roman"/>
                <w:sz w:val="24"/>
                <w:szCs w:val="24"/>
              </w:rPr>
            </w:pPr>
          </w:p>
        </w:tc>
        <w:tc>
          <w:tcPr>
            <w:tcW w:w="539" w:type="pct"/>
            <w:tcMar>
              <w:top w:w="100" w:type="dxa"/>
              <w:left w:w="40" w:type="dxa"/>
              <w:bottom w:w="100" w:type="dxa"/>
              <w:right w:w="40" w:type="dxa"/>
            </w:tcMar>
            <w:vAlign w:val="center"/>
          </w:tcPr>
          <w:p w14:paraId="2A8AD304" w14:textId="77777777" w:rsidR="00555C19" w:rsidRPr="000D1248" w:rsidRDefault="00555C19" w:rsidP="00A15177">
            <w:pPr>
              <w:spacing w:after="0" w:line="240" w:lineRule="auto"/>
              <w:jc w:val="left"/>
              <w:rPr>
                <w:rFonts w:cs="Times New Roman"/>
                <w:sz w:val="24"/>
                <w:szCs w:val="24"/>
              </w:rPr>
            </w:pPr>
          </w:p>
        </w:tc>
        <w:tc>
          <w:tcPr>
            <w:tcW w:w="315" w:type="pct"/>
            <w:tcMar>
              <w:top w:w="100" w:type="dxa"/>
              <w:left w:w="40" w:type="dxa"/>
              <w:bottom w:w="100" w:type="dxa"/>
              <w:right w:w="40" w:type="dxa"/>
            </w:tcMar>
            <w:vAlign w:val="center"/>
          </w:tcPr>
          <w:p w14:paraId="2ACE1A85"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3FDC2088"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7AD8CE6E" w14:textId="77777777" w:rsidR="00555C19" w:rsidRPr="000D1248" w:rsidRDefault="00555C19" w:rsidP="00A15177">
            <w:pPr>
              <w:spacing w:after="0" w:line="240" w:lineRule="auto"/>
              <w:jc w:val="left"/>
              <w:rPr>
                <w:rFonts w:cs="Times New Roman"/>
                <w:sz w:val="24"/>
                <w:szCs w:val="24"/>
              </w:rPr>
            </w:pPr>
          </w:p>
        </w:tc>
      </w:tr>
      <w:tr w:rsidR="00555C19" w:rsidRPr="000D1248" w14:paraId="34D05BA1" w14:textId="77777777" w:rsidTr="00555C19">
        <w:trPr>
          <w:jc w:val="center"/>
        </w:trPr>
        <w:tc>
          <w:tcPr>
            <w:tcW w:w="330" w:type="pct"/>
            <w:tcMar>
              <w:top w:w="100" w:type="dxa"/>
              <w:left w:w="40" w:type="dxa"/>
              <w:bottom w:w="100" w:type="dxa"/>
              <w:right w:w="40" w:type="dxa"/>
            </w:tcMar>
            <w:vAlign w:val="center"/>
          </w:tcPr>
          <w:p w14:paraId="09EE791D"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3038" w:type="pct"/>
            <w:gridSpan w:val="5"/>
            <w:tcMar>
              <w:top w:w="100" w:type="dxa"/>
              <w:left w:w="40" w:type="dxa"/>
              <w:bottom w:w="100" w:type="dxa"/>
              <w:right w:w="40" w:type="dxa"/>
            </w:tcMar>
            <w:vAlign w:val="center"/>
          </w:tcPr>
          <w:p w14:paraId="1CA90908" w14:textId="77777777" w:rsidR="00555C19" w:rsidRPr="000D1248" w:rsidRDefault="00555C19" w:rsidP="00A15177">
            <w:pPr>
              <w:spacing w:after="0" w:line="240" w:lineRule="auto"/>
              <w:jc w:val="left"/>
              <w:rPr>
                <w:rFonts w:cs="Times New Roman"/>
                <w:i/>
                <w:sz w:val="24"/>
                <w:szCs w:val="24"/>
              </w:rPr>
            </w:pPr>
            <w:r w:rsidRPr="000D1248">
              <w:rPr>
                <w:rFonts w:cs="Times New Roman"/>
                <w:i/>
                <w:sz w:val="24"/>
                <w:szCs w:val="24"/>
              </w:rPr>
              <w:t>8.2.1.1. Kiến thức tự chọn</w:t>
            </w:r>
          </w:p>
        </w:tc>
        <w:tc>
          <w:tcPr>
            <w:tcW w:w="315" w:type="pct"/>
            <w:tcMar>
              <w:top w:w="100" w:type="dxa"/>
              <w:left w:w="40" w:type="dxa"/>
              <w:bottom w:w="100" w:type="dxa"/>
              <w:right w:w="40" w:type="dxa"/>
            </w:tcMar>
            <w:vAlign w:val="center"/>
          </w:tcPr>
          <w:p w14:paraId="1BCC33ED" w14:textId="77777777" w:rsidR="00555C19" w:rsidRPr="000D1248" w:rsidRDefault="00555C19" w:rsidP="00A15177">
            <w:pPr>
              <w:spacing w:after="0" w:line="240" w:lineRule="auto"/>
              <w:jc w:val="left"/>
              <w:rPr>
                <w:rFonts w:cs="Times New Roman"/>
                <w:b/>
                <w:i/>
                <w:sz w:val="24"/>
                <w:szCs w:val="24"/>
              </w:rPr>
            </w:pPr>
          </w:p>
        </w:tc>
        <w:tc>
          <w:tcPr>
            <w:tcW w:w="890" w:type="pct"/>
            <w:tcMar>
              <w:top w:w="100" w:type="dxa"/>
              <w:left w:w="40" w:type="dxa"/>
              <w:bottom w:w="100" w:type="dxa"/>
              <w:right w:w="40" w:type="dxa"/>
            </w:tcMar>
            <w:vAlign w:val="center"/>
          </w:tcPr>
          <w:p w14:paraId="03F0D189" w14:textId="77777777" w:rsidR="00555C19" w:rsidRPr="000D1248" w:rsidRDefault="00555C19" w:rsidP="00A15177">
            <w:pP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48A31E5B"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67973E71" w14:textId="77777777" w:rsidTr="00555C19">
        <w:trPr>
          <w:jc w:val="center"/>
        </w:trPr>
        <w:tc>
          <w:tcPr>
            <w:tcW w:w="330" w:type="pct"/>
            <w:tcMar>
              <w:top w:w="100" w:type="dxa"/>
              <w:left w:w="40" w:type="dxa"/>
              <w:bottom w:w="100" w:type="dxa"/>
              <w:right w:w="40" w:type="dxa"/>
            </w:tcMar>
            <w:vAlign w:val="center"/>
          </w:tcPr>
          <w:p w14:paraId="38580FC6"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2561E211"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w:t>
            </w:r>
          </w:p>
        </w:tc>
        <w:tc>
          <w:tcPr>
            <w:tcW w:w="1749" w:type="pct"/>
            <w:gridSpan w:val="2"/>
            <w:tcMar>
              <w:top w:w="100" w:type="dxa"/>
              <w:left w:w="40" w:type="dxa"/>
              <w:bottom w:w="100" w:type="dxa"/>
              <w:right w:w="40" w:type="dxa"/>
            </w:tcMar>
            <w:vAlign w:val="center"/>
          </w:tcPr>
          <w:p w14:paraId="372A766D" w14:textId="77777777" w:rsidR="00555C19" w:rsidRPr="000D1248" w:rsidRDefault="00555C19" w:rsidP="00A15177">
            <w:pPr>
              <w:spacing w:after="0" w:line="240" w:lineRule="auto"/>
              <w:jc w:val="left"/>
              <w:rPr>
                <w:rFonts w:cs="Times New Roman"/>
                <w:sz w:val="24"/>
                <w:szCs w:val="24"/>
              </w:rPr>
            </w:pPr>
          </w:p>
        </w:tc>
        <w:tc>
          <w:tcPr>
            <w:tcW w:w="539" w:type="pct"/>
            <w:tcMar>
              <w:top w:w="100" w:type="dxa"/>
              <w:left w:w="40" w:type="dxa"/>
              <w:bottom w:w="100" w:type="dxa"/>
              <w:right w:w="40" w:type="dxa"/>
            </w:tcMar>
            <w:vAlign w:val="center"/>
          </w:tcPr>
          <w:p w14:paraId="730DFBAD" w14:textId="77777777" w:rsidR="00555C19" w:rsidRPr="000D1248" w:rsidRDefault="00555C19" w:rsidP="00A15177">
            <w:pPr>
              <w:spacing w:after="0" w:line="240" w:lineRule="auto"/>
              <w:jc w:val="left"/>
              <w:rPr>
                <w:rFonts w:cs="Times New Roman"/>
                <w:sz w:val="24"/>
                <w:szCs w:val="24"/>
              </w:rPr>
            </w:pPr>
          </w:p>
        </w:tc>
        <w:tc>
          <w:tcPr>
            <w:tcW w:w="315" w:type="pct"/>
            <w:tcMar>
              <w:top w:w="100" w:type="dxa"/>
              <w:left w:w="40" w:type="dxa"/>
              <w:bottom w:w="100" w:type="dxa"/>
              <w:right w:w="40" w:type="dxa"/>
            </w:tcMar>
            <w:vAlign w:val="center"/>
          </w:tcPr>
          <w:p w14:paraId="7A7D1202"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2B28C1CD"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559F9EAD" w14:textId="77777777" w:rsidR="00555C19" w:rsidRPr="000D1248" w:rsidRDefault="00555C19" w:rsidP="00A15177">
            <w:pPr>
              <w:spacing w:after="0" w:line="240" w:lineRule="auto"/>
              <w:jc w:val="left"/>
              <w:rPr>
                <w:rFonts w:cs="Times New Roman"/>
                <w:sz w:val="24"/>
                <w:szCs w:val="24"/>
              </w:rPr>
            </w:pPr>
          </w:p>
        </w:tc>
      </w:tr>
      <w:tr w:rsidR="00555C19" w:rsidRPr="000D1248" w14:paraId="078B4A0B" w14:textId="77777777" w:rsidTr="00555C19">
        <w:trPr>
          <w:jc w:val="center"/>
        </w:trPr>
        <w:tc>
          <w:tcPr>
            <w:tcW w:w="330" w:type="pct"/>
            <w:tcMar>
              <w:top w:w="100" w:type="dxa"/>
              <w:left w:w="40" w:type="dxa"/>
              <w:bottom w:w="100" w:type="dxa"/>
              <w:right w:w="40" w:type="dxa"/>
            </w:tcMar>
            <w:vAlign w:val="center"/>
          </w:tcPr>
          <w:p w14:paraId="30436EF6" w14:textId="77777777" w:rsidR="00555C19" w:rsidRPr="000D1248" w:rsidRDefault="00555C19" w:rsidP="00A15177">
            <w:pPr>
              <w:spacing w:after="0" w:line="240" w:lineRule="auto"/>
              <w:jc w:val="left"/>
              <w:rPr>
                <w:rFonts w:cs="Times New Roman"/>
                <w:sz w:val="24"/>
                <w:szCs w:val="24"/>
              </w:rPr>
            </w:pPr>
          </w:p>
        </w:tc>
        <w:tc>
          <w:tcPr>
            <w:tcW w:w="3038" w:type="pct"/>
            <w:gridSpan w:val="5"/>
            <w:tcMar>
              <w:top w:w="100" w:type="dxa"/>
              <w:left w:w="40" w:type="dxa"/>
              <w:bottom w:w="100" w:type="dxa"/>
              <w:right w:w="40" w:type="dxa"/>
            </w:tcMar>
            <w:vAlign w:val="center"/>
          </w:tcPr>
          <w:p w14:paraId="26049B27" w14:textId="77777777" w:rsidR="00555C19" w:rsidRPr="000D1248" w:rsidRDefault="00555C19" w:rsidP="00A15177">
            <w:pPr>
              <w:spacing w:after="0" w:line="240" w:lineRule="auto"/>
              <w:jc w:val="left"/>
              <w:rPr>
                <w:rFonts w:cs="Times New Roman"/>
                <w:sz w:val="24"/>
                <w:szCs w:val="24"/>
              </w:rPr>
            </w:pPr>
            <w:r w:rsidRPr="000D1248">
              <w:rPr>
                <w:rFonts w:cs="Times New Roman"/>
                <w:b/>
                <w:sz w:val="24"/>
                <w:szCs w:val="24"/>
              </w:rPr>
              <w:t>8.2.2. Kiến thức chung của ngành</w:t>
            </w:r>
          </w:p>
        </w:tc>
        <w:tc>
          <w:tcPr>
            <w:tcW w:w="315" w:type="pct"/>
            <w:tcMar>
              <w:top w:w="100" w:type="dxa"/>
              <w:left w:w="40" w:type="dxa"/>
              <w:bottom w:w="100" w:type="dxa"/>
              <w:right w:w="40" w:type="dxa"/>
            </w:tcMar>
            <w:vAlign w:val="center"/>
          </w:tcPr>
          <w:p w14:paraId="19C0DB19"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16A1FCD7"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5F6D84C4" w14:textId="77777777" w:rsidR="00555C19" w:rsidRPr="000D1248" w:rsidRDefault="00555C19" w:rsidP="00A15177">
            <w:pPr>
              <w:spacing w:after="0" w:line="240" w:lineRule="auto"/>
              <w:jc w:val="left"/>
              <w:rPr>
                <w:rFonts w:cs="Times New Roman"/>
                <w:sz w:val="24"/>
                <w:szCs w:val="24"/>
              </w:rPr>
            </w:pPr>
          </w:p>
        </w:tc>
      </w:tr>
      <w:tr w:rsidR="00555C19" w:rsidRPr="000D1248" w14:paraId="3818DA2C" w14:textId="77777777" w:rsidTr="00555C19">
        <w:trPr>
          <w:jc w:val="center"/>
        </w:trPr>
        <w:tc>
          <w:tcPr>
            <w:tcW w:w="330" w:type="pct"/>
            <w:tcMar>
              <w:top w:w="100" w:type="dxa"/>
              <w:left w:w="40" w:type="dxa"/>
              <w:bottom w:w="100" w:type="dxa"/>
              <w:right w:w="40" w:type="dxa"/>
            </w:tcMar>
            <w:vAlign w:val="center"/>
          </w:tcPr>
          <w:p w14:paraId="05A43E9F" w14:textId="77777777" w:rsidR="00555C19" w:rsidRPr="000D1248" w:rsidRDefault="00555C19" w:rsidP="00A15177">
            <w:pPr>
              <w:spacing w:after="0" w:line="240" w:lineRule="auto"/>
              <w:jc w:val="left"/>
              <w:rPr>
                <w:rFonts w:cs="Times New Roman"/>
                <w:sz w:val="24"/>
                <w:szCs w:val="24"/>
              </w:rPr>
            </w:pPr>
          </w:p>
        </w:tc>
        <w:tc>
          <w:tcPr>
            <w:tcW w:w="3038" w:type="pct"/>
            <w:gridSpan w:val="5"/>
            <w:tcMar>
              <w:top w:w="100" w:type="dxa"/>
              <w:left w:w="40" w:type="dxa"/>
              <w:bottom w:w="100" w:type="dxa"/>
              <w:right w:w="40" w:type="dxa"/>
            </w:tcMar>
            <w:vAlign w:val="center"/>
          </w:tcPr>
          <w:p w14:paraId="09031D33" w14:textId="77777777" w:rsidR="00555C19" w:rsidRPr="000D1248" w:rsidRDefault="00555C19" w:rsidP="00A15177">
            <w:pPr>
              <w:spacing w:after="0" w:line="240" w:lineRule="auto"/>
              <w:jc w:val="left"/>
              <w:rPr>
                <w:rFonts w:cs="Times New Roman"/>
                <w:sz w:val="24"/>
                <w:szCs w:val="24"/>
              </w:rPr>
            </w:pPr>
            <w:r w:rsidRPr="000D1248">
              <w:rPr>
                <w:rFonts w:cs="Times New Roman"/>
                <w:i/>
                <w:sz w:val="24"/>
                <w:szCs w:val="24"/>
              </w:rPr>
              <w:t>8.2.2.1. Kiến thức bắt buộc</w:t>
            </w:r>
          </w:p>
        </w:tc>
        <w:tc>
          <w:tcPr>
            <w:tcW w:w="315" w:type="pct"/>
            <w:tcMar>
              <w:top w:w="100" w:type="dxa"/>
              <w:left w:w="40" w:type="dxa"/>
              <w:bottom w:w="100" w:type="dxa"/>
              <w:right w:w="40" w:type="dxa"/>
            </w:tcMar>
            <w:vAlign w:val="center"/>
          </w:tcPr>
          <w:p w14:paraId="5783F349"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7C19157A"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6959E0FB" w14:textId="77777777" w:rsidR="00555C19" w:rsidRPr="000D1248" w:rsidRDefault="00555C19" w:rsidP="00A15177">
            <w:pPr>
              <w:spacing w:after="0" w:line="240" w:lineRule="auto"/>
              <w:jc w:val="left"/>
              <w:rPr>
                <w:rFonts w:cs="Times New Roman"/>
                <w:sz w:val="24"/>
                <w:szCs w:val="24"/>
              </w:rPr>
            </w:pPr>
          </w:p>
        </w:tc>
      </w:tr>
      <w:tr w:rsidR="00555C19" w:rsidRPr="000D1248" w14:paraId="256AC2B5" w14:textId="77777777" w:rsidTr="00555C19">
        <w:trPr>
          <w:jc w:val="center"/>
        </w:trPr>
        <w:tc>
          <w:tcPr>
            <w:tcW w:w="330" w:type="pct"/>
            <w:tcMar>
              <w:top w:w="100" w:type="dxa"/>
              <w:left w:w="40" w:type="dxa"/>
              <w:bottom w:w="100" w:type="dxa"/>
              <w:right w:w="40" w:type="dxa"/>
            </w:tcMar>
            <w:vAlign w:val="center"/>
          </w:tcPr>
          <w:p w14:paraId="2C768D6C"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5B1C2DFE" w14:textId="77777777" w:rsidR="00555C19" w:rsidRPr="000D1248" w:rsidRDefault="00555C19" w:rsidP="00A15177">
            <w:pPr>
              <w:spacing w:after="0" w:line="240" w:lineRule="auto"/>
              <w:jc w:val="left"/>
              <w:rPr>
                <w:rFonts w:cs="Times New Roman"/>
                <w:sz w:val="24"/>
                <w:szCs w:val="24"/>
              </w:rPr>
            </w:pPr>
            <w:r w:rsidRPr="000D1248">
              <w:rPr>
                <w:rFonts w:cs="Times New Roman"/>
                <w:sz w:val="24"/>
                <w:szCs w:val="24"/>
              </w:rPr>
              <w:t>…..</w:t>
            </w:r>
          </w:p>
        </w:tc>
        <w:tc>
          <w:tcPr>
            <w:tcW w:w="1749" w:type="pct"/>
            <w:gridSpan w:val="2"/>
            <w:tcMar>
              <w:top w:w="100" w:type="dxa"/>
              <w:left w:w="40" w:type="dxa"/>
              <w:bottom w:w="100" w:type="dxa"/>
              <w:right w:w="40" w:type="dxa"/>
            </w:tcMar>
            <w:vAlign w:val="center"/>
          </w:tcPr>
          <w:p w14:paraId="631D473B" w14:textId="77777777" w:rsidR="00555C19" w:rsidRPr="000D1248" w:rsidRDefault="00555C19" w:rsidP="00A15177">
            <w:pPr>
              <w:spacing w:after="0" w:line="240" w:lineRule="auto"/>
              <w:jc w:val="left"/>
              <w:rPr>
                <w:rFonts w:cs="Times New Roman"/>
                <w:sz w:val="24"/>
                <w:szCs w:val="24"/>
              </w:rPr>
            </w:pPr>
          </w:p>
        </w:tc>
        <w:tc>
          <w:tcPr>
            <w:tcW w:w="539" w:type="pct"/>
            <w:tcMar>
              <w:top w:w="100" w:type="dxa"/>
              <w:left w:w="40" w:type="dxa"/>
              <w:bottom w:w="100" w:type="dxa"/>
              <w:right w:w="40" w:type="dxa"/>
            </w:tcMar>
            <w:vAlign w:val="center"/>
          </w:tcPr>
          <w:p w14:paraId="75429A17" w14:textId="77777777" w:rsidR="00555C19" w:rsidRPr="000D1248" w:rsidRDefault="00555C19" w:rsidP="00A15177">
            <w:pPr>
              <w:spacing w:after="0" w:line="240" w:lineRule="auto"/>
              <w:jc w:val="left"/>
              <w:rPr>
                <w:rFonts w:cs="Times New Roman"/>
                <w:sz w:val="24"/>
                <w:szCs w:val="24"/>
              </w:rPr>
            </w:pPr>
          </w:p>
        </w:tc>
        <w:tc>
          <w:tcPr>
            <w:tcW w:w="315" w:type="pct"/>
            <w:tcMar>
              <w:top w:w="100" w:type="dxa"/>
              <w:left w:w="40" w:type="dxa"/>
              <w:bottom w:w="100" w:type="dxa"/>
              <w:right w:w="40" w:type="dxa"/>
            </w:tcMar>
            <w:vAlign w:val="center"/>
          </w:tcPr>
          <w:p w14:paraId="171E67A2"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047A6E53"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67E709AB" w14:textId="77777777" w:rsidR="00555C19" w:rsidRPr="000D1248" w:rsidRDefault="00555C19" w:rsidP="00A15177">
            <w:pPr>
              <w:spacing w:after="0" w:line="240" w:lineRule="auto"/>
              <w:jc w:val="left"/>
              <w:rPr>
                <w:rFonts w:cs="Times New Roman"/>
                <w:sz w:val="24"/>
                <w:szCs w:val="24"/>
              </w:rPr>
            </w:pPr>
          </w:p>
        </w:tc>
      </w:tr>
      <w:tr w:rsidR="00555C19" w:rsidRPr="000D1248" w14:paraId="564315FE" w14:textId="77777777" w:rsidTr="00555C19">
        <w:trPr>
          <w:jc w:val="center"/>
        </w:trPr>
        <w:tc>
          <w:tcPr>
            <w:tcW w:w="330" w:type="pct"/>
            <w:tcMar>
              <w:top w:w="100" w:type="dxa"/>
              <w:left w:w="40" w:type="dxa"/>
              <w:bottom w:w="100" w:type="dxa"/>
              <w:right w:w="40" w:type="dxa"/>
            </w:tcMar>
            <w:vAlign w:val="center"/>
          </w:tcPr>
          <w:p w14:paraId="0BBC6E94" w14:textId="77777777" w:rsidR="00555C19" w:rsidRPr="000D1248" w:rsidRDefault="00555C19" w:rsidP="00A15177">
            <w:pPr>
              <w:spacing w:after="0" w:line="240" w:lineRule="auto"/>
              <w:jc w:val="left"/>
              <w:rPr>
                <w:rFonts w:cs="Times New Roman"/>
                <w:sz w:val="24"/>
                <w:szCs w:val="24"/>
                <w:lang w:val="vi-VN"/>
              </w:rPr>
            </w:pPr>
          </w:p>
        </w:tc>
        <w:tc>
          <w:tcPr>
            <w:tcW w:w="3038" w:type="pct"/>
            <w:gridSpan w:val="5"/>
            <w:tcMar>
              <w:top w:w="100" w:type="dxa"/>
              <w:left w:w="40" w:type="dxa"/>
              <w:bottom w:w="100" w:type="dxa"/>
              <w:right w:w="40" w:type="dxa"/>
            </w:tcMar>
            <w:vAlign w:val="center"/>
          </w:tcPr>
          <w:p w14:paraId="56EAC88E" w14:textId="77777777" w:rsidR="00555C19" w:rsidRPr="000D1248" w:rsidRDefault="00555C19" w:rsidP="00A15177">
            <w:pPr>
              <w:spacing w:after="0" w:line="240" w:lineRule="auto"/>
              <w:jc w:val="left"/>
              <w:rPr>
                <w:rFonts w:cs="Times New Roman"/>
                <w:sz w:val="24"/>
                <w:szCs w:val="24"/>
              </w:rPr>
            </w:pPr>
            <w:r w:rsidRPr="000D1248">
              <w:rPr>
                <w:rFonts w:cs="Times New Roman"/>
                <w:i/>
                <w:sz w:val="24"/>
                <w:szCs w:val="24"/>
              </w:rPr>
              <w:t>8.2.2.2. Kiến thức tự chọn</w:t>
            </w:r>
          </w:p>
        </w:tc>
        <w:tc>
          <w:tcPr>
            <w:tcW w:w="315" w:type="pct"/>
            <w:tcMar>
              <w:top w:w="100" w:type="dxa"/>
              <w:left w:w="40" w:type="dxa"/>
              <w:bottom w:w="100" w:type="dxa"/>
              <w:right w:w="40" w:type="dxa"/>
            </w:tcMar>
            <w:vAlign w:val="center"/>
          </w:tcPr>
          <w:p w14:paraId="081CD08C"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54793FFC"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4A987812" w14:textId="77777777" w:rsidR="00555C19" w:rsidRPr="000D1248" w:rsidRDefault="00555C19" w:rsidP="00A15177">
            <w:pPr>
              <w:spacing w:after="0" w:line="240" w:lineRule="auto"/>
              <w:jc w:val="left"/>
              <w:rPr>
                <w:rFonts w:cs="Times New Roman"/>
                <w:sz w:val="24"/>
                <w:szCs w:val="24"/>
              </w:rPr>
            </w:pPr>
          </w:p>
        </w:tc>
      </w:tr>
      <w:tr w:rsidR="00555C19" w:rsidRPr="000D1248" w14:paraId="508FF807" w14:textId="77777777" w:rsidTr="00555C19">
        <w:trPr>
          <w:jc w:val="center"/>
        </w:trPr>
        <w:tc>
          <w:tcPr>
            <w:tcW w:w="330" w:type="pct"/>
            <w:tcMar>
              <w:top w:w="100" w:type="dxa"/>
              <w:left w:w="40" w:type="dxa"/>
              <w:bottom w:w="100" w:type="dxa"/>
              <w:right w:w="40" w:type="dxa"/>
            </w:tcMar>
            <w:vAlign w:val="center"/>
          </w:tcPr>
          <w:p w14:paraId="66AF87BD" w14:textId="77777777" w:rsidR="00555C19" w:rsidRPr="000D1248" w:rsidRDefault="00555C19" w:rsidP="00A15177">
            <w:pPr>
              <w:spacing w:after="0" w:line="240" w:lineRule="auto"/>
              <w:jc w:val="left"/>
              <w:rPr>
                <w:rFonts w:cs="Times New Roman"/>
                <w:sz w:val="24"/>
                <w:szCs w:val="24"/>
              </w:rPr>
            </w:pPr>
          </w:p>
        </w:tc>
        <w:tc>
          <w:tcPr>
            <w:tcW w:w="750" w:type="pct"/>
            <w:gridSpan w:val="2"/>
            <w:tcMar>
              <w:top w:w="100" w:type="dxa"/>
              <w:left w:w="40" w:type="dxa"/>
              <w:bottom w:w="100" w:type="dxa"/>
              <w:right w:w="40" w:type="dxa"/>
            </w:tcMar>
            <w:vAlign w:val="center"/>
          </w:tcPr>
          <w:p w14:paraId="76F74F06" w14:textId="77777777" w:rsidR="00555C19" w:rsidRPr="000D1248" w:rsidRDefault="00555C19" w:rsidP="00A15177">
            <w:pPr>
              <w:pBdr>
                <w:top w:val="nil"/>
                <w:left w:val="nil"/>
                <w:bottom w:val="nil"/>
                <w:right w:val="nil"/>
                <w:between w:val="nil"/>
              </w:pBdr>
              <w:spacing w:after="0" w:line="240" w:lineRule="auto"/>
              <w:jc w:val="left"/>
              <w:rPr>
                <w:rFonts w:cs="Times New Roman"/>
                <w:sz w:val="24"/>
                <w:szCs w:val="24"/>
              </w:rPr>
            </w:pPr>
            <w:r w:rsidRPr="000D1248">
              <w:rPr>
                <w:rFonts w:cs="Times New Roman"/>
                <w:sz w:val="24"/>
                <w:szCs w:val="24"/>
              </w:rPr>
              <w:t>……</w:t>
            </w:r>
          </w:p>
        </w:tc>
        <w:tc>
          <w:tcPr>
            <w:tcW w:w="1749" w:type="pct"/>
            <w:gridSpan w:val="2"/>
            <w:tcMar>
              <w:top w:w="100" w:type="dxa"/>
              <w:left w:w="40" w:type="dxa"/>
              <w:bottom w:w="100" w:type="dxa"/>
              <w:right w:w="40" w:type="dxa"/>
            </w:tcMar>
            <w:vAlign w:val="center"/>
          </w:tcPr>
          <w:p w14:paraId="089F9291" w14:textId="77777777" w:rsidR="00555C19" w:rsidRPr="000D1248" w:rsidRDefault="00555C19" w:rsidP="00A15177">
            <w:pPr>
              <w:spacing w:after="0" w:line="240" w:lineRule="auto"/>
              <w:jc w:val="left"/>
              <w:rPr>
                <w:rFonts w:cs="Times New Roman"/>
                <w:sz w:val="24"/>
                <w:szCs w:val="24"/>
              </w:rPr>
            </w:pPr>
          </w:p>
        </w:tc>
        <w:tc>
          <w:tcPr>
            <w:tcW w:w="539" w:type="pct"/>
            <w:tcMar>
              <w:top w:w="100" w:type="dxa"/>
              <w:left w:w="40" w:type="dxa"/>
              <w:bottom w:w="100" w:type="dxa"/>
              <w:right w:w="40" w:type="dxa"/>
            </w:tcMar>
            <w:vAlign w:val="center"/>
          </w:tcPr>
          <w:p w14:paraId="6CC6820A" w14:textId="77777777" w:rsidR="00555C19" w:rsidRPr="000D1248" w:rsidRDefault="00555C19" w:rsidP="00A15177">
            <w:pPr>
              <w:spacing w:after="0" w:line="240" w:lineRule="auto"/>
              <w:jc w:val="left"/>
              <w:rPr>
                <w:rFonts w:cs="Times New Roman"/>
                <w:sz w:val="24"/>
                <w:szCs w:val="24"/>
              </w:rPr>
            </w:pPr>
          </w:p>
        </w:tc>
        <w:tc>
          <w:tcPr>
            <w:tcW w:w="315" w:type="pct"/>
            <w:tcMar>
              <w:top w:w="100" w:type="dxa"/>
              <w:left w:w="40" w:type="dxa"/>
              <w:bottom w:w="100" w:type="dxa"/>
              <w:right w:w="40" w:type="dxa"/>
            </w:tcMar>
            <w:vAlign w:val="center"/>
          </w:tcPr>
          <w:p w14:paraId="1677B0C6" w14:textId="77777777" w:rsidR="00555C19" w:rsidRPr="000D1248" w:rsidRDefault="00555C19" w:rsidP="00A15177">
            <w:pPr>
              <w:spacing w:after="0" w:line="240" w:lineRule="auto"/>
              <w:jc w:val="left"/>
              <w:rPr>
                <w:rFonts w:cs="Times New Roman"/>
                <w:sz w:val="24"/>
                <w:szCs w:val="24"/>
              </w:rPr>
            </w:pPr>
          </w:p>
        </w:tc>
        <w:tc>
          <w:tcPr>
            <w:tcW w:w="890" w:type="pct"/>
            <w:tcMar>
              <w:top w:w="100" w:type="dxa"/>
              <w:left w:w="40" w:type="dxa"/>
              <w:bottom w:w="100" w:type="dxa"/>
              <w:right w:w="40" w:type="dxa"/>
            </w:tcMar>
            <w:vAlign w:val="center"/>
          </w:tcPr>
          <w:p w14:paraId="08C54837" w14:textId="77777777" w:rsidR="00555C19" w:rsidRPr="000D1248" w:rsidRDefault="00555C19" w:rsidP="00A15177">
            <w:pPr>
              <w:spacing w:after="0" w:line="240" w:lineRule="auto"/>
              <w:jc w:val="left"/>
              <w:rPr>
                <w:rFonts w:cs="Times New Roman"/>
                <w:sz w:val="24"/>
                <w:szCs w:val="24"/>
              </w:rPr>
            </w:pPr>
          </w:p>
        </w:tc>
        <w:tc>
          <w:tcPr>
            <w:tcW w:w="427" w:type="pct"/>
            <w:tcMar>
              <w:top w:w="100" w:type="dxa"/>
              <w:left w:w="40" w:type="dxa"/>
              <w:bottom w:w="100" w:type="dxa"/>
              <w:right w:w="40" w:type="dxa"/>
            </w:tcMar>
            <w:vAlign w:val="center"/>
          </w:tcPr>
          <w:p w14:paraId="137026DF" w14:textId="77777777" w:rsidR="00555C19" w:rsidRPr="000D1248" w:rsidRDefault="00555C19" w:rsidP="00A15177">
            <w:pPr>
              <w:spacing w:after="0" w:line="240" w:lineRule="auto"/>
              <w:jc w:val="left"/>
              <w:rPr>
                <w:rFonts w:cs="Times New Roman"/>
                <w:sz w:val="24"/>
                <w:szCs w:val="24"/>
              </w:rPr>
            </w:pPr>
          </w:p>
        </w:tc>
      </w:tr>
      <w:tr w:rsidR="00555C19" w:rsidRPr="000D1248" w14:paraId="7D73483C" w14:textId="77777777" w:rsidTr="00555C19">
        <w:trPr>
          <w:jc w:val="center"/>
        </w:trPr>
        <w:tc>
          <w:tcPr>
            <w:tcW w:w="330" w:type="pct"/>
            <w:tcMar>
              <w:top w:w="100" w:type="dxa"/>
              <w:left w:w="40" w:type="dxa"/>
              <w:bottom w:w="100" w:type="dxa"/>
              <w:right w:w="40" w:type="dxa"/>
            </w:tcMar>
            <w:vAlign w:val="center"/>
          </w:tcPr>
          <w:p w14:paraId="3E2AF52B"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3038" w:type="pct"/>
            <w:gridSpan w:val="5"/>
            <w:tcMar>
              <w:top w:w="100" w:type="dxa"/>
              <w:left w:w="40" w:type="dxa"/>
              <w:bottom w:w="100" w:type="dxa"/>
              <w:right w:w="40" w:type="dxa"/>
            </w:tcMar>
            <w:vAlign w:val="center"/>
          </w:tcPr>
          <w:p w14:paraId="110C372F"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8.2.3. Kiến thức chuyên ngành</w:t>
            </w:r>
          </w:p>
        </w:tc>
        <w:tc>
          <w:tcPr>
            <w:tcW w:w="315" w:type="pct"/>
            <w:tcMar>
              <w:top w:w="100" w:type="dxa"/>
              <w:left w:w="40" w:type="dxa"/>
              <w:bottom w:w="100" w:type="dxa"/>
              <w:right w:w="40" w:type="dxa"/>
            </w:tcMar>
            <w:vAlign w:val="center"/>
          </w:tcPr>
          <w:p w14:paraId="1CADC145"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50DC3A93"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2BBFF052"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r w:rsidR="00555C19" w:rsidRPr="000D1248" w14:paraId="331F2397" w14:textId="77777777" w:rsidTr="00555C19">
        <w:trPr>
          <w:jc w:val="center"/>
        </w:trPr>
        <w:tc>
          <w:tcPr>
            <w:tcW w:w="330" w:type="pct"/>
            <w:tcMar>
              <w:top w:w="100" w:type="dxa"/>
              <w:left w:w="40" w:type="dxa"/>
              <w:bottom w:w="100" w:type="dxa"/>
              <w:right w:w="40" w:type="dxa"/>
            </w:tcMar>
            <w:vAlign w:val="center"/>
          </w:tcPr>
          <w:p w14:paraId="4AA72CD1"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731" w:type="pct"/>
            <w:tcMar>
              <w:top w:w="100" w:type="dxa"/>
              <w:left w:w="40" w:type="dxa"/>
              <w:bottom w:w="100" w:type="dxa"/>
              <w:right w:w="40" w:type="dxa"/>
            </w:tcMar>
            <w:vAlign w:val="center"/>
          </w:tcPr>
          <w:p w14:paraId="0A6F340E" w14:textId="77777777" w:rsidR="00555C19" w:rsidRPr="000D1248" w:rsidRDefault="00555C19" w:rsidP="00A15177">
            <w:pPr>
              <w:spacing w:after="0" w:line="240" w:lineRule="auto"/>
              <w:jc w:val="left"/>
              <w:rPr>
                <w:rFonts w:cs="Times New Roman"/>
                <w:b/>
                <w:sz w:val="24"/>
                <w:szCs w:val="24"/>
              </w:rPr>
            </w:pPr>
            <w:r w:rsidRPr="000D1248">
              <w:rPr>
                <w:rFonts w:cs="Times New Roman"/>
                <w:b/>
                <w:sz w:val="24"/>
                <w:szCs w:val="24"/>
              </w:rPr>
              <w:t>…..</w:t>
            </w:r>
          </w:p>
        </w:tc>
        <w:tc>
          <w:tcPr>
            <w:tcW w:w="1756" w:type="pct"/>
            <w:gridSpan w:val="2"/>
            <w:vAlign w:val="center"/>
          </w:tcPr>
          <w:p w14:paraId="672CC6AA" w14:textId="77777777" w:rsidR="00555C19" w:rsidRPr="000D1248" w:rsidRDefault="00555C19" w:rsidP="00A15177">
            <w:pPr>
              <w:spacing w:after="0" w:line="240" w:lineRule="auto"/>
              <w:jc w:val="left"/>
              <w:rPr>
                <w:rFonts w:cs="Times New Roman"/>
                <w:b/>
                <w:sz w:val="24"/>
                <w:szCs w:val="24"/>
              </w:rPr>
            </w:pPr>
          </w:p>
        </w:tc>
        <w:tc>
          <w:tcPr>
            <w:tcW w:w="551" w:type="pct"/>
            <w:gridSpan w:val="2"/>
            <w:vAlign w:val="center"/>
          </w:tcPr>
          <w:p w14:paraId="3BCE4FD5" w14:textId="77777777" w:rsidR="00555C19" w:rsidRPr="000D1248" w:rsidRDefault="00555C19" w:rsidP="00A15177">
            <w:pPr>
              <w:spacing w:after="0" w:line="240" w:lineRule="auto"/>
              <w:jc w:val="left"/>
              <w:rPr>
                <w:rFonts w:cs="Times New Roman"/>
                <w:b/>
                <w:sz w:val="24"/>
                <w:szCs w:val="24"/>
              </w:rPr>
            </w:pPr>
          </w:p>
        </w:tc>
        <w:tc>
          <w:tcPr>
            <w:tcW w:w="315" w:type="pct"/>
            <w:tcMar>
              <w:top w:w="100" w:type="dxa"/>
              <w:left w:w="40" w:type="dxa"/>
              <w:bottom w:w="100" w:type="dxa"/>
              <w:right w:w="40" w:type="dxa"/>
            </w:tcMar>
            <w:vAlign w:val="center"/>
          </w:tcPr>
          <w:p w14:paraId="74D983AE"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890" w:type="pct"/>
            <w:tcMar>
              <w:top w:w="100" w:type="dxa"/>
              <w:left w:w="40" w:type="dxa"/>
              <w:bottom w:w="100" w:type="dxa"/>
              <w:right w:w="40" w:type="dxa"/>
            </w:tcMar>
            <w:vAlign w:val="center"/>
          </w:tcPr>
          <w:p w14:paraId="579D9A3A"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c>
          <w:tcPr>
            <w:tcW w:w="427" w:type="pct"/>
            <w:tcMar>
              <w:top w:w="100" w:type="dxa"/>
              <w:left w:w="40" w:type="dxa"/>
              <w:bottom w:w="100" w:type="dxa"/>
              <w:right w:w="40" w:type="dxa"/>
            </w:tcMar>
            <w:vAlign w:val="center"/>
          </w:tcPr>
          <w:p w14:paraId="54329230" w14:textId="77777777" w:rsidR="00555C19" w:rsidRPr="000D1248" w:rsidRDefault="00555C19" w:rsidP="00A15177">
            <w:pPr>
              <w:widowControl w:val="0"/>
              <w:pBdr>
                <w:top w:val="nil"/>
                <w:left w:val="nil"/>
                <w:bottom w:val="nil"/>
                <w:right w:val="nil"/>
                <w:between w:val="nil"/>
              </w:pBdr>
              <w:spacing w:after="0" w:line="240" w:lineRule="auto"/>
              <w:jc w:val="left"/>
              <w:rPr>
                <w:rFonts w:cs="Times New Roman"/>
                <w:b/>
                <w:sz w:val="24"/>
                <w:szCs w:val="24"/>
              </w:rPr>
            </w:pPr>
          </w:p>
        </w:tc>
      </w:tr>
    </w:tbl>
    <w:p w14:paraId="4CA51DC3" w14:textId="77777777" w:rsidR="00555C19" w:rsidRPr="000D1248" w:rsidRDefault="00555C19" w:rsidP="00A15177">
      <w:pPr>
        <w:ind w:firstLine="720"/>
        <w:jc w:val="left"/>
        <w:rPr>
          <w:rFonts w:eastAsia="Times New Roman" w:cs="Times New Roman"/>
        </w:rPr>
      </w:pPr>
      <w:r w:rsidRPr="000D1248">
        <w:rPr>
          <w:rFonts w:eastAsia="Times New Roman" w:cs="Times New Roman"/>
          <w:b/>
          <w:u w:val="single"/>
        </w:rPr>
        <w:t>Ghi chú:</w:t>
      </w:r>
    </w:p>
    <w:p w14:paraId="7573ADBC" w14:textId="77777777" w:rsidR="00555C19" w:rsidRPr="000D1248" w:rsidRDefault="00555C19" w:rsidP="00A15177">
      <w:pPr>
        <w:pBdr>
          <w:top w:val="nil"/>
          <w:left w:val="nil"/>
          <w:bottom w:val="nil"/>
          <w:right w:val="nil"/>
          <w:between w:val="nil"/>
        </w:pBdr>
        <w:tabs>
          <w:tab w:val="left" w:pos="993"/>
        </w:tabs>
        <w:ind w:firstLine="720"/>
        <w:jc w:val="left"/>
        <w:rPr>
          <w:rFonts w:eastAsia="Times New Roman" w:cs="Times New Roman"/>
        </w:rPr>
      </w:pPr>
      <w:r w:rsidRPr="000D1248">
        <w:rPr>
          <w:rFonts w:eastAsia="Times New Roman" w:cs="Times New Roman"/>
        </w:rPr>
        <w:t xml:space="preserve">Các học phần lý thuyết ký hiệu kết cấu N (a, b, c) được giải thích như sau: </w:t>
      </w:r>
    </w:p>
    <w:p w14:paraId="71DCF4B6"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t>Số tín chỉ: N</w:t>
      </w:r>
    </w:p>
    <w:p w14:paraId="44A4EE37"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t>Số tiết lý thuyết: a (với a=Nx(15-d)) – trong đó d là số buổi thảo luận/TH của học phần (khuyến nghị d lấy bằng N), học phần giảng dạy trong 15 buổi.</w:t>
      </w:r>
    </w:p>
    <w:p w14:paraId="065396D1"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t>Số tiết thảo luận, Thực hành môn học của HP (TL): b (b=dxN)</w:t>
      </w:r>
    </w:p>
    <w:p w14:paraId="4FCD7371"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t>Số giờ sinh viên tự học: c (với c=Nx30)</w:t>
      </w:r>
    </w:p>
    <w:p w14:paraId="17D293A4" w14:textId="77777777" w:rsidR="00555C19" w:rsidRPr="000D1248" w:rsidRDefault="00555C19" w:rsidP="00A15177">
      <w:pPr>
        <w:tabs>
          <w:tab w:val="left" w:pos="993"/>
        </w:tabs>
        <w:ind w:firstLine="720"/>
        <w:jc w:val="left"/>
        <w:rPr>
          <w:rFonts w:eastAsia="Times New Roman" w:cs="Times New Roman"/>
        </w:rPr>
      </w:pPr>
      <w:r w:rsidRPr="000D1248">
        <w:rPr>
          <w:rFonts w:eastAsia="Times New Roman" w:cs="Times New Roman"/>
        </w:rPr>
        <w:t>Các học phần thực hành, tiểu luận ký hiệu kết cấu N (0, b, c) được giải thích như sau:</w:t>
      </w:r>
    </w:p>
    <w:p w14:paraId="0476A90A"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t>Số tín chỉ: N</w:t>
      </w:r>
    </w:p>
    <w:p w14:paraId="573F896C"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t>Số tiết lý thuyết: 0</w:t>
      </w:r>
    </w:p>
    <w:p w14:paraId="3B87D531"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lastRenderedPageBreak/>
        <w:t>Số giờ thực tập: b (b=30xN)</w:t>
      </w:r>
    </w:p>
    <w:p w14:paraId="650A9449"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t>Số giờ chuẩn bị cá nhân: c (c= Nx30)</w:t>
      </w:r>
    </w:p>
    <w:p w14:paraId="61E7AC67" w14:textId="77777777" w:rsidR="00555C19" w:rsidRPr="000D1248" w:rsidRDefault="00555C19" w:rsidP="00A15177">
      <w:pPr>
        <w:tabs>
          <w:tab w:val="left" w:pos="993"/>
        </w:tabs>
        <w:ind w:firstLine="720"/>
        <w:jc w:val="left"/>
        <w:rPr>
          <w:rFonts w:eastAsia="Times New Roman" w:cs="Times New Roman"/>
        </w:rPr>
      </w:pPr>
      <w:r w:rsidRPr="000D1248">
        <w:rPr>
          <w:rFonts w:eastAsia="Times New Roman" w:cs="Times New Roman"/>
        </w:rPr>
        <w:t>Học phần thực tập, thực tập cuối khóa ký hiệu kết cấu N (0, b, 0) được giải thích như sau:</w:t>
      </w:r>
    </w:p>
    <w:p w14:paraId="0FCDDD3D"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t>Số tín chỉ: N</w:t>
      </w:r>
    </w:p>
    <w:p w14:paraId="67AD1D43"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t>Số tiết lý thuyết: 0</w:t>
      </w:r>
    </w:p>
    <w:p w14:paraId="774884B4" w14:textId="77777777" w:rsidR="00555C19" w:rsidRPr="000D1248" w:rsidRDefault="00555C19" w:rsidP="00A15177">
      <w:pPr>
        <w:numPr>
          <w:ilvl w:val="0"/>
          <w:numId w:val="22"/>
        </w:numPr>
        <w:tabs>
          <w:tab w:val="left" w:pos="993"/>
        </w:tabs>
        <w:ind w:left="0" w:firstLine="720"/>
        <w:jc w:val="left"/>
        <w:rPr>
          <w:rFonts w:eastAsia="Times New Roman" w:cs="Times New Roman"/>
        </w:rPr>
      </w:pPr>
      <w:r w:rsidRPr="000D1248">
        <w:rPr>
          <w:rFonts w:eastAsia="Times New Roman" w:cs="Times New Roman"/>
        </w:rPr>
        <w:t>Số giờ thực tập: b (b=60xN)</w:t>
      </w:r>
    </w:p>
    <w:p w14:paraId="3417E6C7" w14:textId="77777777" w:rsidR="00555C19" w:rsidRPr="000D1248" w:rsidRDefault="00555C19" w:rsidP="00A15177">
      <w:pPr>
        <w:jc w:val="left"/>
        <w:rPr>
          <w:rFonts w:cs="Times New Roman"/>
          <w:b/>
          <w:bCs/>
        </w:rPr>
      </w:pPr>
      <w:r w:rsidRPr="000D1248">
        <w:rPr>
          <w:rFonts w:cs="Times New Roman"/>
          <w:b/>
          <w:bCs/>
        </w:rPr>
        <w:t>9. Hướng dẫn thực hiện</w:t>
      </w:r>
    </w:p>
    <w:p w14:paraId="13FD1DAA" w14:textId="77777777" w:rsidR="00555C19" w:rsidRPr="000D1248" w:rsidRDefault="00555C19" w:rsidP="00A15177">
      <w:pPr>
        <w:numPr>
          <w:ilvl w:val="1"/>
          <w:numId w:val="0"/>
        </w:numPr>
        <w:tabs>
          <w:tab w:val="num" w:pos="792"/>
        </w:tabs>
        <w:spacing w:line="340" w:lineRule="atLeast"/>
        <w:ind w:left="709" w:hanging="709"/>
        <w:jc w:val="left"/>
        <w:rPr>
          <w:rFonts w:cs="Times New Roman"/>
          <w:i/>
        </w:rPr>
      </w:pPr>
      <w:r w:rsidRPr="000D1248">
        <w:rPr>
          <w:rFonts w:cs="Times New Roman"/>
          <w:i/>
        </w:rPr>
        <w:t>9.1. Nguyên tắc chung</w:t>
      </w:r>
    </w:p>
    <w:p w14:paraId="7067AD2A" w14:textId="77777777" w:rsidR="00555C19" w:rsidRPr="000D1248" w:rsidRDefault="00555C19" w:rsidP="00A15177">
      <w:pPr>
        <w:pStyle w:val="BodyTextIndent2"/>
        <w:spacing w:before="60" w:after="60" w:line="380" w:lineRule="atLeast"/>
        <w:ind w:left="0" w:firstLine="709"/>
        <w:rPr>
          <w:rFonts w:ascii="Times New Roman" w:hAnsi="Times New Roman"/>
          <w:sz w:val="26"/>
          <w:szCs w:val="26"/>
        </w:rPr>
      </w:pPr>
      <w:r w:rsidRPr="000D1248">
        <w:rPr>
          <w:rFonts w:ascii="Times New Roman" w:hAnsi="Times New Roman"/>
          <w:sz w:val="26"/>
          <w:szCs w:val="26"/>
        </w:rPr>
        <w:t>- Hướng đào tạo: Chương trình đào tạo được xây dựng theo hướng ứng dụng, do vậy khi thực hiện chương trình cần chú ý:</w:t>
      </w:r>
    </w:p>
    <w:p w14:paraId="546B1D1E" w14:textId="77777777" w:rsidR="00555C19" w:rsidRPr="000D1248" w:rsidRDefault="00555C19" w:rsidP="00A15177">
      <w:pPr>
        <w:pStyle w:val="BodyTextIndent2"/>
        <w:numPr>
          <w:ilvl w:val="0"/>
          <w:numId w:val="34"/>
        </w:numPr>
        <w:spacing w:before="60" w:after="60" w:line="380" w:lineRule="atLeast"/>
        <w:rPr>
          <w:rFonts w:ascii="Times New Roman" w:hAnsi="Times New Roman"/>
          <w:sz w:val="26"/>
          <w:szCs w:val="26"/>
        </w:rPr>
      </w:pPr>
      <w:r w:rsidRPr="000D1248">
        <w:rPr>
          <w:rFonts w:ascii="Times New Roman" w:hAnsi="Times New Roman"/>
          <w:sz w:val="26"/>
          <w:szCs w:val="26"/>
        </w:rPr>
        <w:t>Theo hướng ứng dụng nhiều hơn hướng tiềm năng.</w:t>
      </w:r>
    </w:p>
    <w:p w14:paraId="2C48E14A" w14:textId="77777777" w:rsidR="00555C19" w:rsidRPr="000D1248" w:rsidRDefault="00555C19" w:rsidP="00A15177">
      <w:pPr>
        <w:pStyle w:val="BodyTextIndent2"/>
        <w:numPr>
          <w:ilvl w:val="0"/>
          <w:numId w:val="34"/>
        </w:numPr>
        <w:spacing w:before="60" w:after="60" w:line="380" w:lineRule="atLeast"/>
        <w:rPr>
          <w:rFonts w:ascii="Times New Roman" w:hAnsi="Times New Roman"/>
          <w:sz w:val="26"/>
          <w:szCs w:val="26"/>
        </w:rPr>
      </w:pPr>
      <w:r w:rsidRPr="000D1248">
        <w:rPr>
          <w:rFonts w:ascii="Times New Roman" w:hAnsi="Times New Roman"/>
          <w:sz w:val="26"/>
          <w:szCs w:val="26"/>
        </w:rPr>
        <w:t>Kiến thức cơ sở được rút gọn ở mức độ hợp lý.</w:t>
      </w:r>
    </w:p>
    <w:p w14:paraId="02F7A21D" w14:textId="77777777" w:rsidR="00555C19" w:rsidRPr="000D1248" w:rsidRDefault="00555C19" w:rsidP="00A15177">
      <w:pPr>
        <w:pStyle w:val="BodyTextIndent2"/>
        <w:numPr>
          <w:ilvl w:val="0"/>
          <w:numId w:val="34"/>
        </w:numPr>
        <w:spacing w:before="60" w:after="60" w:line="380" w:lineRule="atLeast"/>
        <w:rPr>
          <w:rFonts w:ascii="Times New Roman" w:hAnsi="Times New Roman"/>
          <w:sz w:val="26"/>
          <w:szCs w:val="26"/>
        </w:rPr>
      </w:pPr>
      <w:r w:rsidRPr="000D1248">
        <w:rPr>
          <w:rFonts w:ascii="Times New Roman" w:hAnsi="Times New Roman"/>
          <w:sz w:val="26"/>
          <w:szCs w:val="26"/>
        </w:rPr>
        <w:t>Khối kiến thức ngành sẽ được tăng lên, chủ yếu ở phần thực hành.</w:t>
      </w:r>
    </w:p>
    <w:p w14:paraId="7112D7EC" w14:textId="77777777" w:rsidR="00555C19" w:rsidRPr="000D1248" w:rsidRDefault="00555C19" w:rsidP="00A15177">
      <w:pPr>
        <w:pStyle w:val="BodyTextIndent2"/>
        <w:spacing w:before="60" w:after="60" w:line="380" w:lineRule="atLeast"/>
        <w:ind w:left="0" w:firstLine="709"/>
        <w:rPr>
          <w:rFonts w:ascii="Times New Roman" w:hAnsi="Times New Roman"/>
          <w:sz w:val="26"/>
          <w:szCs w:val="26"/>
        </w:rPr>
      </w:pPr>
      <w:r w:rsidRPr="000D1248">
        <w:rPr>
          <w:rFonts w:ascii="Times New Roman" w:hAnsi="Times New Roman"/>
          <w:sz w:val="26"/>
          <w:szCs w:val="26"/>
        </w:rPr>
        <w:t xml:space="preserve">- Các căn cứ khi thực hiện chương trình: </w:t>
      </w:r>
    </w:p>
    <w:p w14:paraId="7AF26B13" w14:textId="77777777" w:rsidR="00555C19" w:rsidRPr="000D1248" w:rsidRDefault="00555C19" w:rsidP="00A15177">
      <w:pPr>
        <w:pStyle w:val="BodyTextIndent2"/>
        <w:spacing w:before="60" w:after="60" w:line="380" w:lineRule="atLeast"/>
        <w:ind w:left="0" w:firstLine="567"/>
        <w:rPr>
          <w:rFonts w:ascii="Times New Roman" w:hAnsi="Times New Roman"/>
          <w:spacing w:val="-4"/>
          <w:sz w:val="26"/>
          <w:szCs w:val="26"/>
          <w:lang w:val="pt-BR"/>
        </w:rPr>
      </w:pPr>
      <w:r w:rsidRPr="000D1248">
        <w:rPr>
          <w:rFonts w:ascii="Times New Roman" w:hAnsi="Times New Roman"/>
          <w:spacing w:val="-4"/>
          <w:sz w:val="26"/>
          <w:szCs w:val="26"/>
          <w:lang w:val="pt-BR"/>
        </w:rPr>
        <w:t>+ Luật sửa đổi, bổ sung một số điều của Luật Giáo dục đại học ngày 19 tháng 11 năm 2018;</w:t>
      </w:r>
    </w:p>
    <w:p w14:paraId="4102AFDD" w14:textId="77777777" w:rsidR="00555C19" w:rsidRPr="000D1248" w:rsidRDefault="00555C19" w:rsidP="00450F01">
      <w:pPr>
        <w:ind w:firstLine="567"/>
        <w:jc w:val="both"/>
        <w:rPr>
          <w:rFonts w:cs="Times New Roman"/>
          <w:spacing w:val="-4"/>
          <w:lang w:val="pt-BR"/>
        </w:rPr>
      </w:pPr>
      <w:r w:rsidRPr="000D1248">
        <w:rPr>
          <w:rFonts w:cs="Times New Roman"/>
          <w:spacing w:val="-4"/>
          <w:lang w:val="pt-BR"/>
        </w:rPr>
        <w:t>+ Khung trình độ quốc gia Việt Nam ban hành kèm theo Quyết định số 1982/QĐ-TTg ngày 18 tháng 10 năm 2016 do Chính phủ ban hành;</w:t>
      </w:r>
    </w:p>
    <w:p w14:paraId="1F2183C9" w14:textId="77777777" w:rsidR="00555C19" w:rsidRPr="000D1248" w:rsidRDefault="00555C19" w:rsidP="00450F01">
      <w:pPr>
        <w:ind w:firstLine="567"/>
        <w:jc w:val="both"/>
        <w:rPr>
          <w:rFonts w:cs="Times New Roman"/>
          <w:spacing w:val="-4"/>
          <w:lang w:val="pt-BR"/>
        </w:rPr>
      </w:pPr>
      <w:r w:rsidRPr="000D1248">
        <w:rPr>
          <w:rFonts w:cs="Times New Roman"/>
          <w:spacing w:val="-4"/>
          <w:lang w:val="pt-BR"/>
        </w:rPr>
        <w:t>+ Thông tư số 17/2021/TT-BGDĐT ngày 22 tháng 6 năm 2021 của Bộ Giáo dục và Đào tạo ban hành Quy định về chuẩn chương trình đào tạo; xây dựng, thẩm định và ban hành chương trình đào tạo các trình độ của giáo dục đại học;</w:t>
      </w:r>
    </w:p>
    <w:p w14:paraId="63C968F8" w14:textId="77777777" w:rsidR="00555C19" w:rsidRPr="000D1248" w:rsidRDefault="00555C19" w:rsidP="00A15177">
      <w:pPr>
        <w:pStyle w:val="BodyTextIndent2"/>
        <w:spacing w:before="60" w:after="60" w:line="380" w:lineRule="atLeast"/>
        <w:ind w:left="0" w:firstLine="567"/>
        <w:rPr>
          <w:rFonts w:ascii="Times New Roman" w:hAnsi="Times New Roman"/>
          <w:sz w:val="26"/>
          <w:szCs w:val="26"/>
          <w:lang w:val="pt-BR"/>
        </w:rPr>
      </w:pPr>
      <w:r w:rsidRPr="000D1248">
        <w:rPr>
          <w:rFonts w:ascii="Times New Roman" w:hAnsi="Times New Roman"/>
          <w:sz w:val="26"/>
          <w:szCs w:val="26"/>
          <w:lang w:val="pt-BR"/>
        </w:rPr>
        <w:t xml:space="preserve">+ Thông tư số 08/2021/TT-BGDĐT ngày 18/3/2021 Bộ trưởng Bộ Giáo dục và Đào tạo; </w:t>
      </w:r>
    </w:p>
    <w:p w14:paraId="40CCDFB7" w14:textId="77777777" w:rsidR="00555C19" w:rsidRPr="000D1248" w:rsidRDefault="00555C19" w:rsidP="00450F01">
      <w:pPr>
        <w:ind w:firstLine="567"/>
        <w:jc w:val="both"/>
        <w:rPr>
          <w:rFonts w:cs="Times New Roman"/>
          <w:lang w:val="pt-BR"/>
        </w:rPr>
      </w:pPr>
      <w:r w:rsidRPr="000D1248">
        <w:rPr>
          <w:rFonts w:cs="Times New Roman"/>
          <w:lang w:val="pt-BR"/>
        </w:rPr>
        <w:t>+ Quyết định số 392/QĐ-ĐHKTKTCN ngày 10 tháng 9 năm 2021 của Trường Đại học Kinh tế - Kỹ thuật Công nghiệp về việc ban hành Quy chế đào tạo đại học chính quy theo hệ thống tín chỉ của Trường Đại học Kinh tế - Kỹ thuật Công nghiệp;</w:t>
      </w:r>
    </w:p>
    <w:p w14:paraId="0EAF3F5B" w14:textId="77777777" w:rsidR="00555C19" w:rsidRPr="000D1248" w:rsidRDefault="00555C19" w:rsidP="00450F01">
      <w:pPr>
        <w:pStyle w:val="BodyTextIndent2"/>
        <w:spacing w:before="60" w:after="60" w:line="380" w:lineRule="atLeast"/>
        <w:ind w:left="0" w:firstLine="709"/>
        <w:jc w:val="both"/>
        <w:rPr>
          <w:rFonts w:ascii="Times New Roman" w:hAnsi="Times New Roman"/>
          <w:sz w:val="26"/>
          <w:szCs w:val="26"/>
          <w:lang w:val="pt-BR"/>
        </w:rPr>
      </w:pPr>
      <w:r w:rsidRPr="000D1248">
        <w:rPr>
          <w:rFonts w:ascii="Times New Roman" w:hAnsi="Times New Roman"/>
          <w:sz w:val="26"/>
          <w:szCs w:val="26"/>
          <w:lang w:val="pt-BR"/>
        </w:rPr>
        <w:t>- Nội dung khi thực hiện chương trình: Các phòng, khoa, tổ bộ môn phải thực hiện đúng theo chương trình đào tạo và đề cương chi tiết các học phần đã được duyệt. Nếu có những nội dung cần phải thay đổi, phải đề nghị Ban Giám hiệu duyệt trước khi thực hiện.</w:t>
      </w:r>
    </w:p>
    <w:p w14:paraId="741E51A9" w14:textId="77777777" w:rsidR="00555C19" w:rsidRPr="000D1248" w:rsidRDefault="00555C19" w:rsidP="00450F01">
      <w:pPr>
        <w:pStyle w:val="BodyTextIndent2"/>
        <w:spacing w:before="60" w:after="60" w:line="380" w:lineRule="atLeast"/>
        <w:ind w:left="0" w:firstLine="709"/>
        <w:jc w:val="both"/>
        <w:rPr>
          <w:rFonts w:ascii="Times New Roman" w:hAnsi="Times New Roman"/>
          <w:sz w:val="26"/>
          <w:szCs w:val="26"/>
          <w:lang w:val="pt-BR"/>
        </w:rPr>
      </w:pPr>
      <w:r w:rsidRPr="000D1248">
        <w:rPr>
          <w:rFonts w:ascii="Times New Roman" w:hAnsi="Times New Roman"/>
          <w:sz w:val="26"/>
          <w:szCs w:val="26"/>
          <w:lang w:val="pt-BR"/>
        </w:rPr>
        <w:t>- Kế hoạch đào tạo và phân công giáo viên lên lớp: Phải được bố trí hợp lý về chuyên môn, theo đặc thù từng ngành, từng đơn vị và phải được Ban Giám hiệu duyệt trước khi thực hiện.</w:t>
      </w:r>
    </w:p>
    <w:p w14:paraId="4A2FA4CC" w14:textId="77777777" w:rsidR="00555C19" w:rsidRPr="000D1248" w:rsidRDefault="00555C19" w:rsidP="00450F01">
      <w:pPr>
        <w:pStyle w:val="BodyTextIndent2"/>
        <w:spacing w:before="60" w:after="60" w:line="340" w:lineRule="atLeast"/>
        <w:ind w:left="0" w:firstLine="709"/>
        <w:jc w:val="both"/>
        <w:rPr>
          <w:rFonts w:ascii="Times New Roman" w:hAnsi="Times New Roman"/>
          <w:sz w:val="26"/>
          <w:szCs w:val="26"/>
          <w:lang w:val="pt-BR"/>
        </w:rPr>
      </w:pPr>
      <w:r w:rsidRPr="000D1248">
        <w:rPr>
          <w:rFonts w:ascii="Times New Roman" w:hAnsi="Times New Roman"/>
          <w:sz w:val="26"/>
          <w:szCs w:val="26"/>
          <w:lang w:val="pt-BR"/>
        </w:rPr>
        <w:t>- Các Khoa, Tổ bộ môn xây dựng đầy đủ bài giảng, ngân hàng dữ liệu đề thi cho toàn bộ các học phần và tổ chức giảng dạy theo các phương pháp mới, tích cực hoá các hoạt động của sinh viên, hướng dẫn sinh viên tự đọc, nghiên cứu tài liệu.</w:t>
      </w:r>
    </w:p>
    <w:p w14:paraId="20D20F3C" w14:textId="77777777" w:rsidR="00555C19" w:rsidRPr="000D1248" w:rsidRDefault="00555C19" w:rsidP="00450F01">
      <w:pPr>
        <w:numPr>
          <w:ilvl w:val="1"/>
          <w:numId w:val="0"/>
        </w:numPr>
        <w:tabs>
          <w:tab w:val="num" w:pos="792"/>
        </w:tabs>
        <w:spacing w:line="340" w:lineRule="atLeast"/>
        <w:ind w:left="709" w:hanging="709"/>
        <w:jc w:val="both"/>
        <w:rPr>
          <w:rFonts w:cs="Times New Roman"/>
          <w:i/>
          <w:lang w:val="pt-BR"/>
        </w:rPr>
      </w:pPr>
      <w:r w:rsidRPr="000D1248">
        <w:rPr>
          <w:rFonts w:cs="Times New Roman"/>
          <w:i/>
          <w:lang w:val="pt-BR"/>
        </w:rPr>
        <w:lastRenderedPageBreak/>
        <w:t>9.2. Kế hoạch đào tạo</w:t>
      </w:r>
    </w:p>
    <w:p w14:paraId="359F4491" w14:textId="77777777" w:rsidR="00555C19" w:rsidRPr="000D1248" w:rsidRDefault="00555C19" w:rsidP="00450F01">
      <w:pPr>
        <w:spacing w:before="40" w:after="20" w:line="340" w:lineRule="atLeast"/>
        <w:ind w:firstLine="709"/>
        <w:jc w:val="both"/>
        <w:rPr>
          <w:rFonts w:cs="Times New Roman"/>
          <w:lang w:val="pt-BR"/>
        </w:rPr>
      </w:pPr>
      <w:r w:rsidRPr="000D1248">
        <w:rPr>
          <w:rFonts w:cs="Times New Roman"/>
          <w:lang w:val="pt-BR"/>
        </w:rPr>
        <w:t>- Toàn bộ chương trình được thực hiện trong 4 năm, chia thành 8 kỳ học. Mỗi năm học được chia thành 2 học kỳ và có thể tổ chức học tập thêm trong kỳ nghỉ hè cho một số sinh viên nếu xét thấy cần thiết:</w:t>
      </w:r>
    </w:p>
    <w:p w14:paraId="3A164B5D" w14:textId="77777777" w:rsidR="00555C19" w:rsidRPr="000D1248" w:rsidRDefault="00555C19" w:rsidP="00A15177">
      <w:pPr>
        <w:numPr>
          <w:ilvl w:val="0"/>
          <w:numId w:val="32"/>
        </w:numPr>
        <w:spacing w:before="40" w:after="20" w:line="340" w:lineRule="atLeast"/>
        <w:jc w:val="left"/>
        <w:rPr>
          <w:rFonts w:cs="Times New Roman"/>
          <w:lang w:val="pt-BR"/>
        </w:rPr>
      </w:pPr>
      <w:r w:rsidRPr="000D1248">
        <w:rPr>
          <w:rFonts w:cs="Times New Roman"/>
          <w:lang w:val="pt-BR"/>
        </w:rPr>
        <w:t>Học kỳ I bao gồm các nội dung:</w:t>
      </w:r>
    </w:p>
    <w:p w14:paraId="0455FCB7" w14:textId="77777777" w:rsidR="00555C19" w:rsidRPr="000D1248" w:rsidRDefault="00555C19" w:rsidP="00A15177">
      <w:pPr>
        <w:numPr>
          <w:ilvl w:val="1"/>
          <w:numId w:val="33"/>
        </w:numPr>
        <w:tabs>
          <w:tab w:val="left" w:pos="4820"/>
        </w:tabs>
        <w:spacing w:before="40" w:after="20" w:line="340" w:lineRule="atLeast"/>
        <w:jc w:val="left"/>
        <w:rPr>
          <w:rFonts w:cs="Times New Roman"/>
          <w:lang w:val="pt-BR"/>
        </w:rPr>
      </w:pPr>
      <w:r w:rsidRPr="000D1248">
        <w:rPr>
          <w:rFonts w:cs="Times New Roman"/>
          <w:lang w:val="pt-BR"/>
        </w:rPr>
        <w:t>Sinh hoạt chính trị đầu năm:</w:t>
      </w:r>
      <w:r w:rsidRPr="000D1248">
        <w:rPr>
          <w:rFonts w:cs="Times New Roman"/>
          <w:lang w:val="pt-BR"/>
        </w:rPr>
        <w:tab/>
        <w:t>01 tuần</w:t>
      </w:r>
    </w:p>
    <w:p w14:paraId="71CCA85B" w14:textId="77777777" w:rsidR="00555C19" w:rsidRPr="000D1248" w:rsidRDefault="00555C19" w:rsidP="00A15177">
      <w:pPr>
        <w:numPr>
          <w:ilvl w:val="1"/>
          <w:numId w:val="33"/>
        </w:numPr>
        <w:tabs>
          <w:tab w:val="left" w:pos="4820"/>
        </w:tabs>
        <w:spacing w:before="40" w:after="20" w:line="340" w:lineRule="atLeast"/>
        <w:jc w:val="left"/>
        <w:rPr>
          <w:rFonts w:cs="Times New Roman"/>
        </w:rPr>
      </w:pPr>
      <w:r w:rsidRPr="000D1248">
        <w:rPr>
          <w:rFonts w:cs="Times New Roman"/>
        </w:rPr>
        <w:t xml:space="preserve">Học tập:                                     </w:t>
      </w:r>
      <w:r w:rsidRPr="000D1248">
        <w:rPr>
          <w:rFonts w:cs="Times New Roman"/>
        </w:rPr>
        <w:tab/>
        <w:t xml:space="preserve">15 tuần           </w:t>
      </w:r>
    </w:p>
    <w:p w14:paraId="5363ADE2" w14:textId="77777777" w:rsidR="00555C19" w:rsidRPr="000D1248" w:rsidRDefault="00555C19" w:rsidP="00A15177">
      <w:pPr>
        <w:numPr>
          <w:ilvl w:val="1"/>
          <w:numId w:val="33"/>
        </w:numPr>
        <w:tabs>
          <w:tab w:val="left" w:pos="4820"/>
        </w:tabs>
        <w:spacing w:before="40" w:after="20" w:line="340" w:lineRule="atLeast"/>
        <w:jc w:val="left"/>
        <w:rPr>
          <w:rFonts w:cs="Times New Roman"/>
        </w:rPr>
      </w:pPr>
      <w:r w:rsidRPr="000D1248">
        <w:rPr>
          <w:rFonts w:cs="Times New Roman"/>
        </w:rPr>
        <w:t>thi học kỳ, dự trữ:</w:t>
      </w:r>
      <w:r w:rsidRPr="000D1248">
        <w:rPr>
          <w:rFonts w:cs="Times New Roman"/>
        </w:rPr>
        <w:tab/>
      </w:r>
    </w:p>
    <w:p w14:paraId="321296A3" w14:textId="77777777" w:rsidR="00555C19" w:rsidRPr="000D1248" w:rsidRDefault="00555C19" w:rsidP="00A15177">
      <w:pPr>
        <w:numPr>
          <w:ilvl w:val="0"/>
          <w:numId w:val="32"/>
        </w:numPr>
        <w:spacing w:before="40" w:after="20" w:line="340" w:lineRule="atLeast"/>
        <w:jc w:val="left"/>
        <w:rPr>
          <w:rFonts w:cs="Times New Roman"/>
        </w:rPr>
      </w:pPr>
      <w:r w:rsidRPr="000D1248">
        <w:rPr>
          <w:rFonts w:cs="Times New Roman"/>
        </w:rPr>
        <w:t>Học kỳ II bao gồm các nội dung:</w:t>
      </w:r>
    </w:p>
    <w:p w14:paraId="0E29B566" w14:textId="77777777" w:rsidR="00555C19" w:rsidRPr="000D1248" w:rsidRDefault="00555C19" w:rsidP="00A15177">
      <w:pPr>
        <w:numPr>
          <w:ilvl w:val="1"/>
          <w:numId w:val="33"/>
        </w:numPr>
        <w:tabs>
          <w:tab w:val="left" w:pos="4820"/>
        </w:tabs>
        <w:spacing w:before="40" w:after="20" w:line="340" w:lineRule="atLeast"/>
        <w:jc w:val="left"/>
        <w:rPr>
          <w:rFonts w:cs="Times New Roman"/>
        </w:rPr>
      </w:pPr>
      <w:r w:rsidRPr="000D1248">
        <w:rPr>
          <w:rFonts w:cs="Times New Roman"/>
        </w:rPr>
        <w:t>Nghỉ tết:</w:t>
      </w:r>
      <w:r w:rsidRPr="000D1248">
        <w:rPr>
          <w:rFonts w:cs="Times New Roman"/>
        </w:rPr>
        <w:tab/>
        <w:t>02 tuần</w:t>
      </w:r>
    </w:p>
    <w:p w14:paraId="7120B6C9" w14:textId="77777777" w:rsidR="00555C19" w:rsidRPr="000D1248" w:rsidRDefault="00555C19" w:rsidP="00A15177">
      <w:pPr>
        <w:numPr>
          <w:ilvl w:val="1"/>
          <w:numId w:val="33"/>
        </w:numPr>
        <w:tabs>
          <w:tab w:val="left" w:pos="4820"/>
        </w:tabs>
        <w:spacing w:before="40" w:after="20" w:line="340" w:lineRule="atLeast"/>
        <w:jc w:val="left"/>
        <w:rPr>
          <w:rFonts w:cs="Times New Roman"/>
        </w:rPr>
      </w:pPr>
      <w:r w:rsidRPr="000D1248">
        <w:rPr>
          <w:rFonts w:cs="Times New Roman"/>
        </w:rPr>
        <w:t>Sinh hoạt lớp, LĐ công ích:</w:t>
      </w:r>
      <w:r w:rsidRPr="000D1248">
        <w:rPr>
          <w:rFonts w:cs="Times New Roman"/>
        </w:rPr>
        <w:tab/>
        <w:t>01 tuần</w:t>
      </w:r>
    </w:p>
    <w:p w14:paraId="0F1127B9" w14:textId="77777777" w:rsidR="00555C19" w:rsidRPr="000D1248" w:rsidRDefault="00555C19" w:rsidP="00A15177">
      <w:pPr>
        <w:numPr>
          <w:ilvl w:val="1"/>
          <w:numId w:val="33"/>
        </w:numPr>
        <w:tabs>
          <w:tab w:val="left" w:pos="4820"/>
        </w:tabs>
        <w:spacing w:before="40" w:after="20" w:line="340" w:lineRule="atLeast"/>
        <w:jc w:val="left"/>
        <w:rPr>
          <w:rFonts w:cs="Times New Roman"/>
        </w:rPr>
      </w:pPr>
      <w:r w:rsidRPr="000D1248">
        <w:rPr>
          <w:rFonts w:cs="Times New Roman"/>
        </w:rPr>
        <w:t xml:space="preserve">Học tập:                                     </w:t>
      </w:r>
      <w:r w:rsidRPr="000D1248">
        <w:rPr>
          <w:rFonts w:cs="Times New Roman"/>
        </w:rPr>
        <w:tab/>
        <w:t>15 tuần</w:t>
      </w:r>
    </w:p>
    <w:p w14:paraId="202D8A7F" w14:textId="77777777" w:rsidR="00555C19" w:rsidRPr="000D1248" w:rsidRDefault="00555C19" w:rsidP="00A15177">
      <w:pPr>
        <w:numPr>
          <w:ilvl w:val="1"/>
          <w:numId w:val="33"/>
        </w:numPr>
        <w:tabs>
          <w:tab w:val="left" w:pos="4820"/>
        </w:tabs>
        <w:spacing w:before="40" w:after="20" w:line="340" w:lineRule="atLeast"/>
        <w:jc w:val="left"/>
        <w:rPr>
          <w:rFonts w:cs="Times New Roman"/>
        </w:rPr>
      </w:pPr>
      <w:r w:rsidRPr="000D1248">
        <w:rPr>
          <w:rFonts w:cs="Times New Roman"/>
        </w:rPr>
        <w:t>Thi học kỳ, dự trữ:</w:t>
      </w:r>
      <w:r w:rsidRPr="000D1248">
        <w:rPr>
          <w:rFonts w:cs="Times New Roman"/>
        </w:rPr>
        <w:tab/>
      </w:r>
    </w:p>
    <w:p w14:paraId="0E26FD03" w14:textId="77777777" w:rsidR="00555C19" w:rsidRPr="000D1248" w:rsidRDefault="00555C19" w:rsidP="00A15177">
      <w:pPr>
        <w:numPr>
          <w:ilvl w:val="1"/>
          <w:numId w:val="33"/>
        </w:numPr>
        <w:tabs>
          <w:tab w:val="left" w:pos="4820"/>
        </w:tabs>
        <w:spacing w:before="40" w:after="20" w:line="340" w:lineRule="atLeast"/>
        <w:jc w:val="left"/>
        <w:rPr>
          <w:rFonts w:cs="Times New Roman"/>
        </w:rPr>
      </w:pPr>
      <w:r w:rsidRPr="000D1248">
        <w:rPr>
          <w:rFonts w:cs="Times New Roman"/>
        </w:rPr>
        <w:t>Thi lại của học kỳ I (Được tổ chức sau khi nghỉ tết khoảng 3 tuần)</w:t>
      </w:r>
    </w:p>
    <w:p w14:paraId="08C50B86" w14:textId="77777777" w:rsidR="00555C19" w:rsidRPr="000D1248" w:rsidRDefault="00555C19" w:rsidP="00A15177">
      <w:pPr>
        <w:numPr>
          <w:ilvl w:val="0"/>
          <w:numId w:val="32"/>
        </w:numPr>
        <w:spacing w:before="40" w:after="20" w:line="340" w:lineRule="atLeast"/>
        <w:jc w:val="left"/>
        <w:rPr>
          <w:rFonts w:cs="Times New Roman"/>
        </w:rPr>
      </w:pPr>
      <w:r w:rsidRPr="000D1248">
        <w:rPr>
          <w:rFonts w:cs="Times New Roman"/>
        </w:rPr>
        <w:t>Học kỳ phụ bao gồm các nội dung:</w:t>
      </w:r>
    </w:p>
    <w:p w14:paraId="0A57C656" w14:textId="77777777" w:rsidR="00555C19" w:rsidRPr="000D1248" w:rsidRDefault="00555C19" w:rsidP="00A15177">
      <w:pPr>
        <w:numPr>
          <w:ilvl w:val="1"/>
          <w:numId w:val="33"/>
        </w:numPr>
        <w:tabs>
          <w:tab w:val="left" w:pos="4820"/>
        </w:tabs>
        <w:spacing w:before="40" w:after="20" w:line="340" w:lineRule="atLeast"/>
        <w:jc w:val="left"/>
        <w:rPr>
          <w:rFonts w:cs="Times New Roman"/>
        </w:rPr>
      </w:pPr>
      <w:r w:rsidRPr="000D1248">
        <w:rPr>
          <w:rFonts w:cs="Times New Roman"/>
        </w:rPr>
        <w:t>Nghỉ hè.</w:t>
      </w:r>
    </w:p>
    <w:p w14:paraId="64607CA0" w14:textId="77777777" w:rsidR="00555C19" w:rsidRPr="000D1248" w:rsidRDefault="00555C19" w:rsidP="00A15177">
      <w:pPr>
        <w:numPr>
          <w:ilvl w:val="1"/>
          <w:numId w:val="33"/>
        </w:numPr>
        <w:tabs>
          <w:tab w:val="left" w:pos="4820"/>
        </w:tabs>
        <w:spacing w:before="40" w:after="20" w:line="340" w:lineRule="atLeast"/>
        <w:jc w:val="left"/>
        <w:rPr>
          <w:rFonts w:cs="Times New Roman"/>
        </w:rPr>
      </w:pPr>
      <w:r w:rsidRPr="000D1248">
        <w:rPr>
          <w:rFonts w:cs="Times New Roman"/>
        </w:rPr>
        <w:t>Thi lại của học kỳ II (Được tổ chức ngay đầu kỳ nghỉ hè)</w:t>
      </w:r>
    </w:p>
    <w:p w14:paraId="6499E67B" w14:textId="77777777" w:rsidR="00555C19" w:rsidRPr="000D1248" w:rsidRDefault="00555C19" w:rsidP="00A15177">
      <w:pPr>
        <w:numPr>
          <w:ilvl w:val="1"/>
          <w:numId w:val="33"/>
        </w:numPr>
        <w:tabs>
          <w:tab w:val="left" w:pos="4820"/>
        </w:tabs>
        <w:spacing w:before="40" w:after="20" w:line="340" w:lineRule="atLeast"/>
        <w:jc w:val="left"/>
        <w:rPr>
          <w:rFonts w:cs="Times New Roman"/>
          <w:lang w:val="fr-FR"/>
        </w:rPr>
      </w:pPr>
      <w:r w:rsidRPr="000D1248">
        <w:rPr>
          <w:rFonts w:cs="Times New Roman"/>
        </w:rPr>
        <w:t xml:space="preserve">Tổ chức học bù, học phụ đạo, học vượt ... </w:t>
      </w:r>
    </w:p>
    <w:p w14:paraId="7F2BED26" w14:textId="77777777" w:rsidR="00555C19" w:rsidRPr="000D1248" w:rsidRDefault="00555C19" w:rsidP="00A15177">
      <w:pPr>
        <w:numPr>
          <w:ilvl w:val="1"/>
          <w:numId w:val="33"/>
        </w:numPr>
        <w:tabs>
          <w:tab w:val="left" w:pos="4820"/>
        </w:tabs>
        <w:spacing w:before="40" w:after="20" w:line="340" w:lineRule="atLeast"/>
        <w:jc w:val="left"/>
        <w:rPr>
          <w:rFonts w:cs="Times New Roman"/>
          <w:lang w:val="fr-FR"/>
        </w:rPr>
      </w:pPr>
      <w:r w:rsidRPr="000D1248">
        <w:rPr>
          <w:rFonts w:cs="Times New Roman"/>
          <w:lang w:val="fr-FR"/>
        </w:rPr>
        <w:t>Thi học kỳ phụ.</w:t>
      </w:r>
    </w:p>
    <w:p w14:paraId="5335BD4B" w14:textId="77777777" w:rsidR="00555C19" w:rsidRPr="000D1248" w:rsidRDefault="00555C19" w:rsidP="00450F01">
      <w:pPr>
        <w:spacing w:before="40" w:after="20" w:line="340" w:lineRule="atLeast"/>
        <w:ind w:firstLine="709"/>
        <w:jc w:val="both"/>
        <w:rPr>
          <w:rFonts w:cs="Times New Roman"/>
          <w:lang w:val="fr-FR"/>
        </w:rPr>
      </w:pPr>
      <w:r w:rsidRPr="000D1248">
        <w:rPr>
          <w:rFonts w:cs="Times New Roman"/>
          <w:lang w:val="fr-FR"/>
        </w:rPr>
        <w:t>- Ngoài ra tùy theo tình hình Nhà Trường có thể mở thêm các kỳ học tăng cường, học cải thiện để đáp ứng nhu cầu học tập của sinh viên.</w:t>
      </w:r>
    </w:p>
    <w:p w14:paraId="4FABD510" w14:textId="77777777" w:rsidR="00555C19" w:rsidRPr="000D1248" w:rsidRDefault="00555C19" w:rsidP="00450F01">
      <w:pPr>
        <w:spacing w:before="40" w:after="20" w:line="340" w:lineRule="atLeast"/>
        <w:ind w:left="720"/>
        <w:jc w:val="both"/>
        <w:rPr>
          <w:rFonts w:cs="Times New Roman"/>
          <w:b/>
          <w:i/>
          <w:u w:val="single"/>
        </w:rPr>
      </w:pPr>
      <w:r w:rsidRPr="000D1248">
        <w:rPr>
          <w:rFonts w:cs="Times New Roman"/>
          <w:b/>
          <w:i/>
          <w:u w:val="single"/>
        </w:rPr>
        <w:t xml:space="preserve">Chú ý: </w:t>
      </w:r>
    </w:p>
    <w:p w14:paraId="0E19B975" w14:textId="77777777" w:rsidR="00555C19" w:rsidRPr="000D1248" w:rsidRDefault="00555C19" w:rsidP="00450F01">
      <w:pPr>
        <w:numPr>
          <w:ilvl w:val="1"/>
          <w:numId w:val="33"/>
        </w:numPr>
        <w:tabs>
          <w:tab w:val="clear" w:pos="1495"/>
          <w:tab w:val="left" w:pos="993"/>
        </w:tabs>
        <w:spacing w:before="40" w:after="20" w:line="340" w:lineRule="atLeast"/>
        <w:ind w:left="0" w:firstLine="709"/>
        <w:jc w:val="both"/>
        <w:rPr>
          <w:rFonts w:cs="Times New Roman"/>
        </w:rPr>
      </w:pPr>
      <w:r w:rsidRPr="000D1248">
        <w:rPr>
          <w:rFonts w:cs="Times New Roman"/>
        </w:rPr>
        <w:t>Học kỳ I năm học thứ nhất chỉ có 15 tuần (do thời điểm sinh viên vào khoá học muộn hơn so với thời điểm bắt đầu học kỳ I)</w:t>
      </w:r>
    </w:p>
    <w:p w14:paraId="0BEC6D89" w14:textId="77777777" w:rsidR="00555C19" w:rsidRPr="000D1248" w:rsidRDefault="00555C19" w:rsidP="00450F01">
      <w:pPr>
        <w:numPr>
          <w:ilvl w:val="1"/>
          <w:numId w:val="33"/>
        </w:numPr>
        <w:tabs>
          <w:tab w:val="clear" w:pos="1495"/>
          <w:tab w:val="left" w:pos="993"/>
        </w:tabs>
        <w:spacing w:before="40" w:after="20" w:line="340" w:lineRule="atLeast"/>
        <w:ind w:left="0" w:firstLine="709"/>
        <w:jc w:val="both"/>
        <w:rPr>
          <w:rFonts w:cs="Times New Roman"/>
        </w:rPr>
      </w:pPr>
      <w:r w:rsidRPr="000D1248">
        <w:rPr>
          <w:rFonts w:cs="Times New Roman"/>
        </w:rPr>
        <w:t>Học kỳ II năm học thứ tư không bố trí kỳ nghỉ hè, kế hoạch được tổ chức liên tục đến khi tốt nghiệp.</w:t>
      </w:r>
    </w:p>
    <w:p w14:paraId="0832E4CF" w14:textId="77777777" w:rsidR="00555C19" w:rsidRPr="000D1248" w:rsidRDefault="00555C19" w:rsidP="00450F01">
      <w:pPr>
        <w:spacing w:before="40" w:after="20" w:line="340" w:lineRule="atLeast"/>
        <w:ind w:firstLine="709"/>
        <w:jc w:val="both"/>
        <w:rPr>
          <w:rFonts w:cs="Times New Roman"/>
        </w:rPr>
      </w:pPr>
      <w:r w:rsidRPr="000D1248">
        <w:rPr>
          <w:rFonts w:cs="Times New Roman"/>
        </w:rPr>
        <w:t>- Quy định thực hiện các học phần:</w:t>
      </w:r>
    </w:p>
    <w:p w14:paraId="238089FB" w14:textId="77777777" w:rsidR="00555C19" w:rsidRPr="000D1248" w:rsidRDefault="00555C19" w:rsidP="00450F01">
      <w:pPr>
        <w:numPr>
          <w:ilvl w:val="0"/>
          <w:numId w:val="32"/>
        </w:numPr>
        <w:tabs>
          <w:tab w:val="clear" w:pos="1080"/>
          <w:tab w:val="num" w:pos="720"/>
          <w:tab w:val="left" w:pos="993"/>
        </w:tabs>
        <w:spacing w:before="40" w:after="20" w:line="340" w:lineRule="atLeast"/>
        <w:ind w:left="0" w:firstLine="720"/>
        <w:jc w:val="both"/>
        <w:rPr>
          <w:rFonts w:cs="Times New Roman"/>
        </w:rPr>
      </w:pPr>
      <w:r w:rsidRPr="000D1248">
        <w:rPr>
          <w:rFonts w:cs="Times New Roman"/>
        </w:rPr>
        <w:t>Các học phần lý thuyết: Tại lớp học không quá 30 tiết/tuần và đảm bảo không quá 15 giờ/tuần/học phần. Được chia thành các phần: Lý thuyết, Bài tập + Kiểm tra, Thực hành môn học.</w:t>
      </w:r>
    </w:p>
    <w:p w14:paraId="153A1F2E" w14:textId="77777777" w:rsidR="00555C19" w:rsidRPr="000D1248" w:rsidRDefault="00555C19" w:rsidP="00450F01">
      <w:pPr>
        <w:numPr>
          <w:ilvl w:val="0"/>
          <w:numId w:val="32"/>
        </w:numPr>
        <w:tabs>
          <w:tab w:val="clear" w:pos="1080"/>
          <w:tab w:val="num" w:pos="720"/>
          <w:tab w:val="left" w:pos="993"/>
        </w:tabs>
        <w:spacing w:before="40" w:after="20" w:line="340" w:lineRule="atLeast"/>
        <w:ind w:left="0" w:firstLine="720"/>
        <w:jc w:val="both"/>
        <w:rPr>
          <w:rFonts w:cs="Times New Roman"/>
        </w:rPr>
      </w:pPr>
      <w:r w:rsidRPr="000D1248">
        <w:rPr>
          <w:rFonts w:cs="Times New Roman"/>
        </w:rPr>
        <w:t>Các học phần thực tập, bài tập lớn: Tại phòng thực hành của Nhà trường và các doanh nghiệp, thời gian không quá 40 giờ/ tuần.</w:t>
      </w:r>
    </w:p>
    <w:p w14:paraId="71CAD5A4" w14:textId="77777777" w:rsidR="00555C19" w:rsidRPr="000D1248" w:rsidRDefault="00555C19" w:rsidP="00450F01">
      <w:pPr>
        <w:numPr>
          <w:ilvl w:val="1"/>
          <w:numId w:val="0"/>
        </w:numPr>
        <w:tabs>
          <w:tab w:val="num" w:pos="792"/>
        </w:tabs>
        <w:spacing w:line="340" w:lineRule="atLeast"/>
        <w:ind w:left="709" w:hanging="709"/>
        <w:jc w:val="both"/>
        <w:rPr>
          <w:rFonts w:cs="Times New Roman"/>
          <w:i/>
        </w:rPr>
      </w:pPr>
      <w:r w:rsidRPr="000D1248">
        <w:rPr>
          <w:rFonts w:cs="Times New Roman"/>
          <w:i/>
        </w:rPr>
        <w:t>9.3. Chế độ công tác giảng viên</w:t>
      </w:r>
    </w:p>
    <w:p w14:paraId="0D72DBAF" w14:textId="77777777" w:rsidR="00555C19" w:rsidRPr="000D1248" w:rsidRDefault="00555C19" w:rsidP="00450F01">
      <w:pPr>
        <w:pStyle w:val="Noidung"/>
        <w:ind w:firstLine="0"/>
        <w:rPr>
          <w:lang w:val="en-US"/>
        </w:rPr>
      </w:pPr>
      <w:r w:rsidRPr="000D1248">
        <w:rPr>
          <w:lang w:val="en-US"/>
        </w:rPr>
        <w:tab/>
        <w:t>Căn cứ Quy chế chi tiêu nội bộ hiện hành của Hiệu trưởng Trường Đại học Kinh tế - Kỹ thuật Công nghiệp.</w:t>
      </w:r>
    </w:p>
    <w:p w14:paraId="0A6279A8" w14:textId="77777777" w:rsidR="00555C19" w:rsidRPr="000D1248" w:rsidRDefault="00555C19" w:rsidP="00A15177">
      <w:pPr>
        <w:pStyle w:val="Noidung"/>
        <w:ind w:firstLine="0"/>
        <w:jc w:val="left"/>
        <w:rPr>
          <w:b/>
          <w:lang w:val="en-US"/>
        </w:rPr>
      </w:pPr>
      <w:r w:rsidRPr="000D1248">
        <w:rPr>
          <w:b/>
          <w:lang w:val="en-US"/>
        </w:rPr>
        <w:t>10. Kế hoạch giảng dạy dự kiến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79"/>
        <w:gridCol w:w="2420"/>
        <w:gridCol w:w="828"/>
        <w:gridCol w:w="538"/>
        <w:gridCol w:w="782"/>
        <w:gridCol w:w="2456"/>
        <w:gridCol w:w="665"/>
        <w:gridCol w:w="636"/>
      </w:tblGrid>
      <w:tr w:rsidR="00A15177" w:rsidRPr="000D1248" w14:paraId="7EF449F9" w14:textId="77777777" w:rsidTr="00A15177">
        <w:trPr>
          <w:trHeight w:val="100"/>
          <w:tblHeader/>
          <w:jc w:val="center"/>
        </w:trPr>
        <w:tc>
          <w:tcPr>
            <w:tcW w:w="478" w:type="pct"/>
            <w:vMerge w:val="restart"/>
            <w:shd w:val="clear" w:color="auto" w:fill="DAEEF3"/>
            <w:vAlign w:val="center"/>
          </w:tcPr>
          <w:p w14:paraId="7EE1D488" w14:textId="77777777" w:rsidR="00A15177" w:rsidRPr="000D1248" w:rsidRDefault="00A15177" w:rsidP="00A15177">
            <w:pPr>
              <w:spacing w:line="240" w:lineRule="atLeast"/>
              <w:rPr>
                <w:rFonts w:cs="Times New Roman"/>
                <w:b/>
                <w:bCs/>
                <w:sz w:val="24"/>
                <w:szCs w:val="24"/>
              </w:rPr>
            </w:pPr>
            <w:r w:rsidRPr="000D1248">
              <w:rPr>
                <w:rFonts w:cs="Times New Roman"/>
                <w:b/>
                <w:bCs/>
                <w:sz w:val="24"/>
                <w:szCs w:val="24"/>
              </w:rPr>
              <w:lastRenderedPageBreak/>
              <w:t>TT</w:t>
            </w:r>
          </w:p>
        </w:tc>
        <w:tc>
          <w:tcPr>
            <w:tcW w:w="1315" w:type="pct"/>
            <w:vMerge w:val="restart"/>
            <w:shd w:val="clear" w:color="auto" w:fill="DAEEF3"/>
            <w:vAlign w:val="center"/>
          </w:tcPr>
          <w:p w14:paraId="38A34F95" w14:textId="77777777" w:rsidR="00A15177" w:rsidRPr="000D1248" w:rsidRDefault="00A15177" w:rsidP="00A15177">
            <w:pPr>
              <w:spacing w:line="240" w:lineRule="atLeast"/>
              <w:rPr>
                <w:rFonts w:cs="Times New Roman"/>
                <w:b/>
                <w:bCs/>
                <w:sz w:val="24"/>
                <w:szCs w:val="24"/>
              </w:rPr>
            </w:pPr>
            <w:r w:rsidRPr="000D1248">
              <w:rPr>
                <w:rFonts w:cs="Times New Roman"/>
                <w:b/>
                <w:bCs/>
                <w:sz w:val="24"/>
                <w:szCs w:val="24"/>
              </w:rPr>
              <w:t>Tên học phần</w:t>
            </w:r>
          </w:p>
        </w:tc>
        <w:tc>
          <w:tcPr>
            <w:tcW w:w="450" w:type="pct"/>
            <w:vMerge w:val="restart"/>
            <w:shd w:val="clear" w:color="auto" w:fill="DAEEF3"/>
            <w:vAlign w:val="center"/>
          </w:tcPr>
          <w:p w14:paraId="6C30C970" w14:textId="77777777" w:rsidR="00A15177" w:rsidRPr="000D1248" w:rsidRDefault="00A15177" w:rsidP="00A15177">
            <w:pPr>
              <w:spacing w:line="240" w:lineRule="atLeast"/>
              <w:rPr>
                <w:rFonts w:cs="Times New Roman"/>
                <w:b/>
                <w:bCs/>
                <w:sz w:val="24"/>
                <w:szCs w:val="24"/>
              </w:rPr>
            </w:pPr>
            <w:r w:rsidRPr="000D1248">
              <w:rPr>
                <w:rFonts w:cs="Times New Roman"/>
                <w:b/>
                <w:bCs/>
                <w:sz w:val="24"/>
                <w:szCs w:val="24"/>
              </w:rPr>
              <w:t>Số lượng TC</w:t>
            </w:r>
          </w:p>
        </w:tc>
        <w:tc>
          <w:tcPr>
            <w:tcW w:w="717" w:type="pct"/>
            <w:gridSpan w:val="2"/>
            <w:shd w:val="clear" w:color="auto" w:fill="DAEEF3"/>
            <w:vAlign w:val="center"/>
          </w:tcPr>
          <w:p w14:paraId="26ACC460" w14:textId="77777777" w:rsidR="00A15177" w:rsidRPr="000D1248" w:rsidRDefault="00A15177" w:rsidP="00A15177">
            <w:pPr>
              <w:spacing w:line="240" w:lineRule="atLeast"/>
              <w:rPr>
                <w:rFonts w:cs="Times New Roman"/>
                <w:b/>
                <w:bCs/>
                <w:sz w:val="24"/>
                <w:szCs w:val="24"/>
              </w:rPr>
            </w:pPr>
            <w:r w:rsidRPr="000D1248">
              <w:rPr>
                <w:rFonts w:cs="Times New Roman"/>
                <w:b/>
                <w:bCs/>
                <w:sz w:val="24"/>
                <w:szCs w:val="24"/>
              </w:rPr>
              <w:t>Số tiết</w:t>
            </w:r>
          </w:p>
        </w:tc>
        <w:tc>
          <w:tcPr>
            <w:tcW w:w="1334" w:type="pct"/>
            <w:shd w:val="clear" w:color="auto" w:fill="DAEEF3"/>
            <w:vAlign w:val="center"/>
          </w:tcPr>
          <w:p w14:paraId="4CF665ED" w14:textId="77777777" w:rsidR="00A15177" w:rsidRPr="000D1248" w:rsidRDefault="00A15177" w:rsidP="00A15177">
            <w:pPr>
              <w:spacing w:line="240" w:lineRule="atLeast"/>
              <w:rPr>
                <w:rFonts w:cs="Times New Roman"/>
                <w:b/>
                <w:bCs/>
                <w:sz w:val="24"/>
                <w:szCs w:val="24"/>
              </w:rPr>
            </w:pPr>
            <w:r w:rsidRPr="000D1248">
              <w:rPr>
                <w:rFonts w:cs="Times New Roman"/>
                <w:b/>
                <w:bCs/>
                <w:sz w:val="24"/>
                <w:szCs w:val="24"/>
              </w:rPr>
              <w:t>Giảng viên</w:t>
            </w:r>
          </w:p>
        </w:tc>
        <w:tc>
          <w:tcPr>
            <w:tcW w:w="361" w:type="pct"/>
            <w:vMerge w:val="restart"/>
            <w:shd w:val="clear" w:color="auto" w:fill="DAEEF3"/>
            <w:vAlign w:val="center"/>
          </w:tcPr>
          <w:p w14:paraId="23B100C7" w14:textId="77777777" w:rsidR="00A15177" w:rsidRPr="000D1248" w:rsidRDefault="00A15177" w:rsidP="00A15177">
            <w:pPr>
              <w:spacing w:line="240" w:lineRule="atLeast"/>
              <w:rPr>
                <w:rFonts w:cs="Times New Roman"/>
                <w:b/>
                <w:bCs/>
                <w:sz w:val="24"/>
                <w:szCs w:val="24"/>
              </w:rPr>
            </w:pPr>
            <w:r w:rsidRPr="000D1248">
              <w:rPr>
                <w:rFonts w:cs="Times New Roman"/>
                <w:b/>
                <w:bCs/>
                <w:sz w:val="24"/>
                <w:szCs w:val="24"/>
              </w:rPr>
              <w:t>Học kì</w:t>
            </w:r>
          </w:p>
        </w:tc>
        <w:tc>
          <w:tcPr>
            <w:tcW w:w="346" w:type="pct"/>
            <w:vMerge w:val="restart"/>
            <w:shd w:val="clear" w:color="auto" w:fill="DAEEF3"/>
            <w:vAlign w:val="center"/>
          </w:tcPr>
          <w:p w14:paraId="5877974D" w14:textId="77777777" w:rsidR="00A15177" w:rsidRPr="000D1248" w:rsidRDefault="00A15177" w:rsidP="00A15177">
            <w:pPr>
              <w:spacing w:line="240" w:lineRule="atLeast"/>
              <w:rPr>
                <w:rFonts w:cs="Times New Roman"/>
                <w:b/>
                <w:bCs/>
              </w:rPr>
            </w:pPr>
            <w:r w:rsidRPr="000D1248">
              <w:rPr>
                <w:rFonts w:cs="Times New Roman"/>
                <w:b/>
                <w:bCs/>
              </w:rPr>
              <w:t>Ghi chú</w:t>
            </w:r>
          </w:p>
        </w:tc>
      </w:tr>
      <w:tr w:rsidR="00A15177" w:rsidRPr="000D1248" w14:paraId="3D154A10" w14:textId="77777777" w:rsidTr="00A15177">
        <w:trPr>
          <w:trHeight w:val="243"/>
          <w:tblHeader/>
          <w:jc w:val="center"/>
        </w:trPr>
        <w:tc>
          <w:tcPr>
            <w:tcW w:w="478" w:type="pct"/>
            <w:vMerge/>
            <w:shd w:val="clear" w:color="auto" w:fill="DAEEF3"/>
            <w:vAlign w:val="center"/>
          </w:tcPr>
          <w:p w14:paraId="7CC6CFF6" w14:textId="77777777" w:rsidR="00A15177" w:rsidRPr="000D1248" w:rsidRDefault="00A15177" w:rsidP="00A15177">
            <w:pPr>
              <w:spacing w:line="240" w:lineRule="atLeast"/>
              <w:rPr>
                <w:rFonts w:cs="Times New Roman"/>
                <w:b/>
                <w:bCs/>
                <w:sz w:val="24"/>
                <w:szCs w:val="24"/>
              </w:rPr>
            </w:pPr>
          </w:p>
        </w:tc>
        <w:tc>
          <w:tcPr>
            <w:tcW w:w="1315" w:type="pct"/>
            <w:vMerge/>
            <w:shd w:val="clear" w:color="auto" w:fill="DAEEF3"/>
            <w:vAlign w:val="center"/>
          </w:tcPr>
          <w:p w14:paraId="72250FF8" w14:textId="77777777" w:rsidR="00A15177" w:rsidRPr="000D1248" w:rsidRDefault="00A15177" w:rsidP="00A15177">
            <w:pPr>
              <w:spacing w:line="240" w:lineRule="atLeast"/>
              <w:rPr>
                <w:rFonts w:cs="Times New Roman"/>
                <w:b/>
                <w:bCs/>
                <w:sz w:val="24"/>
                <w:szCs w:val="24"/>
              </w:rPr>
            </w:pPr>
          </w:p>
        </w:tc>
        <w:tc>
          <w:tcPr>
            <w:tcW w:w="450" w:type="pct"/>
            <w:vMerge/>
            <w:shd w:val="clear" w:color="auto" w:fill="DAEEF3"/>
            <w:vAlign w:val="center"/>
          </w:tcPr>
          <w:p w14:paraId="12E283D3" w14:textId="77777777" w:rsidR="00A15177" w:rsidRPr="000D1248" w:rsidRDefault="00A15177" w:rsidP="00A15177">
            <w:pPr>
              <w:spacing w:line="240" w:lineRule="atLeast"/>
              <w:rPr>
                <w:rFonts w:cs="Times New Roman"/>
                <w:b/>
                <w:bCs/>
                <w:sz w:val="24"/>
                <w:szCs w:val="24"/>
              </w:rPr>
            </w:pPr>
          </w:p>
        </w:tc>
        <w:tc>
          <w:tcPr>
            <w:tcW w:w="292" w:type="pct"/>
            <w:shd w:val="clear" w:color="auto" w:fill="DAEEF3"/>
            <w:vAlign w:val="center"/>
          </w:tcPr>
          <w:p w14:paraId="16E7EA54" w14:textId="77777777" w:rsidR="00A15177" w:rsidRPr="000D1248" w:rsidRDefault="00A15177" w:rsidP="00A15177">
            <w:pPr>
              <w:spacing w:line="240" w:lineRule="atLeast"/>
              <w:rPr>
                <w:rFonts w:cs="Times New Roman"/>
                <w:b/>
                <w:bCs/>
                <w:sz w:val="24"/>
                <w:szCs w:val="24"/>
              </w:rPr>
            </w:pPr>
            <w:r w:rsidRPr="000D1248">
              <w:rPr>
                <w:rFonts w:cs="Times New Roman"/>
                <w:b/>
                <w:bCs/>
                <w:sz w:val="24"/>
                <w:szCs w:val="24"/>
              </w:rPr>
              <w:t>LT</w:t>
            </w:r>
          </w:p>
        </w:tc>
        <w:tc>
          <w:tcPr>
            <w:tcW w:w="425" w:type="pct"/>
            <w:shd w:val="clear" w:color="auto" w:fill="DAEEF3"/>
            <w:vAlign w:val="center"/>
          </w:tcPr>
          <w:p w14:paraId="5A156697" w14:textId="77777777" w:rsidR="00A15177" w:rsidRPr="000D1248" w:rsidRDefault="00A15177" w:rsidP="00A15177">
            <w:pPr>
              <w:spacing w:line="240" w:lineRule="atLeast"/>
              <w:rPr>
                <w:rFonts w:cs="Times New Roman"/>
                <w:b/>
                <w:bCs/>
                <w:sz w:val="24"/>
                <w:szCs w:val="24"/>
              </w:rPr>
            </w:pPr>
            <w:r w:rsidRPr="000D1248">
              <w:rPr>
                <w:rFonts w:cs="Times New Roman"/>
                <w:b/>
                <w:bCs/>
                <w:sz w:val="24"/>
                <w:szCs w:val="24"/>
              </w:rPr>
              <w:t>TH TL</w:t>
            </w:r>
          </w:p>
        </w:tc>
        <w:tc>
          <w:tcPr>
            <w:tcW w:w="1334" w:type="pct"/>
            <w:shd w:val="clear" w:color="auto" w:fill="DAEEF3"/>
            <w:vAlign w:val="center"/>
          </w:tcPr>
          <w:p w14:paraId="020D930A" w14:textId="1E83C062" w:rsidR="00A15177" w:rsidRPr="000D1248" w:rsidRDefault="00A15177" w:rsidP="00A15177">
            <w:pPr>
              <w:spacing w:line="240" w:lineRule="atLeast"/>
              <w:rPr>
                <w:rFonts w:cs="Times New Roman"/>
                <w:b/>
                <w:bCs/>
                <w:sz w:val="24"/>
                <w:szCs w:val="24"/>
              </w:rPr>
            </w:pPr>
            <w:r w:rsidRPr="000D1248">
              <w:rPr>
                <w:rFonts w:cs="Times New Roman"/>
                <w:b/>
                <w:bCs/>
                <w:sz w:val="24"/>
                <w:szCs w:val="24"/>
              </w:rPr>
              <w:t xml:space="preserve">Họ tên, </w:t>
            </w:r>
            <w:r w:rsidR="00BE5FB1">
              <w:rPr>
                <w:rFonts w:cs="Times New Roman"/>
                <w:b/>
                <w:bCs/>
                <w:sz w:val="24"/>
                <w:szCs w:val="24"/>
              </w:rPr>
              <w:t>chức danh</w:t>
            </w:r>
            <w:r w:rsidRPr="000D1248">
              <w:rPr>
                <w:rFonts w:cs="Times New Roman"/>
                <w:b/>
                <w:bCs/>
                <w:sz w:val="24"/>
                <w:szCs w:val="24"/>
              </w:rPr>
              <w:t>, học vị</w:t>
            </w:r>
          </w:p>
        </w:tc>
        <w:tc>
          <w:tcPr>
            <w:tcW w:w="361" w:type="pct"/>
            <w:vMerge/>
            <w:shd w:val="clear" w:color="auto" w:fill="DAEEF3"/>
            <w:vAlign w:val="center"/>
          </w:tcPr>
          <w:p w14:paraId="5DCE947D" w14:textId="77777777" w:rsidR="00A15177" w:rsidRPr="000D1248" w:rsidRDefault="00A15177" w:rsidP="00A15177">
            <w:pPr>
              <w:spacing w:line="240" w:lineRule="atLeast"/>
              <w:rPr>
                <w:rFonts w:cs="Times New Roman"/>
                <w:b/>
                <w:bCs/>
                <w:sz w:val="24"/>
                <w:szCs w:val="24"/>
              </w:rPr>
            </w:pPr>
          </w:p>
        </w:tc>
        <w:tc>
          <w:tcPr>
            <w:tcW w:w="346" w:type="pct"/>
            <w:vMerge/>
            <w:shd w:val="clear" w:color="auto" w:fill="DAEEF3"/>
            <w:vAlign w:val="center"/>
          </w:tcPr>
          <w:p w14:paraId="59235F8B" w14:textId="77777777" w:rsidR="00A15177" w:rsidRPr="000D1248" w:rsidRDefault="00A15177" w:rsidP="00A15177">
            <w:pPr>
              <w:spacing w:line="240" w:lineRule="atLeast"/>
              <w:rPr>
                <w:rFonts w:cs="Times New Roman"/>
                <w:b/>
                <w:bCs/>
              </w:rPr>
            </w:pPr>
          </w:p>
        </w:tc>
      </w:tr>
      <w:tr w:rsidR="00555C19" w:rsidRPr="000D1248" w14:paraId="13AB20EA" w14:textId="77777777" w:rsidTr="00A15177">
        <w:trPr>
          <w:trHeight w:val="100"/>
          <w:jc w:val="center"/>
        </w:trPr>
        <w:tc>
          <w:tcPr>
            <w:tcW w:w="478" w:type="pct"/>
            <w:vAlign w:val="center"/>
          </w:tcPr>
          <w:p w14:paraId="74C7173C" w14:textId="77777777" w:rsidR="00555C19" w:rsidRPr="000D1248" w:rsidRDefault="00555C19" w:rsidP="00A15177">
            <w:pPr>
              <w:spacing w:line="240" w:lineRule="atLeast"/>
              <w:jc w:val="left"/>
              <w:rPr>
                <w:rFonts w:cs="Times New Roman"/>
                <w:bCs/>
                <w:i/>
                <w:sz w:val="24"/>
                <w:szCs w:val="24"/>
              </w:rPr>
            </w:pPr>
            <w:r w:rsidRPr="000D1248">
              <w:rPr>
                <w:rFonts w:cs="Times New Roman"/>
                <w:bCs/>
                <w:i/>
                <w:sz w:val="24"/>
                <w:szCs w:val="24"/>
              </w:rPr>
              <w:t>(1)</w:t>
            </w:r>
          </w:p>
        </w:tc>
        <w:tc>
          <w:tcPr>
            <w:tcW w:w="1315" w:type="pct"/>
            <w:vAlign w:val="center"/>
          </w:tcPr>
          <w:p w14:paraId="14D34752" w14:textId="77777777" w:rsidR="00555C19" w:rsidRPr="000D1248" w:rsidRDefault="00555C19" w:rsidP="00A15177">
            <w:pPr>
              <w:spacing w:line="240" w:lineRule="atLeast"/>
              <w:jc w:val="left"/>
              <w:rPr>
                <w:rFonts w:cs="Times New Roman"/>
                <w:bCs/>
                <w:i/>
                <w:sz w:val="24"/>
                <w:szCs w:val="24"/>
              </w:rPr>
            </w:pPr>
            <w:r w:rsidRPr="000D1248">
              <w:rPr>
                <w:rFonts w:cs="Times New Roman"/>
                <w:bCs/>
                <w:i/>
                <w:sz w:val="24"/>
                <w:szCs w:val="24"/>
              </w:rPr>
              <w:t>(2)</w:t>
            </w:r>
          </w:p>
        </w:tc>
        <w:tc>
          <w:tcPr>
            <w:tcW w:w="450" w:type="pct"/>
            <w:vAlign w:val="center"/>
          </w:tcPr>
          <w:p w14:paraId="0863C545" w14:textId="77777777" w:rsidR="00555C19" w:rsidRPr="000D1248" w:rsidRDefault="00555C19" w:rsidP="00A15177">
            <w:pPr>
              <w:spacing w:line="240" w:lineRule="atLeast"/>
              <w:jc w:val="left"/>
              <w:rPr>
                <w:rFonts w:cs="Times New Roman"/>
                <w:bCs/>
                <w:i/>
                <w:sz w:val="24"/>
                <w:szCs w:val="24"/>
              </w:rPr>
            </w:pPr>
            <w:r w:rsidRPr="000D1248">
              <w:rPr>
                <w:rFonts w:cs="Times New Roman"/>
                <w:bCs/>
                <w:i/>
                <w:sz w:val="24"/>
                <w:szCs w:val="24"/>
              </w:rPr>
              <w:t>(3)</w:t>
            </w:r>
          </w:p>
        </w:tc>
        <w:tc>
          <w:tcPr>
            <w:tcW w:w="292" w:type="pct"/>
            <w:vAlign w:val="center"/>
          </w:tcPr>
          <w:p w14:paraId="7693AF8C" w14:textId="77777777" w:rsidR="00555C19" w:rsidRPr="000D1248" w:rsidRDefault="00555C19" w:rsidP="00A15177">
            <w:pPr>
              <w:spacing w:line="240" w:lineRule="atLeast"/>
              <w:jc w:val="left"/>
              <w:rPr>
                <w:rFonts w:cs="Times New Roman"/>
                <w:bCs/>
                <w:i/>
                <w:sz w:val="24"/>
                <w:szCs w:val="24"/>
              </w:rPr>
            </w:pPr>
            <w:r w:rsidRPr="000D1248">
              <w:rPr>
                <w:rFonts w:cs="Times New Roman"/>
                <w:bCs/>
                <w:i/>
                <w:sz w:val="24"/>
                <w:szCs w:val="24"/>
              </w:rPr>
              <w:t>(4)</w:t>
            </w:r>
          </w:p>
        </w:tc>
        <w:tc>
          <w:tcPr>
            <w:tcW w:w="425" w:type="pct"/>
            <w:vAlign w:val="center"/>
          </w:tcPr>
          <w:p w14:paraId="1AC272A4" w14:textId="77777777" w:rsidR="00555C19" w:rsidRPr="000D1248" w:rsidRDefault="00555C19" w:rsidP="00A15177">
            <w:pPr>
              <w:spacing w:line="240" w:lineRule="atLeast"/>
              <w:jc w:val="left"/>
              <w:rPr>
                <w:rFonts w:cs="Times New Roman"/>
                <w:bCs/>
                <w:i/>
                <w:sz w:val="24"/>
                <w:szCs w:val="24"/>
              </w:rPr>
            </w:pPr>
            <w:r w:rsidRPr="000D1248">
              <w:rPr>
                <w:rFonts w:cs="Times New Roman"/>
                <w:bCs/>
                <w:i/>
                <w:sz w:val="24"/>
                <w:szCs w:val="24"/>
              </w:rPr>
              <w:t>(5)</w:t>
            </w:r>
          </w:p>
        </w:tc>
        <w:tc>
          <w:tcPr>
            <w:tcW w:w="1334" w:type="pct"/>
            <w:vAlign w:val="center"/>
          </w:tcPr>
          <w:p w14:paraId="30B4BCE5" w14:textId="77777777" w:rsidR="00555C19" w:rsidRPr="000D1248" w:rsidRDefault="00555C19" w:rsidP="00A15177">
            <w:pPr>
              <w:spacing w:line="240" w:lineRule="atLeast"/>
              <w:jc w:val="left"/>
              <w:rPr>
                <w:rFonts w:cs="Times New Roman"/>
                <w:bCs/>
                <w:i/>
                <w:sz w:val="24"/>
                <w:szCs w:val="24"/>
              </w:rPr>
            </w:pPr>
            <w:r w:rsidRPr="000D1248">
              <w:rPr>
                <w:rFonts w:cs="Times New Roman"/>
                <w:bCs/>
                <w:i/>
                <w:sz w:val="24"/>
                <w:szCs w:val="24"/>
              </w:rPr>
              <w:t>(6)</w:t>
            </w:r>
          </w:p>
        </w:tc>
        <w:tc>
          <w:tcPr>
            <w:tcW w:w="361" w:type="pct"/>
            <w:vAlign w:val="center"/>
          </w:tcPr>
          <w:p w14:paraId="20BF6354" w14:textId="77777777" w:rsidR="00555C19" w:rsidRPr="000D1248" w:rsidRDefault="00555C19" w:rsidP="00A15177">
            <w:pPr>
              <w:spacing w:line="240" w:lineRule="atLeast"/>
              <w:jc w:val="left"/>
              <w:rPr>
                <w:rFonts w:cs="Times New Roman"/>
                <w:bCs/>
                <w:i/>
                <w:sz w:val="24"/>
                <w:szCs w:val="24"/>
              </w:rPr>
            </w:pPr>
            <w:r w:rsidRPr="000D1248">
              <w:rPr>
                <w:rFonts w:cs="Times New Roman"/>
                <w:bCs/>
                <w:i/>
                <w:sz w:val="24"/>
                <w:szCs w:val="24"/>
              </w:rPr>
              <w:t>(7)</w:t>
            </w:r>
          </w:p>
        </w:tc>
        <w:tc>
          <w:tcPr>
            <w:tcW w:w="346" w:type="pct"/>
            <w:vAlign w:val="center"/>
          </w:tcPr>
          <w:p w14:paraId="69524197" w14:textId="77777777" w:rsidR="00555C19" w:rsidRPr="000D1248" w:rsidRDefault="00555C19" w:rsidP="00A15177">
            <w:pPr>
              <w:spacing w:line="240" w:lineRule="atLeast"/>
              <w:jc w:val="left"/>
              <w:rPr>
                <w:rFonts w:cs="Times New Roman"/>
                <w:bCs/>
                <w:i/>
              </w:rPr>
            </w:pPr>
            <w:r w:rsidRPr="000D1248">
              <w:rPr>
                <w:rFonts w:cs="Times New Roman"/>
                <w:bCs/>
                <w:i/>
              </w:rPr>
              <w:t>(8)</w:t>
            </w:r>
          </w:p>
        </w:tc>
      </w:tr>
      <w:tr w:rsidR="00555C19" w:rsidRPr="000D1248" w14:paraId="057BD512" w14:textId="77777777" w:rsidTr="00A15177">
        <w:trPr>
          <w:trHeight w:val="100"/>
          <w:jc w:val="center"/>
        </w:trPr>
        <w:tc>
          <w:tcPr>
            <w:tcW w:w="478" w:type="pct"/>
            <w:vAlign w:val="center"/>
          </w:tcPr>
          <w:p w14:paraId="271A696E" w14:textId="77777777" w:rsidR="00555C19" w:rsidRPr="000D1248" w:rsidRDefault="00555C19" w:rsidP="00A15177">
            <w:pPr>
              <w:spacing w:line="240" w:lineRule="atLeast"/>
              <w:jc w:val="left"/>
              <w:rPr>
                <w:rFonts w:cs="Times New Roman"/>
                <w:bCs/>
                <w:sz w:val="24"/>
                <w:szCs w:val="24"/>
              </w:rPr>
            </w:pPr>
            <w:r w:rsidRPr="000D1248">
              <w:rPr>
                <w:rFonts w:cs="Times New Roman"/>
                <w:bCs/>
                <w:sz w:val="24"/>
                <w:szCs w:val="24"/>
              </w:rPr>
              <w:t>1</w:t>
            </w:r>
          </w:p>
        </w:tc>
        <w:tc>
          <w:tcPr>
            <w:tcW w:w="1315" w:type="pct"/>
            <w:vAlign w:val="center"/>
          </w:tcPr>
          <w:p w14:paraId="3B4B722F" w14:textId="77777777" w:rsidR="00555C19" w:rsidRPr="000D1248" w:rsidRDefault="00555C19" w:rsidP="00A15177">
            <w:pPr>
              <w:spacing w:line="240" w:lineRule="atLeast"/>
              <w:jc w:val="left"/>
              <w:rPr>
                <w:rFonts w:cs="Times New Roman"/>
                <w:b/>
                <w:bCs/>
                <w:sz w:val="24"/>
                <w:szCs w:val="24"/>
              </w:rPr>
            </w:pPr>
          </w:p>
        </w:tc>
        <w:tc>
          <w:tcPr>
            <w:tcW w:w="450" w:type="pct"/>
            <w:vAlign w:val="center"/>
          </w:tcPr>
          <w:p w14:paraId="58684B04" w14:textId="77777777" w:rsidR="00555C19" w:rsidRPr="000D1248" w:rsidRDefault="00555C19" w:rsidP="00A15177">
            <w:pPr>
              <w:spacing w:line="240" w:lineRule="atLeast"/>
              <w:jc w:val="left"/>
              <w:rPr>
                <w:rFonts w:cs="Times New Roman"/>
                <w:b/>
                <w:bCs/>
                <w:sz w:val="24"/>
                <w:szCs w:val="24"/>
              </w:rPr>
            </w:pPr>
          </w:p>
        </w:tc>
        <w:tc>
          <w:tcPr>
            <w:tcW w:w="292" w:type="pct"/>
            <w:vAlign w:val="center"/>
          </w:tcPr>
          <w:p w14:paraId="3412BF68" w14:textId="77777777" w:rsidR="00555C19" w:rsidRPr="000D1248" w:rsidRDefault="00555C19" w:rsidP="00A15177">
            <w:pPr>
              <w:spacing w:line="240" w:lineRule="atLeast"/>
              <w:jc w:val="left"/>
              <w:rPr>
                <w:rFonts w:cs="Times New Roman"/>
                <w:b/>
                <w:bCs/>
                <w:sz w:val="24"/>
                <w:szCs w:val="24"/>
              </w:rPr>
            </w:pPr>
          </w:p>
        </w:tc>
        <w:tc>
          <w:tcPr>
            <w:tcW w:w="425" w:type="pct"/>
            <w:vAlign w:val="center"/>
          </w:tcPr>
          <w:p w14:paraId="4E45C249" w14:textId="77777777" w:rsidR="00555C19" w:rsidRPr="000D1248" w:rsidRDefault="00555C19" w:rsidP="00A15177">
            <w:pPr>
              <w:spacing w:line="240" w:lineRule="atLeast"/>
              <w:jc w:val="left"/>
              <w:rPr>
                <w:rFonts w:cs="Times New Roman"/>
                <w:b/>
                <w:bCs/>
                <w:sz w:val="24"/>
                <w:szCs w:val="24"/>
              </w:rPr>
            </w:pPr>
          </w:p>
        </w:tc>
        <w:tc>
          <w:tcPr>
            <w:tcW w:w="1334" w:type="pct"/>
            <w:vAlign w:val="center"/>
          </w:tcPr>
          <w:p w14:paraId="653B4BA0" w14:textId="77777777" w:rsidR="00555C19" w:rsidRPr="000D1248" w:rsidRDefault="00555C19" w:rsidP="00A15177">
            <w:pPr>
              <w:spacing w:line="240" w:lineRule="atLeast"/>
              <w:jc w:val="left"/>
              <w:rPr>
                <w:rFonts w:cs="Times New Roman"/>
                <w:b/>
                <w:bCs/>
                <w:sz w:val="24"/>
                <w:szCs w:val="24"/>
              </w:rPr>
            </w:pPr>
          </w:p>
        </w:tc>
        <w:tc>
          <w:tcPr>
            <w:tcW w:w="361" w:type="pct"/>
            <w:vAlign w:val="center"/>
          </w:tcPr>
          <w:p w14:paraId="2ED1228D" w14:textId="77777777" w:rsidR="00555C19" w:rsidRPr="000D1248" w:rsidRDefault="00555C19" w:rsidP="00A15177">
            <w:pPr>
              <w:spacing w:line="240" w:lineRule="atLeast"/>
              <w:jc w:val="left"/>
              <w:rPr>
                <w:rFonts w:cs="Times New Roman"/>
                <w:b/>
                <w:bCs/>
                <w:sz w:val="24"/>
                <w:szCs w:val="24"/>
              </w:rPr>
            </w:pPr>
          </w:p>
        </w:tc>
        <w:tc>
          <w:tcPr>
            <w:tcW w:w="346" w:type="pct"/>
            <w:vAlign w:val="center"/>
          </w:tcPr>
          <w:p w14:paraId="28274481" w14:textId="77777777" w:rsidR="00555C19" w:rsidRPr="000D1248" w:rsidRDefault="00555C19" w:rsidP="00A15177">
            <w:pPr>
              <w:spacing w:line="240" w:lineRule="atLeast"/>
              <w:jc w:val="left"/>
              <w:rPr>
                <w:rFonts w:cs="Times New Roman"/>
                <w:b/>
                <w:bCs/>
              </w:rPr>
            </w:pPr>
          </w:p>
        </w:tc>
      </w:tr>
      <w:tr w:rsidR="00555C19" w:rsidRPr="000D1248" w14:paraId="3FC44832" w14:textId="77777777" w:rsidTr="00A15177">
        <w:trPr>
          <w:trHeight w:val="100"/>
          <w:jc w:val="center"/>
        </w:trPr>
        <w:tc>
          <w:tcPr>
            <w:tcW w:w="478" w:type="pct"/>
            <w:vAlign w:val="center"/>
          </w:tcPr>
          <w:p w14:paraId="7AA9BC99" w14:textId="77777777" w:rsidR="00555C19" w:rsidRPr="000D1248" w:rsidRDefault="00555C19" w:rsidP="00A15177">
            <w:pPr>
              <w:spacing w:line="240" w:lineRule="atLeast"/>
              <w:jc w:val="left"/>
              <w:rPr>
                <w:rFonts w:cs="Times New Roman"/>
                <w:bCs/>
                <w:sz w:val="24"/>
                <w:szCs w:val="24"/>
              </w:rPr>
            </w:pPr>
            <w:r w:rsidRPr="000D1248">
              <w:rPr>
                <w:rFonts w:cs="Times New Roman"/>
                <w:bCs/>
                <w:sz w:val="24"/>
                <w:szCs w:val="24"/>
              </w:rPr>
              <w:t>2</w:t>
            </w:r>
          </w:p>
        </w:tc>
        <w:tc>
          <w:tcPr>
            <w:tcW w:w="1315" w:type="pct"/>
            <w:vAlign w:val="center"/>
          </w:tcPr>
          <w:p w14:paraId="5CB5281A" w14:textId="77777777" w:rsidR="00555C19" w:rsidRPr="000D1248" w:rsidRDefault="00555C19" w:rsidP="00A15177">
            <w:pPr>
              <w:spacing w:line="240" w:lineRule="atLeast"/>
              <w:jc w:val="left"/>
              <w:rPr>
                <w:rFonts w:cs="Times New Roman"/>
                <w:b/>
                <w:bCs/>
                <w:sz w:val="24"/>
                <w:szCs w:val="24"/>
              </w:rPr>
            </w:pPr>
          </w:p>
        </w:tc>
        <w:tc>
          <w:tcPr>
            <w:tcW w:w="450" w:type="pct"/>
            <w:vAlign w:val="center"/>
          </w:tcPr>
          <w:p w14:paraId="2CD0444A" w14:textId="77777777" w:rsidR="00555C19" w:rsidRPr="000D1248" w:rsidRDefault="00555C19" w:rsidP="00A15177">
            <w:pPr>
              <w:spacing w:line="240" w:lineRule="atLeast"/>
              <w:jc w:val="left"/>
              <w:rPr>
                <w:rFonts w:cs="Times New Roman"/>
                <w:b/>
                <w:bCs/>
                <w:sz w:val="24"/>
                <w:szCs w:val="24"/>
              </w:rPr>
            </w:pPr>
          </w:p>
        </w:tc>
        <w:tc>
          <w:tcPr>
            <w:tcW w:w="292" w:type="pct"/>
            <w:vAlign w:val="center"/>
          </w:tcPr>
          <w:p w14:paraId="4CD8925D" w14:textId="77777777" w:rsidR="00555C19" w:rsidRPr="000D1248" w:rsidRDefault="00555C19" w:rsidP="00A15177">
            <w:pPr>
              <w:spacing w:line="240" w:lineRule="atLeast"/>
              <w:jc w:val="left"/>
              <w:rPr>
                <w:rFonts w:cs="Times New Roman"/>
                <w:b/>
                <w:bCs/>
                <w:sz w:val="24"/>
                <w:szCs w:val="24"/>
              </w:rPr>
            </w:pPr>
          </w:p>
        </w:tc>
        <w:tc>
          <w:tcPr>
            <w:tcW w:w="425" w:type="pct"/>
            <w:vAlign w:val="center"/>
          </w:tcPr>
          <w:p w14:paraId="2B73DE91" w14:textId="77777777" w:rsidR="00555C19" w:rsidRPr="000D1248" w:rsidRDefault="00555C19" w:rsidP="00A15177">
            <w:pPr>
              <w:spacing w:line="240" w:lineRule="atLeast"/>
              <w:jc w:val="left"/>
              <w:rPr>
                <w:rFonts w:cs="Times New Roman"/>
                <w:b/>
                <w:bCs/>
                <w:sz w:val="24"/>
                <w:szCs w:val="24"/>
              </w:rPr>
            </w:pPr>
          </w:p>
        </w:tc>
        <w:tc>
          <w:tcPr>
            <w:tcW w:w="1334" w:type="pct"/>
            <w:vAlign w:val="center"/>
          </w:tcPr>
          <w:p w14:paraId="172E1FEB" w14:textId="77777777" w:rsidR="00555C19" w:rsidRPr="000D1248" w:rsidRDefault="00555C19" w:rsidP="00A15177">
            <w:pPr>
              <w:spacing w:line="240" w:lineRule="atLeast"/>
              <w:jc w:val="left"/>
              <w:rPr>
                <w:rFonts w:cs="Times New Roman"/>
                <w:b/>
                <w:bCs/>
                <w:sz w:val="24"/>
                <w:szCs w:val="24"/>
              </w:rPr>
            </w:pPr>
          </w:p>
        </w:tc>
        <w:tc>
          <w:tcPr>
            <w:tcW w:w="361" w:type="pct"/>
            <w:vAlign w:val="center"/>
          </w:tcPr>
          <w:p w14:paraId="5F8B3989" w14:textId="77777777" w:rsidR="00555C19" w:rsidRPr="000D1248" w:rsidRDefault="00555C19" w:rsidP="00A15177">
            <w:pPr>
              <w:spacing w:line="240" w:lineRule="atLeast"/>
              <w:jc w:val="left"/>
              <w:rPr>
                <w:rFonts w:cs="Times New Roman"/>
                <w:b/>
                <w:bCs/>
                <w:sz w:val="24"/>
                <w:szCs w:val="24"/>
              </w:rPr>
            </w:pPr>
          </w:p>
        </w:tc>
        <w:tc>
          <w:tcPr>
            <w:tcW w:w="346" w:type="pct"/>
            <w:vAlign w:val="center"/>
          </w:tcPr>
          <w:p w14:paraId="7B2B1B53" w14:textId="77777777" w:rsidR="00555C19" w:rsidRPr="000D1248" w:rsidRDefault="00555C19" w:rsidP="00A15177">
            <w:pPr>
              <w:spacing w:line="240" w:lineRule="atLeast"/>
              <w:jc w:val="left"/>
              <w:rPr>
                <w:rFonts w:cs="Times New Roman"/>
                <w:b/>
                <w:bCs/>
              </w:rPr>
            </w:pPr>
          </w:p>
        </w:tc>
      </w:tr>
      <w:tr w:rsidR="00555C19" w:rsidRPr="000D1248" w14:paraId="76657227" w14:textId="77777777" w:rsidTr="00A15177">
        <w:trPr>
          <w:trHeight w:val="100"/>
          <w:jc w:val="center"/>
        </w:trPr>
        <w:tc>
          <w:tcPr>
            <w:tcW w:w="478" w:type="pct"/>
            <w:vAlign w:val="center"/>
          </w:tcPr>
          <w:p w14:paraId="6812888B" w14:textId="77777777" w:rsidR="00555C19" w:rsidRPr="000D1248" w:rsidRDefault="00555C19" w:rsidP="00A15177">
            <w:pPr>
              <w:spacing w:line="240" w:lineRule="atLeast"/>
              <w:jc w:val="left"/>
              <w:rPr>
                <w:rFonts w:cs="Times New Roman"/>
                <w:bCs/>
                <w:sz w:val="24"/>
                <w:szCs w:val="24"/>
              </w:rPr>
            </w:pPr>
            <w:r w:rsidRPr="000D1248">
              <w:rPr>
                <w:rFonts w:cs="Times New Roman"/>
                <w:bCs/>
                <w:sz w:val="24"/>
                <w:szCs w:val="24"/>
              </w:rPr>
              <w:t>…</w:t>
            </w:r>
          </w:p>
        </w:tc>
        <w:tc>
          <w:tcPr>
            <w:tcW w:w="1315" w:type="pct"/>
            <w:vAlign w:val="center"/>
          </w:tcPr>
          <w:p w14:paraId="2A0D294B" w14:textId="77777777" w:rsidR="00555C19" w:rsidRPr="000D1248" w:rsidRDefault="00555C19" w:rsidP="00A15177">
            <w:pPr>
              <w:spacing w:line="240" w:lineRule="atLeast"/>
              <w:jc w:val="left"/>
              <w:rPr>
                <w:rFonts w:cs="Times New Roman"/>
                <w:b/>
                <w:bCs/>
                <w:sz w:val="24"/>
                <w:szCs w:val="24"/>
              </w:rPr>
            </w:pPr>
          </w:p>
        </w:tc>
        <w:tc>
          <w:tcPr>
            <w:tcW w:w="450" w:type="pct"/>
            <w:vAlign w:val="center"/>
          </w:tcPr>
          <w:p w14:paraId="55F5F232" w14:textId="77777777" w:rsidR="00555C19" w:rsidRPr="000D1248" w:rsidRDefault="00555C19" w:rsidP="00A15177">
            <w:pPr>
              <w:spacing w:line="240" w:lineRule="atLeast"/>
              <w:jc w:val="left"/>
              <w:rPr>
                <w:rFonts w:cs="Times New Roman"/>
                <w:b/>
                <w:bCs/>
                <w:sz w:val="24"/>
                <w:szCs w:val="24"/>
              </w:rPr>
            </w:pPr>
          </w:p>
        </w:tc>
        <w:tc>
          <w:tcPr>
            <w:tcW w:w="292" w:type="pct"/>
            <w:vAlign w:val="center"/>
          </w:tcPr>
          <w:p w14:paraId="57593ABC" w14:textId="77777777" w:rsidR="00555C19" w:rsidRPr="000D1248" w:rsidRDefault="00555C19" w:rsidP="00A15177">
            <w:pPr>
              <w:spacing w:line="240" w:lineRule="atLeast"/>
              <w:jc w:val="left"/>
              <w:rPr>
                <w:rFonts w:cs="Times New Roman"/>
                <w:b/>
                <w:bCs/>
                <w:sz w:val="24"/>
                <w:szCs w:val="24"/>
              </w:rPr>
            </w:pPr>
          </w:p>
        </w:tc>
        <w:tc>
          <w:tcPr>
            <w:tcW w:w="425" w:type="pct"/>
            <w:vAlign w:val="center"/>
          </w:tcPr>
          <w:p w14:paraId="152F1E95" w14:textId="77777777" w:rsidR="00555C19" w:rsidRPr="000D1248" w:rsidRDefault="00555C19" w:rsidP="00A15177">
            <w:pPr>
              <w:spacing w:line="240" w:lineRule="atLeast"/>
              <w:jc w:val="left"/>
              <w:rPr>
                <w:rFonts w:cs="Times New Roman"/>
                <w:b/>
                <w:bCs/>
                <w:sz w:val="24"/>
                <w:szCs w:val="24"/>
              </w:rPr>
            </w:pPr>
          </w:p>
        </w:tc>
        <w:tc>
          <w:tcPr>
            <w:tcW w:w="1334" w:type="pct"/>
            <w:vAlign w:val="center"/>
          </w:tcPr>
          <w:p w14:paraId="4BB4FD44" w14:textId="77777777" w:rsidR="00555C19" w:rsidRPr="000D1248" w:rsidRDefault="00555C19" w:rsidP="00A15177">
            <w:pPr>
              <w:spacing w:line="240" w:lineRule="atLeast"/>
              <w:jc w:val="left"/>
              <w:rPr>
                <w:rFonts w:cs="Times New Roman"/>
                <w:b/>
                <w:bCs/>
                <w:sz w:val="24"/>
                <w:szCs w:val="24"/>
              </w:rPr>
            </w:pPr>
          </w:p>
        </w:tc>
        <w:tc>
          <w:tcPr>
            <w:tcW w:w="361" w:type="pct"/>
            <w:vAlign w:val="center"/>
          </w:tcPr>
          <w:p w14:paraId="7964E9F3" w14:textId="77777777" w:rsidR="00555C19" w:rsidRPr="000D1248" w:rsidRDefault="00555C19" w:rsidP="00A15177">
            <w:pPr>
              <w:spacing w:line="240" w:lineRule="atLeast"/>
              <w:jc w:val="left"/>
              <w:rPr>
                <w:rFonts w:cs="Times New Roman"/>
                <w:b/>
                <w:bCs/>
                <w:sz w:val="24"/>
                <w:szCs w:val="24"/>
              </w:rPr>
            </w:pPr>
          </w:p>
        </w:tc>
        <w:tc>
          <w:tcPr>
            <w:tcW w:w="346" w:type="pct"/>
            <w:vAlign w:val="center"/>
          </w:tcPr>
          <w:p w14:paraId="2F6FFDB9" w14:textId="77777777" w:rsidR="00555C19" w:rsidRPr="000D1248" w:rsidRDefault="00555C19" w:rsidP="00A15177">
            <w:pPr>
              <w:spacing w:line="240" w:lineRule="atLeast"/>
              <w:jc w:val="left"/>
              <w:rPr>
                <w:rFonts w:cs="Times New Roman"/>
                <w:b/>
                <w:bCs/>
              </w:rPr>
            </w:pPr>
          </w:p>
        </w:tc>
      </w:tr>
    </w:tbl>
    <w:p w14:paraId="2CD93B1B" w14:textId="77777777" w:rsidR="00555C19" w:rsidRPr="000D1248" w:rsidRDefault="00555C19" w:rsidP="00A15177">
      <w:pPr>
        <w:jc w:val="left"/>
        <w:rPr>
          <w:rFonts w:cs="Times New Roman"/>
          <w:b/>
        </w:rPr>
      </w:pPr>
      <w:r w:rsidRPr="000D1248">
        <w:rPr>
          <w:rFonts w:cs="Times New Roman"/>
          <w:b/>
        </w:rPr>
        <w:t>11. Kế hoạch đào tạo toàn khóa dự kiến</w:t>
      </w:r>
    </w:p>
    <w:tbl>
      <w:tblPr>
        <w:tblW w:w="9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5"/>
        <w:gridCol w:w="6465"/>
        <w:gridCol w:w="1582"/>
      </w:tblGrid>
      <w:tr w:rsidR="00555C19" w:rsidRPr="000D1248" w14:paraId="0E6EBCDF" w14:textId="77777777" w:rsidTr="00555C19">
        <w:trPr>
          <w:trHeight w:val="300"/>
          <w:tblHeader/>
        </w:trPr>
        <w:tc>
          <w:tcPr>
            <w:tcW w:w="1215" w:type="dxa"/>
            <w:tcBorders>
              <w:top w:val="single" w:sz="6" w:space="0" w:color="000000"/>
              <w:left w:val="single" w:sz="6" w:space="0" w:color="000000"/>
              <w:bottom w:val="single" w:sz="6" w:space="0" w:color="000000"/>
              <w:right w:val="single" w:sz="6" w:space="0" w:color="000000"/>
            </w:tcBorders>
            <w:shd w:val="clear" w:color="auto" w:fill="DAEEF3"/>
            <w:tcMar>
              <w:top w:w="0" w:type="dxa"/>
              <w:left w:w="45" w:type="dxa"/>
              <w:bottom w:w="0" w:type="dxa"/>
              <w:right w:w="45" w:type="dxa"/>
            </w:tcMar>
            <w:vAlign w:val="center"/>
          </w:tcPr>
          <w:p w14:paraId="24BD34E1" w14:textId="77777777" w:rsidR="00555C19" w:rsidRPr="000D1248" w:rsidRDefault="00555C19" w:rsidP="00A15177">
            <w:pPr>
              <w:spacing w:line="240" w:lineRule="atLeast"/>
              <w:rPr>
                <w:rFonts w:cs="Times New Roman"/>
                <w:b/>
              </w:rPr>
            </w:pPr>
            <w:r w:rsidRPr="000D1248">
              <w:rPr>
                <w:rFonts w:cs="Times New Roman"/>
                <w:b/>
              </w:rPr>
              <w:t>Số TT</w:t>
            </w:r>
          </w:p>
        </w:tc>
        <w:tc>
          <w:tcPr>
            <w:tcW w:w="6465" w:type="dxa"/>
            <w:tcBorders>
              <w:top w:val="single" w:sz="6" w:space="0" w:color="000000"/>
              <w:left w:val="single" w:sz="6" w:space="0" w:color="CCCCCC"/>
              <w:bottom w:val="single" w:sz="6" w:space="0" w:color="000000"/>
              <w:right w:val="single" w:sz="6" w:space="0" w:color="000000"/>
            </w:tcBorders>
            <w:shd w:val="clear" w:color="auto" w:fill="DAEEF3"/>
            <w:tcMar>
              <w:top w:w="0" w:type="dxa"/>
              <w:left w:w="45" w:type="dxa"/>
              <w:bottom w:w="0" w:type="dxa"/>
              <w:right w:w="45" w:type="dxa"/>
            </w:tcMar>
            <w:vAlign w:val="center"/>
          </w:tcPr>
          <w:p w14:paraId="09A26CD0" w14:textId="77777777" w:rsidR="00555C19" w:rsidRPr="000D1248" w:rsidRDefault="00555C19" w:rsidP="00A15177">
            <w:pPr>
              <w:spacing w:line="240" w:lineRule="atLeast"/>
              <w:rPr>
                <w:rFonts w:cs="Times New Roman"/>
                <w:b/>
              </w:rPr>
            </w:pPr>
            <w:r w:rsidRPr="000D1248">
              <w:rPr>
                <w:rFonts w:cs="Times New Roman"/>
                <w:b/>
              </w:rPr>
              <w:t>Học phần</w:t>
            </w:r>
          </w:p>
        </w:tc>
        <w:tc>
          <w:tcPr>
            <w:tcW w:w="1582" w:type="dxa"/>
            <w:tcBorders>
              <w:top w:val="single" w:sz="6" w:space="0" w:color="000000"/>
              <w:left w:val="single" w:sz="6" w:space="0" w:color="CCCCCC"/>
              <w:bottom w:val="single" w:sz="6" w:space="0" w:color="000000"/>
              <w:right w:val="single" w:sz="6" w:space="0" w:color="000000"/>
            </w:tcBorders>
            <w:shd w:val="clear" w:color="auto" w:fill="DAEEF3"/>
            <w:tcMar>
              <w:top w:w="0" w:type="dxa"/>
              <w:left w:w="45" w:type="dxa"/>
              <w:bottom w:w="0" w:type="dxa"/>
              <w:right w:w="45" w:type="dxa"/>
            </w:tcMar>
            <w:vAlign w:val="center"/>
          </w:tcPr>
          <w:p w14:paraId="37352F92" w14:textId="77777777" w:rsidR="00555C19" w:rsidRPr="000D1248" w:rsidRDefault="00555C19" w:rsidP="00A15177">
            <w:pPr>
              <w:spacing w:line="240" w:lineRule="atLeast"/>
              <w:rPr>
                <w:rFonts w:cs="Times New Roman"/>
                <w:b/>
              </w:rPr>
            </w:pPr>
            <w:r w:rsidRPr="000D1248">
              <w:rPr>
                <w:rFonts w:cs="Times New Roman"/>
                <w:b/>
              </w:rPr>
              <w:t>Số tín chỉ</w:t>
            </w:r>
          </w:p>
        </w:tc>
      </w:tr>
      <w:tr w:rsidR="00555C19" w:rsidRPr="000D1248" w14:paraId="30426A5B" w14:textId="77777777" w:rsidTr="00555C19">
        <w:trPr>
          <w:trHeight w:val="300"/>
        </w:trPr>
        <w:tc>
          <w:tcPr>
            <w:tcW w:w="9262" w:type="dxa"/>
            <w:gridSpan w:val="3"/>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9507FC4" w14:textId="77777777" w:rsidR="00555C19" w:rsidRPr="000D1248" w:rsidRDefault="00555C19" w:rsidP="00A15177">
            <w:pPr>
              <w:spacing w:line="240" w:lineRule="atLeast"/>
              <w:jc w:val="left"/>
              <w:rPr>
                <w:rFonts w:cs="Times New Roman"/>
                <w:b/>
              </w:rPr>
            </w:pPr>
            <w:r w:rsidRPr="000D1248">
              <w:rPr>
                <w:rFonts w:cs="Times New Roman"/>
                <w:b/>
              </w:rPr>
              <w:t>Học kỳ 1 (… TC)</w:t>
            </w:r>
          </w:p>
        </w:tc>
      </w:tr>
      <w:tr w:rsidR="00555C19" w:rsidRPr="000D1248" w14:paraId="3A6A9028" w14:textId="77777777" w:rsidTr="00555C19">
        <w:trPr>
          <w:trHeight w:val="300"/>
        </w:trPr>
        <w:tc>
          <w:tcPr>
            <w:tcW w:w="1215"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7EF6EAF7" w14:textId="77777777" w:rsidR="00555C19" w:rsidRPr="000D1248" w:rsidRDefault="00555C19" w:rsidP="00A15177">
            <w:pPr>
              <w:spacing w:line="240" w:lineRule="atLeast"/>
              <w:jc w:val="left"/>
              <w:rPr>
                <w:rFonts w:cs="Times New Roman"/>
              </w:rPr>
            </w:pPr>
            <w:r w:rsidRPr="000D1248">
              <w:rPr>
                <w:rFonts w:cs="Times New Roman"/>
              </w:rPr>
              <w:t>1</w:t>
            </w:r>
          </w:p>
        </w:tc>
        <w:tc>
          <w:tcPr>
            <w:tcW w:w="64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61A0F1A0" w14:textId="77777777" w:rsidR="00555C19" w:rsidRPr="000D1248" w:rsidRDefault="00555C19" w:rsidP="00A15177">
            <w:pPr>
              <w:spacing w:line="240" w:lineRule="atLeast"/>
              <w:jc w:val="left"/>
              <w:rPr>
                <w:rFonts w:cs="Times New Roman"/>
              </w:rPr>
            </w:pPr>
          </w:p>
        </w:tc>
        <w:tc>
          <w:tcPr>
            <w:tcW w:w="158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7662768A" w14:textId="77777777" w:rsidR="00555C19" w:rsidRPr="000D1248" w:rsidRDefault="00555C19" w:rsidP="00A15177">
            <w:pPr>
              <w:spacing w:line="240" w:lineRule="atLeast"/>
              <w:jc w:val="left"/>
              <w:rPr>
                <w:rFonts w:cs="Times New Roman"/>
              </w:rPr>
            </w:pPr>
          </w:p>
        </w:tc>
      </w:tr>
      <w:tr w:rsidR="00555C19" w:rsidRPr="000D1248" w14:paraId="4E2B0322" w14:textId="77777777" w:rsidTr="00555C19">
        <w:trPr>
          <w:trHeight w:val="300"/>
        </w:trPr>
        <w:tc>
          <w:tcPr>
            <w:tcW w:w="1215"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25292A78" w14:textId="77777777" w:rsidR="00555C19" w:rsidRPr="000D1248" w:rsidRDefault="00555C19" w:rsidP="00A15177">
            <w:pPr>
              <w:spacing w:line="240" w:lineRule="atLeast"/>
              <w:jc w:val="left"/>
              <w:rPr>
                <w:rFonts w:cs="Times New Roman"/>
              </w:rPr>
            </w:pPr>
            <w:r w:rsidRPr="000D1248">
              <w:rPr>
                <w:rFonts w:cs="Times New Roman"/>
              </w:rPr>
              <w:t>2</w:t>
            </w:r>
          </w:p>
        </w:tc>
        <w:tc>
          <w:tcPr>
            <w:tcW w:w="64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374F1290" w14:textId="77777777" w:rsidR="00555C19" w:rsidRPr="000D1248" w:rsidRDefault="00555C19" w:rsidP="00A15177">
            <w:pPr>
              <w:spacing w:line="240" w:lineRule="atLeast"/>
              <w:jc w:val="left"/>
              <w:rPr>
                <w:rFonts w:cs="Times New Roman"/>
              </w:rPr>
            </w:pPr>
          </w:p>
        </w:tc>
        <w:tc>
          <w:tcPr>
            <w:tcW w:w="158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6F87F766" w14:textId="77777777" w:rsidR="00555C19" w:rsidRPr="000D1248" w:rsidRDefault="00555C19" w:rsidP="00A15177">
            <w:pPr>
              <w:spacing w:line="240" w:lineRule="atLeast"/>
              <w:jc w:val="left"/>
              <w:rPr>
                <w:rFonts w:cs="Times New Roman"/>
              </w:rPr>
            </w:pPr>
          </w:p>
        </w:tc>
      </w:tr>
      <w:tr w:rsidR="00555C19" w:rsidRPr="000D1248" w14:paraId="35FCB81F" w14:textId="77777777" w:rsidTr="00555C19">
        <w:trPr>
          <w:trHeight w:val="300"/>
        </w:trPr>
        <w:tc>
          <w:tcPr>
            <w:tcW w:w="1215"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63240B96" w14:textId="77777777" w:rsidR="00555C19" w:rsidRPr="000D1248" w:rsidRDefault="00555C19" w:rsidP="00A15177">
            <w:pPr>
              <w:spacing w:line="240" w:lineRule="atLeast"/>
              <w:jc w:val="left"/>
              <w:rPr>
                <w:rFonts w:cs="Times New Roman"/>
              </w:rPr>
            </w:pPr>
            <w:r w:rsidRPr="000D1248">
              <w:rPr>
                <w:rFonts w:cs="Times New Roman"/>
              </w:rPr>
              <w:t>…</w:t>
            </w:r>
          </w:p>
        </w:tc>
        <w:tc>
          <w:tcPr>
            <w:tcW w:w="64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78DD6A55" w14:textId="77777777" w:rsidR="00555C19" w:rsidRPr="000D1248" w:rsidRDefault="00555C19" w:rsidP="00A15177">
            <w:pPr>
              <w:spacing w:line="240" w:lineRule="atLeast"/>
              <w:jc w:val="left"/>
              <w:rPr>
                <w:rFonts w:cs="Times New Roman"/>
              </w:rPr>
            </w:pPr>
          </w:p>
        </w:tc>
        <w:tc>
          <w:tcPr>
            <w:tcW w:w="158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61452DD9" w14:textId="77777777" w:rsidR="00555C19" w:rsidRPr="000D1248" w:rsidRDefault="00555C19" w:rsidP="00A15177">
            <w:pPr>
              <w:spacing w:line="240" w:lineRule="atLeast"/>
              <w:jc w:val="left"/>
              <w:rPr>
                <w:rFonts w:cs="Times New Roman"/>
              </w:rPr>
            </w:pPr>
          </w:p>
        </w:tc>
      </w:tr>
      <w:tr w:rsidR="00555C19" w:rsidRPr="000D1248" w14:paraId="47D53A44" w14:textId="77777777" w:rsidTr="00555C19">
        <w:trPr>
          <w:trHeight w:val="300"/>
        </w:trPr>
        <w:tc>
          <w:tcPr>
            <w:tcW w:w="9262" w:type="dxa"/>
            <w:gridSpan w:val="3"/>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3B305262" w14:textId="77777777" w:rsidR="00555C19" w:rsidRPr="000D1248" w:rsidRDefault="00555C19" w:rsidP="00A15177">
            <w:pPr>
              <w:spacing w:line="240" w:lineRule="atLeast"/>
              <w:jc w:val="left"/>
              <w:rPr>
                <w:rFonts w:cs="Times New Roman"/>
                <w:b/>
              </w:rPr>
            </w:pPr>
            <w:r w:rsidRPr="000D1248">
              <w:rPr>
                <w:rFonts w:cs="Times New Roman"/>
                <w:b/>
              </w:rPr>
              <w:t>Học kỳ 2 ( ..TC)</w:t>
            </w:r>
          </w:p>
        </w:tc>
      </w:tr>
      <w:tr w:rsidR="00555C19" w:rsidRPr="000D1248" w14:paraId="259538F9" w14:textId="77777777" w:rsidTr="00555C19">
        <w:trPr>
          <w:trHeight w:val="300"/>
        </w:trPr>
        <w:tc>
          <w:tcPr>
            <w:tcW w:w="1215"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5A29132D" w14:textId="77777777" w:rsidR="00555C19" w:rsidRPr="000D1248" w:rsidRDefault="00555C19" w:rsidP="00A15177">
            <w:pPr>
              <w:spacing w:line="240" w:lineRule="atLeast"/>
              <w:jc w:val="left"/>
              <w:rPr>
                <w:rFonts w:cs="Times New Roman"/>
              </w:rPr>
            </w:pPr>
          </w:p>
        </w:tc>
        <w:tc>
          <w:tcPr>
            <w:tcW w:w="64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74D18255" w14:textId="77777777" w:rsidR="00555C19" w:rsidRPr="000D1248" w:rsidRDefault="00555C19" w:rsidP="00A15177">
            <w:pPr>
              <w:spacing w:line="240" w:lineRule="atLeast"/>
              <w:jc w:val="left"/>
              <w:rPr>
                <w:rFonts w:cs="Times New Roman"/>
              </w:rPr>
            </w:pPr>
          </w:p>
        </w:tc>
        <w:tc>
          <w:tcPr>
            <w:tcW w:w="158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2481E0AE" w14:textId="77777777" w:rsidR="00555C19" w:rsidRPr="000D1248" w:rsidRDefault="00555C19" w:rsidP="00A15177">
            <w:pPr>
              <w:spacing w:line="240" w:lineRule="atLeast"/>
              <w:jc w:val="left"/>
              <w:rPr>
                <w:rFonts w:cs="Times New Roman"/>
              </w:rPr>
            </w:pPr>
          </w:p>
        </w:tc>
      </w:tr>
      <w:tr w:rsidR="00555C19" w:rsidRPr="000D1248" w14:paraId="5DECCA62" w14:textId="77777777" w:rsidTr="00555C19">
        <w:trPr>
          <w:trHeight w:val="300"/>
        </w:trPr>
        <w:tc>
          <w:tcPr>
            <w:tcW w:w="9262" w:type="dxa"/>
            <w:gridSpan w:val="3"/>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68B7600D" w14:textId="77777777" w:rsidR="00555C19" w:rsidRPr="000D1248" w:rsidRDefault="00555C19" w:rsidP="00A15177">
            <w:pPr>
              <w:spacing w:line="240" w:lineRule="atLeast"/>
              <w:jc w:val="left"/>
              <w:rPr>
                <w:rFonts w:cs="Times New Roman"/>
                <w:b/>
              </w:rPr>
            </w:pPr>
            <w:r w:rsidRPr="000D1248">
              <w:rPr>
                <w:rFonts w:cs="Times New Roman"/>
                <w:b/>
              </w:rPr>
              <w:t>Học kỳ 3 (…TC)</w:t>
            </w:r>
          </w:p>
        </w:tc>
      </w:tr>
      <w:tr w:rsidR="00555C19" w:rsidRPr="000D1248" w14:paraId="3009F51F" w14:textId="77777777" w:rsidTr="00555C19">
        <w:trPr>
          <w:trHeight w:val="300"/>
        </w:trPr>
        <w:tc>
          <w:tcPr>
            <w:tcW w:w="1215"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601CEE83" w14:textId="77777777" w:rsidR="00555C19" w:rsidRPr="000D1248" w:rsidRDefault="00555C19" w:rsidP="00A15177">
            <w:pPr>
              <w:spacing w:line="240" w:lineRule="atLeast"/>
              <w:jc w:val="left"/>
              <w:rPr>
                <w:rFonts w:cs="Times New Roman"/>
              </w:rPr>
            </w:pPr>
            <w:r w:rsidRPr="000D1248">
              <w:rPr>
                <w:rFonts w:cs="Times New Roman"/>
              </w:rPr>
              <w:t>…</w:t>
            </w:r>
          </w:p>
        </w:tc>
        <w:tc>
          <w:tcPr>
            <w:tcW w:w="64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50F6FA6B" w14:textId="77777777" w:rsidR="00555C19" w:rsidRPr="000D1248" w:rsidRDefault="00555C19" w:rsidP="00A15177">
            <w:pPr>
              <w:spacing w:line="240" w:lineRule="atLeast"/>
              <w:jc w:val="left"/>
              <w:rPr>
                <w:rFonts w:cs="Times New Roman"/>
              </w:rPr>
            </w:pPr>
          </w:p>
        </w:tc>
        <w:tc>
          <w:tcPr>
            <w:tcW w:w="158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2DF1CB1D" w14:textId="77777777" w:rsidR="00555C19" w:rsidRPr="000D1248" w:rsidRDefault="00555C19" w:rsidP="00A15177">
            <w:pPr>
              <w:spacing w:line="240" w:lineRule="atLeast"/>
              <w:jc w:val="left"/>
              <w:rPr>
                <w:rFonts w:cs="Times New Roman"/>
              </w:rPr>
            </w:pPr>
          </w:p>
        </w:tc>
      </w:tr>
      <w:tr w:rsidR="00555C19" w:rsidRPr="000D1248" w14:paraId="65379FC8" w14:textId="77777777" w:rsidTr="00555C19">
        <w:trPr>
          <w:trHeight w:val="300"/>
        </w:trPr>
        <w:tc>
          <w:tcPr>
            <w:tcW w:w="9262" w:type="dxa"/>
            <w:gridSpan w:val="3"/>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090D7B16" w14:textId="77777777" w:rsidR="00555C19" w:rsidRPr="000D1248" w:rsidRDefault="00555C19" w:rsidP="00A15177">
            <w:pPr>
              <w:spacing w:line="240" w:lineRule="atLeast"/>
              <w:jc w:val="left"/>
              <w:rPr>
                <w:rFonts w:cs="Times New Roman"/>
                <w:b/>
              </w:rPr>
            </w:pPr>
            <w:r w:rsidRPr="000D1248">
              <w:rPr>
                <w:rFonts w:cs="Times New Roman"/>
                <w:b/>
              </w:rPr>
              <w:t>Học kỳ 4 (…TC)</w:t>
            </w:r>
          </w:p>
        </w:tc>
      </w:tr>
      <w:tr w:rsidR="00555C19" w:rsidRPr="000D1248" w14:paraId="61D72257" w14:textId="77777777" w:rsidTr="00555C19">
        <w:trPr>
          <w:trHeight w:val="300"/>
        </w:trPr>
        <w:tc>
          <w:tcPr>
            <w:tcW w:w="1215"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21F99C9E" w14:textId="77777777" w:rsidR="00555C19" w:rsidRPr="000D1248" w:rsidRDefault="00555C19" w:rsidP="00A15177">
            <w:pPr>
              <w:spacing w:line="240" w:lineRule="atLeast"/>
              <w:jc w:val="left"/>
              <w:rPr>
                <w:rFonts w:cs="Times New Roman"/>
              </w:rPr>
            </w:pPr>
            <w:r w:rsidRPr="000D1248">
              <w:rPr>
                <w:rFonts w:cs="Times New Roman"/>
              </w:rPr>
              <w:t>…</w:t>
            </w:r>
          </w:p>
        </w:tc>
        <w:tc>
          <w:tcPr>
            <w:tcW w:w="64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7FFA0E85" w14:textId="77777777" w:rsidR="00555C19" w:rsidRPr="000D1248" w:rsidRDefault="00555C19" w:rsidP="00A15177">
            <w:pPr>
              <w:spacing w:line="240" w:lineRule="atLeast"/>
              <w:jc w:val="left"/>
              <w:rPr>
                <w:rFonts w:cs="Times New Roman"/>
              </w:rPr>
            </w:pPr>
          </w:p>
        </w:tc>
        <w:tc>
          <w:tcPr>
            <w:tcW w:w="158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370BFC34" w14:textId="77777777" w:rsidR="00555C19" w:rsidRPr="000D1248" w:rsidRDefault="00555C19" w:rsidP="00A15177">
            <w:pPr>
              <w:spacing w:line="240" w:lineRule="atLeast"/>
              <w:jc w:val="left"/>
              <w:rPr>
                <w:rFonts w:cs="Times New Roman"/>
              </w:rPr>
            </w:pPr>
          </w:p>
        </w:tc>
      </w:tr>
      <w:tr w:rsidR="00555C19" w:rsidRPr="000D1248" w14:paraId="547973B1" w14:textId="77777777" w:rsidTr="00555C19">
        <w:trPr>
          <w:trHeight w:val="300"/>
        </w:trPr>
        <w:tc>
          <w:tcPr>
            <w:tcW w:w="9262" w:type="dxa"/>
            <w:gridSpan w:val="3"/>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154D6070" w14:textId="77777777" w:rsidR="00555C19" w:rsidRPr="000D1248" w:rsidRDefault="00555C19" w:rsidP="00A15177">
            <w:pPr>
              <w:spacing w:line="240" w:lineRule="atLeast"/>
              <w:jc w:val="left"/>
              <w:rPr>
                <w:rFonts w:cs="Times New Roman"/>
                <w:b/>
              </w:rPr>
            </w:pPr>
            <w:r w:rsidRPr="000D1248">
              <w:rPr>
                <w:rFonts w:cs="Times New Roman"/>
                <w:b/>
              </w:rPr>
              <w:t>Học kỳ 5 (… TC)</w:t>
            </w:r>
          </w:p>
        </w:tc>
      </w:tr>
      <w:tr w:rsidR="00555C19" w:rsidRPr="000D1248" w14:paraId="17059CDB" w14:textId="77777777" w:rsidTr="00555C19">
        <w:trPr>
          <w:trHeight w:val="300"/>
        </w:trPr>
        <w:tc>
          <w:tcPr>
            <w:tcW w:w="1215"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52582052" w14:textId="77777777" w:rsidR="00555C19" w:rsidRPr="000D1248" w:rsidRDefault="00555C19" w:rsidP="00A15177">
            <w:pPr>
              <w:spacing w:line="240" w:lineRule="atLeast"/>
              <w:jc w:val="left"/>
              <w:rPr>
                <w:rFonts w:cs="Times New Roman"/>
              </w:rPr>
            </w:pPr>
            <w:r w:rsidRPr="000D1248">
              <w:rPr>
                <w:rFonts w:cs="Times New Roman"/>
              </w:rPr>
              <w:t>…</w:t>
            </w:r>
          </w:p>
        </w:tc>
        <w:tc>
          <w:tcPr>
            <w:tcW w:w="64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19DCCD85" w14:textId="77777777" w:rsidR="00555C19" w:rsidRPr="000D1248" w:rsidRDefault="00555C19" w:rsidP="00A15177">
            <w:pPr>
              <w:spacing w:line="240" w:lineRule="atLeast"/>
              <w:jc w:val="left"/>
              <w:rPr>
                <w:rFonts w:cs="Times New Roman"/>
              </w:rPr>
            </w:pPr>
          </w:p>
        </w:tc>
        <w:tc>
          <w:tcPr>
            <w:tcW w:w="158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46C53817" w14:textId="77777777" w:rsidR="00555C19" w:rsidRPr="000D1248" w:rsidRDefault="00555C19" w:rsidP="00A15177">
            <w:pPr>
              <w:spacing w:line="240" w:lineRule="atLeast"/>
              <w:jc w:val="left"/>
              <w:rPr>
                <w:rFonts w:cs="Times New Roman"/>
              </w:rPr>
            </w:pPr>
          </w:p>
        </w:tc>
      </w:tr>
      <w:tr w:rsidR="00555C19" w:rsidRPr="000D1248" w14:paraId="57D4D8D8" w14:textId="77777777" w:rsidTr="00555C19">
        <w:trPr>
          <w:trHeight w:val="300"/>
        </w:trPr>
        <w:tc>
          <w:tcPr>
            <w:tcW w:w="9262" w:type="dxa"/>
            <w:gridSpan w:val="3"/>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D5F3082" w14:textId="77777777" w:rsidR="00555C19" w:rsidRPr="000D1248" w:rsidRDefault="00555C19" w:rsidP="00A15177">
            <w:pPr>
              <w:spacing w:line="240" w:lineRule="atLeast"/>
              <w:jc w:val="left"/>
              <w:rPr>
                <w:rFonts w:cs="Times New Roman"/>
                <w:b/>
              </w:rPr>
            </w:pPr>
            <w:r w:rsidRPr="000D1248">
              <w:rPr>
                <w:rFonts w:cs="Times New Roman"/>
                <w:b/>
              </w:rPr>
              <w:t>Học kỳ 6 (… TC)</w:t>
            </w:r>
          </w:p>
        </w:tc>
      </w:tr>
      <w:tr w:rsidR="00555C19" w:rsidRPr="000D1248" w14:paraId="08D121FF" w14:textId="77777777" w:rsidTr="00555C19">
        <w:trPr>
          <w:trHeight w:val="300"/>
        </w:trPr>
        <w:tc>
          <w:tcPr>
            <w:tcW w:w="1215"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1B8FCCB5" w14:textId="77777777" w:rsidR="00555C19" w:rsidRPr="000D1248" w:rsidRDefault="00555C19" w:rsidP="00A15177">
            <w:pPr>
              <w:spacing w:line="240" w:lineRule="atLeast"/>
              <w:jc w:val="left"/>
              <w:rPr>
                <w:rFonts w:cs="Times New Roman"/>
              </w:rPr>
            </w:pPr>
            <w:r w:rsidRPr="000D1248">
              <w:rPr>
                <w:rFonts w:cs="Times New Roman"/>
              </w:rPr>
              <w:t>…</w:t>
            </w:r>
          </w:p>
        </w:tc>
        <w:tc>
          <w:tcPr>
            <w:tcW w:w="64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76AD075B" w14:textId="77777777" w:rsidR="00555C19" w:rsidRPr="000D1248" w:rsidRDefault="00555C19" w:rsidP="00A15177">
            <w:pPr>
              <w:spacing w:line="240" w:lineRule="atLeast"/>
              <w:jc w:val="left"/>
              <w:rPr>
                <w:rFonts w:cs="Times New Roman"/>
              </w:rPr>
            </w:pPr>
          </w:p>
        </w:tc>
        <w:tc>
          <w:tcPr>
            <w:tcW w:w="158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67001276" w14:textId="77777777" w:rsidR="00555C19" w:rsidRPr="000D1248" w:rsidRDefault="00555C19" w:rsidP="00A15177">
            <w:pPr>
              <w:spacing w:line="240" w:lineRule="atLeast"/>
              <w:jc w:val="left"/>
              <w:rPr>
                <w:rFonts w:cs="Times New Roman"/>
              </w:rPr>
            </w:pPr>
          </w:p>
        </w:tc>
      </w:tr>
      <w:tr w:rsidR="00555C19" w:rsidRPr="000D1248" w14:paraId="7AF33FAE" w14:textId="77777777" w:rsidTr="00555C19">
        <w:trPr>
          <w:trHeight w:val="300"/>
        </w:trPr>
        <w:tc>
          <w:tcPr>
            <w:tcW w:w="9262" w:type="dxa"/>
            <w:gridSpan w:val="3"/>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5A11E10B" w14:textId="77777777" w:rsidR="00555C19" w:rsidRPr="000D1248" w:rsidRDefault="00555C19" w:rsidP="00A15177">
            <w:pPr>
              <w:spacing w:line="240" w:lineRule="atLeast"/>
              <w:jc w:val="left"/>
              <w:rPr>
                <w:rFonts w:cs="Times New Roman"/>
                <w:b/>
              </w:rPr>
            </w:pPr>
            <w:r w:rsidRPr="000D1248">
              <w:rPr>
                <w:rFonts w:cs="Times New Roman"/>
                <w:b/>
              </w:rPr>
              <w:t>Học kỳ 7 (… TC)</w:t>
            </w:r>
          </w:p>
        </w:tc>
      </w:tr>
      <w:tr w:rsidR="00555C19" w:rsidRPr="000D1248" w14:paraId="70030B6E" w14:textId="77777777" w:rsidTr="00555C19">
        <w:trPr>
          <w:trHeight w:val="300"/>
        </w:trPr>
        <w:tc>
          <w:tcPr>
            <w:tcW w:w="1215"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60DEEA7F" w14:textId="77777777" w:rsidR="00555C19" w:rsidRPr="000D1248" w:rsidRDefault="00555C19" w:rsidP="00A15177">
            <w:pPr>
              <w:spacing w:line="240" w:lineRule="atLeast"/>
              <w:jc w:val="left"/>
              <w:rPr>
                <w:rFonts w:cs="Times New Roman"/>
              </w:rPr>
            </w:pPr>
            <w:r w:rsidRPr="000D1248">
              <w:rPr>
                <w:rFonts w:cs="Times New Roman"/>
              </w:rPr>
              <w:t>…</w:t>
            </w:r>
          </w:p>
        </w:tc>
        <w:tc>
          <w:tcPr>
            <w:tcW w:w="64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62D706BE" w14:textId="77777777" w:rsidR="00555C19" w:rsidRPr="000D1248" w:rsidRDefault="00555C19" w:rsidP="00A15177">
            <w:pPr>
              <w:spacing w:line="240" w:lineRule="atLeast"/>
              <w:jc w:val="left"/>
              <w:rPr>
                <w:rFonts w:cs="Times New Roman"/>
              </w:rPr>
            </w:pPr>
          </w:p>
        </w:tc>
        <w:tc>
          <w:tcPr>
            <w:tcW w:w="158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6E2A837C" w14:textId="77777777" w:rsidR="00555C19" w:rsidRPr="000D1248" w:rsidRDefault="00555C19" w:rsidP="00A15177">
            <w:pPr>
              <w:spacing w:line="240" w:lineRule="atLeast"/>
              <w:jc w:val="left"/>
              <w:rPr>
                <w:rFonts w:cs="Times New Roman"/>
              </w:rPr>
            </w:pPr>
          </w:p>
        </w:tc>
      </w:tr>
      <w:tr w:rsidR="00555C19" w:rsidRPr="000D1248" w14:paraId="37473EF6" w14:textId="77777777" w:rsidTr="00555C19">
        <w:trPr>
          <w:trHeight w:val="300"/>
        </w:trPr>
        <w:tc>
          <w:tcPr>
            <w:tcW w:w="9262" w:type="dxa"/>
            <w:gridSpan w:val="3"/>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3FDA5DA4" w14:textId="77777777" w:rsidR="00555C19" w:rsidRPr="000D1248" w:rsidRDefault="00555C19" w:rsidP="00A15177">
            <w:pPr>
              <w:spacing w:line="240" w:lineRule="atLeast"/>
              <w:jc w:val="left"/>
              <w:rPr>
                <w:rFonts w:cs="Times New Roman"/>
                <w:b/>
              </w:rPr>
            </w:pPr>
            <w:r w:rsidRPr="000D1248">
              <w:rPr>
                <w:rFonts w:cs="Times New Roman"/>
                <w:b/>
              </w:rPr>
              <w:t>Học kỳ 8 (… TC)</w:t>
            </w:r>
          </w:p>
        </w:tc>
      </w:tr>
      <w:tr w:rsidR="00555C19" w:rsidRPr="000D1248" w14:paraId="66DCB11E" w14:textId="77777777" w:rsidTr="00555C19">
        <w:trPr>
          <w:trHeight w:val="300"/>
        </w:trPr>
        <w:tc>
          <w:tcPr>
            <w:tcW w:w="1215"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34729CD" w14:textId="77777777" w:rsidR="00555C19" w:rsidRPr="000D1248" w:rsidRDefault="00555C19" w:rsidP="00A15177">
            <w:pPr>
              <w:spacing w:line="240" w:lineRule="atLeast"/>
              <w:jc w:val="left"/>
              <w:rPr>
                <w:rFonts w:cs="Times New Roman"/>
              </w:rPr>
            </w:pPr>
            <w:r w:rsidRPr="000D1248">
              <w:rPr>
                <w:rFonts w:cs="Times New Roman"/>
              </w:rPr>
              <w:t>…</w:t>
            </w:r>
          </w:p>
        </w:tc>
        <w:tc>
          <w:tcPr>
            <w:tcW w:w="64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1C1B6D6C" w14:textId="77777777" w:rsidR="00555C19" w:rsidRPr="000D1248" w:rsidRDefault="00555C19" w:rsidP="00A15177">
            <w:pPr>
              <w:spacing w:line="240" w:lineRule="atLeast"/>
              <w:jc w:val="left"/>
              <w:rPr>
                <w:rFonts w:cs="Times New Roman"/>
              </w:rPr>
            </w:pPr>
          </w:p>
        </w:tc>
        <w:tc>
          <w:tcPr>
            <w:tcW w:w="158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tcPr>
          <w:p w14:paraId="63419ACE" w14:textId="77777777" w:rsidR="00555C19" w:rsidRPr="000D1248" w:rsidRDefault="00555C19" w:rsidP="00A15177">
            <w:pPr>
              <w:spacing w:line="240" w:lineRule="atLeast"/>
              <w:jc w:val="left"/>
              <w:rPr>
                <w:rFonts w:cs="Times New Roman"/>
              </w:rPr>
            </w:pPr>
          </w:p>
        </w:tc>
      </w:tr>
    </w:tbl>
    <w:p w14:paraId="3B83B566" w14:textId="77777777" w:rsidR="00555C19" w:rsidRPr="000D1248" w:rsidRDefault="00555C19" w:rsidP="00A15177">
      <w:pPr>
        <w:pStyle w:val="Heading1"/>
        <w:jc w:val="left"/>
      </w:pPr>
      <w:bookmarkStart w:id="78" w:name="_Toc132144961"/>
      <w:r w:rsidRPr="000D1248">
        <w:t>PHẦN IV. ĐỘI NGŨ GIẢNG VIÊN, CÁN BỘ KHOA HỌC ĐỂ MỞ NGÀNH ĐÀO TẠO</w:t>
      </w:r>
      <w:bookmarkEnd w:id="78"/>
    </w:p>
    <w:p w14:paraId="46D2DA4E" w14:textId="61707C4A" w:rsidR="00555C19" w:rsidRPr="000D1248" w:rsidRDefault="00555C19" w:rsidP="00A15177">
      <w:pPr>
        <w:pStyle w:val="Noidung"/>
        <w:ind w:firstLine="0"/>
        <w:jc w:val="left"/>
        <w:rPr>
          <w:b/>
          <w:lang w:val="en-US"/>
        </w:rPr>
      </w:pPr>
      <w:r w:rsidRPr="000D1248">
        <w:rPr>
          <w:b/>
          <w:lang w:val="en-US"/>
        </w:rPr>
        <w:t>4.1. Đội ngũ giảng viên, cán bộ khoa họ</w:t>
      </w:r>
      <w:r w:rsidR="001A11CE" w:rsidRPr="000D1248">
        <w:rPr>
          <w:b/>
          <w:lang w:val="en-US"/>
        </w:rPr>
        <w:t>c.</w:t>
      </w:r>
    </w:p>
    <w:p w14:paraId="220DAA6B" w14:textId="77777777" w:rsidR="00555C19" w:rsidRPr="000D1248" w:rsidRDefault="00555C19" w:rsidP="00A15177">
      <w:pPr>
        <w:spacing w:after="0"/>
        <w:ind w:firstLine="720"/>
        <w:jc w:val="left"/>
        <w:rPr>
          <w:rFonts w:cs="Times New Roman"/>
        </w:rPr>
      </w:pPr>
      <w:r w:rsidRPr="000D1248">
        <w:rPr>
          <w:rFonts w:cs="Times New Roman"/>
        </w:rPr>
        <w:t>………………………………………………………………………………………………………………………………………………………………………</w:t>
      </w:r>
    </w:p>
    <w:p w14:paraId="014F9AAD" w14:textId="77777777" w:rsidR="00555C19" w:rsidRPr="000D1248" w:rsidRDefault="00555C19" w:rsidP="00450F01">
      <w:pPr>
        <w:spacing w:after="0"/>
        <w:ind w:firstLine="720"/>
        <w:jc w:val="both"/>
        <w:rPr>
          <w:rFonts w:cs="Times New Roman"/>
        </w:rPr>
      </w:pPr>
      <w:r w:rsidRPr="000D1248">
        <w:rPr>
          <w:rFonts w:cs="Times New Roman"/>
        </w:rPr>
        <w:t>Về đội ngũ giảng viên và cán bộ khoa học ngành…với tổng cộng: ….giảng viên trong đó có….GS/PGS, …..TS, ….Thạc sĩ.</w:t>
      </w:r>
    </w:p>
    <w:p w14:paraId="65ED7D1E" w14:textId="77777777" w:rsidR="00555C19" w:rsidRPr="000D1248" w:rsidRDefault="00555C19" w:rsidP="00450F01">
      <w:pPr>
        <w:ind w:firstLine="720"/>
        <w:jc w:val="both"/>
        <w:rPr>
          <w:rFonts w:cs="Times New Roman"/>
          <w:lang w:val="vi-VN"/>
        </w:rPr>
      </w:pPr>
      <w:r w:rsidRPr="000D1248">
        <w:rPr>
          <w:rFonts w:cs="Times New Roman"/>
          <w:lang w:val="vi-VN"/>
        </w:rPr>
        <w:lastRenderedPageBreak/>
        <w:t xml:space="preserve">Giảng viên thỉnh giảng có: </w:t>
      </w:r>
      <w:r w:rsidRPr="000D1248">
        <w:rPr>
          <w:rFonts w:cs="Times New Roman"/>
        </w:rPr>
        <w:t>….</w:t>
      </w:r>
      <w:r w:rsidRPr="000D1248">
        <w:rPr>
          <w:rFonts w:cs="Times New Roman"/>
          <w:lang w:val="vi-VN"/>
        </w:rPr>
        <w:t xml:space="preserve">giảng viên trong đó </w:t>
      </w:r>
      <w:r w:rsidRPr="000D1248">
        <w:rPr>
          <w:rFonts w:cs="Times New Roman"/>
        </w:rPr>
        <w:t>…</w:t>
      </w:r>
      <w:r w:rsidRPr="000D1248">
        <w:rPr>
          <w:rFonts w:cs="Times New Roman"/>
          <w:lang w:val="vi-VN"/>
        </w:rPr>
        <w:t>Phó giáo sư,....Tiến sĩ.</w:t>
      </w:r>
      <w:r w:rsidRPr="000D1248">
        <w:rPr>
          <w:rFonts w:cs="Times New Roman"/>
        </w:rPr>
        <w:t xml:space="preserve"> </w:t>
      </w:r>
      <w:r w:rsidRPr="000D1248">
        <w:rPr>
          <w:rFonts w:cs="Times New Roman"/>
          <w:lang w:val="vi-VN"/>
        </w:rPr>
        <w:t>Lý lịch khoa học của giảng viên, nhà khoa học và minh chứng khoa học được đính kèm trong các phụ lục sau:</w:t>
      </w:r>
    </w:p>
    <w:p w14:paraId="62E5D06C" w14:textId="77777777" w:rsidR="00555C19" w:rsidRPr="000D1248" w:rsidRDefault="00555C19" w:rsidP="00450F01">
      <w:pPr>
        <w:ind w:firstLine="720"/>
        <w:jc w:val="both"/>
        <w:rPr>
          <w:rFonts w:cs="Times New Roman"/>
          <w:lang w:val="vi-VN"/>
        </w:rPr>
      </w:pPr>
      <w:r w:rsidRPr="000D1248">
        <w:rPr>
          <w:rFonts w:cs="Times New Roman"/>
          <w:lang w:val="vi-VN"/>
        </w:rPr>
        <w:t xml:space="preserve">+ Phụ lục IV: Lý lịch khoa học giảng viên: Bản sao quyết định, bản sao biên bản nghiệm thu các đề tài nghiên cứu khoa học của cơ sở đào tạo, giảng viên, nhà khoa học liên quan đến ngành đào tạo; Bản sao trang bìa tạp chí, trang phụ lục, trang đầu và trang cuối của các công trình khoa học công bố của giảng viên, nhà khoa học cơ hữu liên quan đến ngành đào tạo; Bản sao các quyết định tuyển dụng hoặc hợp đồng lao động, bản sao chứng thực văn bằng. </w:t>
      </w:r>
    </w:p>
    <w:p w14:paraId="2579B373" w14:textId="77777777" w:rsidR="00555C19" w:rsidRPr="000D1248" w:rsidRDefault="00555C19" w:rsidP="00450F01">
      <w:pPr>
        <w:jc w:val="both"/>
        <w:rPr>
          <w:rFonts w:eastAsia="Times New Roman" w:cs="Times New Roman"/>
          <w:i/>
          <w:lang w:val="vi-VN"/>
        </w:rPr>
      </w:pPr>
      <w:r w:rsidRPr="000D1248">
        <w:rPr>
          <w:rFonts w:eastAsia="Times New Roman" w:cs="Times New Roman"/>
          <w:i/>
          <w:lang w:val="vi-VN"/>
        </w:rPr>
        <w:t>Bảng 1. Danh sách giảng viên cơ hữu có chuyên môn phù hợp chủ trì mở ngành và giảng dạy chương trình</w:t>
      </w:r>
    </w:p>
    <w:tbl>
      <w:tblPr>
        <w:tblW w:w="531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11"/>
        <w:gridCol w:w="2319"/>
        <w:gridCol w:w="980"/>
        <w:gridCol w:w="1640"/>
        <w:gridCol w:w="980"/>
        <w:gridCol w:w="3246"/>
      </w:tblGrid>
      <w:tr w:rsidR="00555C19" w:rsidRPr="000D1248" w14:paraId="3D345DE6" w14:textId="77777777" w:rsidTr="00555C19">
        <w:trPr>
          <w:tblHeader/>
          <w:jc w:val="center"/>
        </w:trPr>
        <w:tc>
          <w:tcPr>
            <w:tcW w:w="313" w:type="pct"/>
            <w:vAlign w:val="center"/>
          </w:tcPr>
          <w:p w14:paraId="48E6120D" w14:textId="77777777" w:rsidR="00555C19" w:rsidRPr="000D1248" w:rsidRDefault="00555C19" w:rsidP="00A15177">
            <w:pPr>
              <w:spacing w:line="240" w:lineRule="atLeast"/>
              <w:ind w:firstLine="15"/>
              <w:rPr>
                <w:rFonts w:eastAsia="Times New Roman" w:cs="Times New Roman"/>
                <w:b/>
                <w:sz w:val="24"/>
                <w:szCs w:val="24"/>
              </w:rPr>
            </w:pPr>
            <w:r w:rsidRPr="000D1248">
              <w:rPr>
                <w:rFonts w:eastAsia="Times New Roman" w:cs="Times New Roman"/>
                <w:b/>
                <w:sz w:val="24"/>
                <w:szCs w:val="24"/>
              </w:rPr>
              <w:t>TT</w:t>
            </w:r>
          </w:p>
        </w:tc>
        <w:tc>
          <w:tcPr>
            <w:tcW w:w="1186" w:type="pct"/>
            <w:vAlign w:val="center"/>
          </w:tcPr>
          <w:p w14:paraId="3D4F5D4E" w14:textId="77777777" w:rsidR="00555C19" w:rsidRPr="000D1248" w:rsidRDefault="00555C19" w:rsidP="00A15177">
            <w:pPr>
              <w:spacing w:line="240" w:lineRule="atLeast"/>
              <w:ind w:firstLine="15"/>
              <w:rPr>
                <w:rFonts w:eastAsia="Times New Roman" w:cs="Times New Roman"/>
                <w:b/>
                <w:sz w:val="24"/>
                <w:szCs w:val="24"/>
              </w:rPr>
            </w:pPr>
            <w:r w:rsidRPr="000D1248">
              <w:rPr>
                <w:rFonts w:eastAsia="Times New Roman" w:cs="Times New Roman"/>
                <w:b/>
                <w:sz w:val="24"/>
                <w:szCs w:val="24"/>
              </w:rPr>
              <w:t>Họ và tên</w:t>
            </w:r>
          </w:p>
        </w:tc>
        <w:tc>
          <w:tcPr>
            <w:tcW w:w="501" w:type="pct"/>
            <w:vAlign w:val="center"/>
          </w:tcPr>
          <w:p w14:paraId="28BB5859" w14:textId="77777777" w:rsidR="00555C19" w:rsidRPr="000D1248" w:rsidRDefault="00555C19" w:rsidP="00A15177">
            <w:pPr>
              <w:spacing w:line="240" w:lineRule="atLeast"/>
              <w:ind w:firstLine="15"/>
              <w:rPr>
                <w:rFonts w:eastAsia="Times New Roman" w:cs="Times New Roman"/>
                <w:b/>
                <w:sz w:val="24"/>
                <w:szCs w:val="24"/>
              </w:rPr>
            </w:pPr>
            <w:r w:rsidRPr="000D1248">
              <w:rPr>
                <w:rFonts w:eastAsia="Times New Roman" w:cs="Times New Roman"/>
                <w:b/>
                <w:sz w:val="24"/>
                <w:szCs w:val="24"/>
              </w:rPr>
              <w:t>Chức vụ</w:t>
            </w:r>
          </w:p>
        </w:tc>
        <w:tc>
          <w:tcPr>
            <w:tcW w:w="839" w:type="pct"/>
            <w:vAlign w:val="center"/>
          </w:tcPr>
          <w:p w14:paraId="36390E19" w14:textId="3AE5357F" w:rsidR="00555C19" w:rsidRPr="000D1248" w:rsidRDefault="00BE5FB1" w:rsidP="00A15177">
            <w:pPr>
              <w:spacing w:line="240" w:lineRule="atLeast"/>
              <w:ind w:firstLine="15"/>
              <w:rPr>
                <w:rFonts w:eastAsia="Times New Roman" w:cs="Times New Roman"/>
                <w:b/>
                <w:sz w:val="24"/>
                <w:szCs w:val="24"/>
              </w:rPr>
            </w:pPr>
            <w:r>
              <w:rPr>
                <w:rFonts w:eastAsia="Times New Roman" w:cs="Times New Roman"/>
                <w:b/>
                <w:sz w:val="24"/>
                <w:szCs w:val="24"/>
              </w:rPr>
              <w:t>Chức danh</w:t>
            </w:r>
            <w:r w:rsidR="00555C19" w:rsidRPr="000D1248">
              <w:rPr>
                <w:rFonts w:eastAsia="Times New Roman" w:cs="Times New Roman"/>
                <w:b/>
                <w:sz w:val="24"/>
                <w:szCs w:val="24"/>
              </w:rPr>
              <w:t>, học vị, năm phong</w:t>
            </w:r>
          </w:p>
        </w:tc>
        <w:tc>
          <w:tcPr>
            <w:tcW w:w="501" w:type="pct"/>
            <w:vAlign w:val="center"/>
          </w:tcPr>
          <w:p w14:paraId="45DE9EA9" w14:textId="77777777" w:rsidR="00555C19" w:rsidRPr="000D1248" w:rsidRDefault="00555C19" w:rsidP="00A15177">
            <w:pPr>
              <w:spacing w:line="240" w:lineRule="atLeast"/>
              <w:ind w:firstLine="15"/>
              <w:rPr>
                <w:rFonts w:eastAsia="Times New Roman" w:cs="Times New Roman"/>
                <w:b/>
                <w:sz w:val="24"/>
                <w:szCs w:val="24"/>
              </w:rPr>
            </w:pPr>
            <w:r w:rsidRPr="000D1248">
              <w:rPr>
                <w:rFonts w:eastAsia="Times New Roman" w:cs="Times New Roman"/>
                <w:b/>
                <w:sz w:val="24"/>
                <w:szCs w:val="24"/>
              </w:rPr>
              <w:t>Ngành, chuyên ngành</w:t>
            </w:r>
          </w:p>
        </w:tc>
        <w:tc>
          <w:tcPr>
            <w:tcW w:w="1661" w:type="pct"/>
            <w:vAlign w:val="center"/>
          </w:tcPr>
          <w:p w14:paraId="0879A179" w14:textId="77777777" w:rsidR="00555C19" w:rsidRPr="000D1248" w:rsidRDefault="00555C19" w:rsidP="00A15177">
            <w:pPr>
              <w:spacing w:line="240" w:lineRule="atLeast"/>
              <w:ind w:firstLine="15"/>
              <w:rPr>
                <w:rFonts w:eastAsia="Times New Roman" w:cs="Times New Roman"/>
                <w:b/>
                <w:sz w:val="24"/>
                <w:szCs w:val="24"/>
              </w:rPr>
            </w:pPr>
            <w:r w:rsidRPr="000D1248">
              <w:rPr>
                <w:rFonts w:eastAsia="Times New Roman" w:cs="Times New Roman"/>
                <w:b/>
                <w:sz w:val="24"/>
                <w:szCs w:val="24"/>
              </w:rPr>
              <w:t>Ghi chú</w:t>
            </w:r>
          </w:p>
        </w:tc>
      </w:tr>
      <w:tr w:rsidR="00555C19" w:rsidRPr="000D1248" w14:paraId="3AA25B1E" w14:textId="77777777" w:rsidTr="00555C19">
        <w:trPr>
          <w:jc w:val="center"/>
        </w:trPr>
        <w:tc>
          <w:tcPr>
            <w:tcW w:w="313" w:type="pct"/>
            <w:vAlign w:val="center"/>
          </w:tcPr>
          <w:p w14:paraId="1D030A36" w14:textId="77777777" w:rsidR="00555C19" w:rsidRPr="000D1248" w:rsidRDefault="00555C19" w:rsidP="00A15177">
            <w:pPr>
              <w:spacing w:line="240" w:lineRule="atLeast"/>
              <w:ind w:firstLine="15"/>
              <w:jc w:val="left"/>
              <w:rPr>
                <w:rFonts w:eastAsia="Times New Roman" w:cs="Times New Roman"/>
                <w:sz w:val="24"/>
                <w:szCs w:val="24"/>
              </w:rPr>
            </w:pPr>
          </w:p>
          <w:p w14:paraId="18AB824D" w14:textId="77777777" w:rsidR="00555C19" w:rsidRPr="000D1248" w:rsidRDefault="00555C19" w:rsidP="00A15177">
            <w:pPr>
              <w:spacing w:line="240" w:lineRule="atLeast"/>
              <w:ind w:firstLine="15"/>
              <w:jc w:val="left"/>
              <w:rPr>
                <w:rFonts w:eastAsia="Times New Roman" w:cs="Times New Roman"/>
                <w:sz w:val="24"/>
                <w:szCs w:val="24"/>
              </w:rPr>
            </w:pPr>
            <w:r w:rsidRPr="000D1248">
              <w:rPr>
                <w:rFonts w:eastAsia="Times New Roman" w:cs="Times New Roman"/>
                <w:sz w:val="24"/>
                <w:szCs w:val="24"/>
              </w:rPr>
              <w:t>1</w:t>
            </w:r>
          </w:p>
        </w:tc>
        <w:tc>
          <w:tcPr>
            <w:tcW w:w="1186" w:type="pct"/>
            <w:vAlign w:val="center"/>
          </w:tcPr>
          <w:p w14:paraId="06B27ECC" w14:textId="77777777" w:rsidR="00555C19" w:rsidRPr="000D1248" w:rsidRDefault="00555C19" w:rsidP="00A15177">
            <w:pPr>
              <w:spacing w:line="240" w:lineRule="atLeast"/>
              <w:jc w:val="left"/>
              <w:rPr>
                <w:rFonts w:eastAsia="Times New Roman" w:cs="Times New Roman"/>
                <w:sz w:val="24"/>
                <w:szCs w:val="24"/>
                <w:lang w:val="vi-VN"/>
              </w:rPr>
            </w:pPr>
          </w:p>
        </w:tc>
        <w:tc>
          <w:tcPr>
            <w:tcW w:w="501" w:type="pct"/>
            <w:vAlign w:val="center"/>
          </w:tcPr>
          <w:p w14:paraId="08B6FBC7" w14:textId="77777777" w:rsidR="00555C19" w:rsidRPr="000D1248" w:rsidRDefault="00555C19" w:rsidP="00A15177">
            <w:pPr>
              <w:spacing w:line="240" w:lineRule="atLeast"/>
              <w:ind w:firstLine="15"/>
              <w:jc w:val="left"/>
              <w:rPr>
                <w:rFonts w:eastAsia="Times New Roman" w:cs="Times New Roman"/>
                <w:sz w:val="24"/>
                <w:szCs w:val="24"/>
              </w:rPr>
            </w:pPr>
          </w:p>
        </w:tc>
        <w:tc>
          <w:tcPr>
            <w:tcW w:w="839" w:type="pct"/>
            <w:vAlign w:val="center"/>
          </w:tcPr>
          <w:p w14:paraId="6EE5C673" w14:textId="77777777" w:rsidR="00555C19" w:rsidRPr="000D1248" w:rsidRDefault="00555C19" w:rsidP="00A15177">
            <w:pPr>
              <w:spacing w:line="240" w:lineRule="atLeast"/>
              <w:ind w:firstLine="15"/>
              <w:jc w:val="left"/>
              <w:rPr>
                <w:rFonts w:eastAsia="Times New Roman" w:cs="Times New Roman"/>
                <w:sz w:val="24"/>
                <w:szCs w:val="24"/>
              </w:rPr>
            </w:pPr>
          </w:p>
        </w:tc>
        <w:tc>
          <w:tcPr>
            <w:tcW w:w="501" w:type="pct"/>
            <w:vAlign w:val="center"/>
          </w:tcPr>
          <w:p w14:paraId="7FFB1CB7" w14:textId="77777777" w:rsidR="00555C19" w:rsidRPr="000D1248" w:rsidRDefault="00555C19" w:rsidP="00A15177">
            <w:pPr>
              <w:spacing w:line="240" w:lineRule="atLeast"/>
              <w:ind w:firstLine="15"/>
              <w:jc w:val="left"/>
              <w:rPr>
                <w:rFonts w:eastAsia="Times New Roman" w:cs="Times New Roman"/>
                <w:sz w:val="24"/>
                <w:szCs w:val="24"/>
                <w:lang w:val="vi-VN"/>
              </w:rPr>
            </w:pPr>
          </w:p>
        </w:tc>
        <w:tc>
          <w:tcPr>
            <w:tcW w:w="1661" w:type="pct"/>
            <w:vAlign w:val="center"/>
          </w:tcPr>
          <w:p w14:paraId="5F898AE5" w14:textId="77777777" w:rsidR="00555C19" w:rsidRPr="000D1248" w:rsidRDefault="00555C19" w:rsidP="00A15177">
            <w:pPr>
              <w:spacing w:line="240" w:lineRule="atLeast"/>
              <w:ind w:firstLine="15"/>
              <w:jc w:val="left"/>
              <w:rPr>
                <w:rFonts w:eastAsia="Times New Roman" w:cs="Times New Roman"/>
                <w:sz w:val="24"/>
                <w:szCs w:val="24"/>
                <w:lang w:val="vi-VN"/>
              </w:rPr>
            </w:pPr>
            <w:r w:rsidRPr="000D1248">
              <w:rPr>
                <w:rFonts w:eastAsia="Times New Roman" w:cs="Times New Roman"/>
                <w:sz w:val="24"/>
                <w:szCs w:val="24"/>
                <w:lang w:val="vi-VN"/>
              </w:rPr>
              <w:t>Chủ trì xây dựng, tổ chức thực hiện chương trình đào tạo</w:t>
            </w:r>
          </w:p>
        </w:tc>
      </w:tr>
      <w:tr w:rsidR="00555C19" w:rsidRPr="000D1248" w14:paraId="2324E3A2" w14:textId="77777777" w:rsidTr="00555C19">
        <w:trPr>
          <w:jc w:val="center"/>
        </w:trPr>
        <w:tc>
          <w:tcPr>
            <w:tcW w:w="313" w:type="pct"/>
            <w:vAlign w:val="center"/>
          </w:tcPr>
          <w:p w14:paraId="018E6545" w14:textId="77777777" w:rsidR="00555C19" w:rsidRPr="000D1248" w:rsidRDefault="00555C19" w:rsidP="00A15177">
            <w:pPr>
              <w:spacing w:line="240" w:lineRule="atLeast"/>
              <w:ind w:firstLine="15"/>
              <w:jc w:val="left"/>
              <w:rPr>
                <w:rFonts w:eastAsia="Times New Roman" w:cs="Times New Roman"/>
                <w:sz w:val="24"/>
                <w:szCs w:val="24"/>
              </w:rPr>
            </w:pPr>
            <w:r w:rsidRPr="000D1248">
              <w:rPr>
                <w:rFonts w:eastAsia="Times New Roman" w:cs="Times New Roman"/>
                <w:sz w:val="24"/>
                <w:szCs w:val="24"/>
              </w:rPr>
              <w:t>2</w:t>
            </w:r>
          </w:p>
        </w:tc>
        <w:tc>
          <w:tcPr>
            <w:tcW w:w="1186" w:type="pct"/>
            <w:vAlign w:val="center"/>
          </w:tcPr>
          <w:p w14:paraId="4ECFB399" w14:textId="77777777" w:rsidR="00555C19" w:rsidRPr="000D1248" w:rsidRDefault="00555C19" w:rsidP="00A15177">
            <w:pPr>
              <w:spacing w:line="240" w:lineRule="atLeast"/>
              <w:jc w:val="left"/>
              <w:rPr>
                <w:rFonts w:eastAsia="Times New Roman" w:cs="Times New Roman"/>
                <w:sz w:val="24"/>
                <w:szCs w:val="24"/>
                <w:lang w:val="vi-VN"/>
              </w:rPr>
            </w:pPr>
          </w:p>
        </w:tc>
        <w:tc>
          <w:tcPr>
            <w:tcW w:w="501" w:type="pct"/>
            <w:vAlign w:val="center"/>
          </w:tcPr>
          <w:p w14:paraId="1129E2E1" w14:textId="77777777" w:rsidR="00555C19" w:rsidRPr="000D1248" w:rsidRDefault="00555C19" w:rsidP="00A15177">
            <w:pPr>
              <w:spacing w:line="240" w:lineRule="atLeast"/>
              <w:ind w:firstLine="15"/>
              <w:jc w:val="left"/>
              <w:rPr>
                <w:rFonts w:eastAsia="Times New Roman" w:cs="Times New Roman"/>
                <w:sz w:val="24"/>
                <w:szCs w:val="24"/>
                <w:lang w:val="vi-VN"/>
              </w:rPr>
            </w:pPr>
          </w:p>
        </w:tc>
        <w:tc>
          <w:tcPr>
            <w:tcW w:w="839" w:type="pct"/>
            <w:vAlign w:val="center"/>
          </w:tcPr>
          <w:p w14:paraId="0EF19F11" w14:textId="77777777" w:rsidR="00555C19" w:rsidRPr="000D1248" w:rsidRDefault="00555C19" w:rsidP="00A15177">
            <w:pPr>
              <w:spacing w:line="240" w:lineRule="atLeast"/>
              <w:ind w:firstLine="15"/>
              <w:jc w:val="left"/>
              <w:rPr>
                <w:rFonts w:eastAsia="Times New Roman" w:cs="Times New Roman"/>
                <w:sz w:val="24"/>
                <w:szCs w:val="24"/>
              </w:rPr>
            </w:pPr>
          </w:p>
        </w:tc>
        <w:tc>
          <w:tcPr>
            <w:tcW w:w="501" w:type="pct"/>
            <w:vAlign w:val="center"/>
          </w:tcPr>
          <w:p w14:paraId="66701408" w14:textId="77777777" w:rsidR="00555C19" w:rsidRPr="000D1248" w:rsidRDefault="00555C19" w:rsidP="00A15177">
            <w:pPr>
              <w:spacing w:line="240" w:lineRule="atLeast"/>
              <w:ind w:firstLine="15"/>
              <w:jc w:val="left"/>
              <w:rPr>
                <w:rFonts w:eastAsia="Times New Roman" w:cs="Times New Roman"/>
                <w:sz w:val="24"/>
                <w:szCs w:val="24"/>
                <w:lang w:val="vi-VN"/>
              </w:rPr>
            </w:pPr>
          </w:p>
        </w:tc>
        <w:tc>
          <w:tcPr>
            <w:tcW w:w="1661" w:type="pct"/>
            <w:vAlign w:val="center"/>
          </w:tcPr>
          <w:p w14:paraId="74BD7455" w14:textId="77777777" w:rsidR="00555C19" w:rsidRPr="000D1248" w:rsidRDefault="00555C19" w:rsidP="00A15177">
            <w:pPr>
              <w:spacing w:line="240" w:lineRule="atLeast"/>
              <w:ind w:firstLine="15"/>
              <w:jc w:val="left"/>
              <w:rPr>
                <w:rFonts w:eastAsia="Times New Roman" w:cs="Times New Roman"/>
                <w:sz w:val="24"/>
                <w:szCs w:val="24"/>
                <w:lang w:val="vi-VN"/>
              </w:rPr>
            </w:pPr>
            <w:r w:rsidRPr="000D1248">
              <w:rPr>
                <w:rFonts w:eastAsia="Times New Roman" w:cs="Times New Roman"/>
                <w:sz w:val="24"/>
                <w:szCs w:val="24"/>
                <w:lang w:val="vi-VN"/>
              </w:rPr>
              <w:t>Chủ trì giảng dạy chương trình</w:t>
            </w:r>
          </w:p>
        </w:tc>
      </w:tr>
      <w:tr w:rsidR="00555C19" w:rsidRPr="000D1248" w14:paraId="7815D6AA" w14:textId="77777777" w:rsidTr="00555C19">
        <w:trPr>
          <w:jc w:val="center"/>
        </w:trPr>
        <w:tc>
          <w:tcPr>
            <w:tcW w:w="313" w:type="pct"/>
            <w:vAlign w:val="center"/>
          </w:tcPr>
          <w:p w14:paraId="593D6FFA" w14:textId="77777777" w:rsidR="00555C19" w:rsidRPr="000D1248" w:rsidRDefault="00555C19" w:rsidP="00A15177">
            <w:pPr>
              <w:spacing w:line="240" w:lineRule="atLeast"/>
              <w:ind w:firstLine="15"/>
              <w:jc w:val="left"/>
              <w:rPr>
                <w:rFonts w:eastAsia="Times New Roman" w:cs="Times New Roman"/>
                <w:sz w:val="24"/>
                <w:szCs w:val="24"/>
              </w:rPr>
            </w:pPr>
            <w:r w:rsidRPr="000D1248">
              <w:rPr>
                <w:rFonts w:eastAsia="Times New Roman" w:cs="Times New Roman"/>
                <w:sz w:val="24"/>
                <w:szCs w:val="24"/>
              </w:rPr>
              <w:t>3</w:t>
            </w:r>
          </w:p>
        </w:tc>
        <w:tc>
          <w:tcPr>
            <w:tcW w:w="1186" w:type="pct"/>
          </w:tcPr>
          <w:p w14:paraId="24FDB784" w14:textId="77777777" w:rsidR="00555C19" w:rsidRPr="000D1248" w:rsidRDefault="00555C19" w:rsidP="00A15177">
            <w:pPr>
              <w:spacing w:line="240" w:lineRule="atLeast"/>
              <w:jc w:val="left"/>
              <w:rPr>
                <w:rFonts w:eastAsia="Times New Roman" w:cs="Times New Roman"/>
                <w:sz w:val="24"/>
                <w:szCs w:val="24"/>
              </w:rPr>
            </w:pPr>
            <w:r w:rsidRPr="000D1248">
              <w:rPr>
                <w:rFonts w:eastAsia="Times New Roman" w:cs="Times New Roman"/>
                <w:sz w:val="24"/>
                <w:szCs w:val="24"/>
              </w:rPr>
              <w:t>….</w:t>
            </w:r>
          </w:p>
        </w:tc>
        <w:tc>
          <w:tcPr>
            <w:tcW w:w="501" w:type="pct"/>
          </w:tcPr>
          <w:p w14:paraId="347619CC" w14:textId="77777777" w:rsidR="00555C19" w:rsidRPr="000D1248" w:rsidRDefault="00555C19" w:rsidP="00A15177">
            <w:pPr>
              <w:spacing w:line="240" w:lineRule="atLeast"/>
              <w:ind w:firstLine="15"/>
              <w:jc w:val="left"/>
              <w:rPr>
                <w:rFonts w:eastAsia="Times New Roman" w:cs="Times New Roman"/>
                <w:sz w:val="24"/>
                <w:szCs w:val="24"/>
              </w:rPr>
            </w:pPr>
          </w:p>
        </w:tc>
        <w:tc>
          <w:tcPr>
            <w:tcW w:w="839" w:type="pct"/>
          </w:tcPr>
          <w:p w14:paraId="31C86E98" w14:textId="77777777" w:rsidR="00555C19" w:rsidRPr="000D1248" w:rsidRDefault="00555C19" w:rsidP="00A15177">
            <w:pPr>
              <w:spacing w:line="240" w:lineRule="atLeast"/>
              <w:ind w:firstLine="15"/>
              <w:jc w:val="left"/>
              <w:rPr>
                <w:rFonts w:eastAsia="Times New Roman" w:cs="Times New Roman"/>
                <w:sz w:val="24"/>
                <w:szCs w:val="24"/>
              </w:rPr>
            </w:pPr>
          </w:p>
        </w:tc>
        <w:tc>
          <w:tcPr>
            <w:tcW w:w="501" w:type="pct"/>
          </w:tcPr>
          <w:p w14:paraId="71477BA2" w14:textId="77777777" w:rsidR="00555C19" w:rsidRPr="000D1248" w:rsidRDefault="00555C19" w:rsidP="00A15177">
            <w:pPr>
              <w:spacing w:line="240" w:lineRule="atLeast"/>
              <w:ind w:firstLine="15"/>
              <w:jc w:val="left"/>
              <w:rPr>
                <w:rFonts w:eastAsia="Times New Roman" w:cs="Times New Roman"/>
                <w:sz w:val="24"/>
                <w:szCs w:val="24"/>
              </w:rPr>
            </w:pPr>
          </w:p>
        </w:tc>
        <w:tc>
          <w:tcPr>
            <w:tcW w:w="1661" w:type="pct"/>
            <w:vAlign w:val="center"/>
          </w:tcPr>
          <w:p w14:paraId="5E5EDB74" w14:textId="77777777" w:rsidR="00555C19" w:rsidRPr="000D1248" w:rsidRDefault="00555C19" w:rsidP="00A15177">
            <w:pPr>
              <w:spacing w:line="240" w:lineRule="atLeast"/>
              <w:ind w:firstLine="15"/>
              <w:jc w:val="left"/>
              <w:rPr>
                <w:rFonts w:eastAsia="Times New Roman" w:cs="Times New Roman"/>
                <w:sz w:val="24"/>
                <w:szCs w:val="24"/>
              </w:rPr>
            </w:pPr>
          </w:p>
        </w:tc>
      </w:tr>
    </w:tbl>
    <w:p w14:paraId="78D93CAD" w14:textId="77777777" w:rsidR="00555C19" w:rsidRPr="000D1248" w:rsidRDefault="00555C19" w:rsidP="00450F01">
      <w:pPr>
        <w:widowControl w:val="0"/>
        <w:tabs>
          <w:tab w:val="left" w:pos="889"/>
        </w:tabs>
        <w:spacing w:before="0" w:after="0"/>
        <w:jc w:val="both"/>
        <w:rPr>
          <w:rFonts w:cs="Times New Roman"/>
          <w:sz w:val="24"/>
          <w:szCs w:val="24"/>
        </w:rPr>
      </w:pPr>
      <w:r w:rsidRPr="000D1248">
        <w:rPr>
          <w:rFonts w:cs="Times New Roman"/>
          <w:sz w:val="24"/>
          <w:szCs w:val="24"/>
        </w:rPr>
        <w:t xml:space="preserve">(Quy định: </w:t>
      </w:r>
    </w:p>
    <w:p w14:paraId="40F9C20B" w14:textId="77777777" w:rsidR="00555C19" w:rsidRPr="000D1248" w:rsidRDefault="00555C19" w:rsidP="00450F01">
      <w:pPr>
        <w:widowControl w:val="0"/>
        <w:tabs>
          <w:tab w:val="left" w:pos="889"/>
        </w:tabs>
        <w:spacing w:before="0" w:after="0"/>
        <w:jc w:val="both"/>
        <w:rPr>
          <w:rFonts w:cs="Times New Roman"/>
          <w:sz w:val="24"/>
          <w:szCs w:val="24"/>
        </w:rPr>
      </w:pPr>
      <w:r w:rsidRPr="000D1248">
        <w:rPr>
          <w:rFonts w:cs="Times New Roman"/>
          <w:sz w:val="24"/>
          <w:szCs w:val="24"/>
        </w:rPr>
        <w:t>1. Có ít nhất 01 tiến sĩ ngành phù hợp là giảng viên cơ hữu, không trùng với giảng viên cơ hữu là điều kiện mở ngành đào tạo trình độ đại học của các ngành khác (trường hợp ngành đào tạo dự kiến mở là ngành ghép bởi các ngành học từ các nhóm ngành khác nhau, hoặc ngành đào tạo mang tính liên ngành được sắp xếp đồng thời vào một số nhóm ngành khác nhau, yêu cầu mỗi ngành được ghép phải có ít nhất 01 tiến sĩ ngành phù hợp là giảng viên cơ hữu), có kinh nghiệm quản lý đào tạo hoặc giảng dạy đại học tối thiểu từ 03 năm trở lên chịu trách nhiệm chủ trì xây dựng, tổ chức thực hiện chương trình đào tạo.</w:t>
      </w:r>
    </w:p>
    <w:p w14:paraId="4895E9F3" w14:textId="77777777" w:rsidR="00555C19" w:rsidRPr="000D1248" w:rsidRDefault="00555C19" w:rsidP="00450F01">
      <w:pPr>
        <w:widowControl w:val="0"/>
        <w:tabs>
          <w:tab w:val="left" w:pos="889"/>
        </w:tabs>
        <w:spacing w:before="0" w:after="0"/>
        <w:jc w:val="both"/>
        <w:rPr>
          <w:rFonts w:cs="Times New Roman"/>
          <w:sz w:val="24"/>
          <w:szCs w:val="24"/>
        </w:rPr>
      </w:pPr>
      <w:r w:rsidRPr="000D1248">
        <w:rPr>
          <w:rFonts w:cs="Times New Roman"/>
          <w:sz w:val="24"/>
          <w:szCs w:val="24"/>
        </w:rPr>
        <w:t>2. Có ít nhất 05 tiến sĩ là giảng viên cơ hữu có chuyên môn phù hợp để chủ trì giảng dạy chương trình (tính cả tiến sĩ ngành phù hợp quy định tại khoản 1 Điều này), trong đó mỗi thành phần của chương trình đào tạo phải có giảng viên với chuyên môn phù hợp chủ trì giảng dạy)</w:t>
      </w:r>
    </w:p>
    <w:p w14:paraId="3A3CF3D5" w14:textId="77777777" w:rsidR="00555C19" w:rsidRPr="000D1248" w:rsidRDefault="00555C19" w:rsidP="00450F01">
      <w:pPr>
        <w:widowControl w:val="0"/>
        <w:tabs>
          <w:tab w:val="left" w:pos="889"/>
        </w:tabs>
        <w:spacing w:before="0" w:after="0"/>
        <w:jc w:val="both"/>
        <w:rPr>
          <w:sz w:val="24"/>
          <w:szCs w:val="24"/>
        </w:rPr>
        <w:sectPr w:rsidR="00555C19" w:rsidRPr="000D1248">
          <w:footerReference w:type="default" r:id="rId16"/>
          <w:pgSz w:w="11907" w:h="16840"/>
          <w:pgMar w:top="1135" w:right="992" w:bottom="1134" w:left="1701" w:header="567" w:footer="567" w:gutter="0"/>
          <w:cols w:space="720"/>
        </w:sectPr>
      </w:pPr>
      <w:r w:rsidRPr="000D1248">
        <w:rPr>
          <w:rFonts w:cs="Times New Roman"/>
          <w:sz w:val="24"/>
          <w:szCs w:val="24"/>
        </w:rPr>
        <w:t>Lưu ý: Khi viết đề án thì loại bỏ nội dung này</w:t>
      </w:r>
    </w:p>
    <w:p w14:paraId="4F630313" w14:textId="77777777" w:rsidR="00555C19" w:rsidRPr="000D1248" w:rsidRDefault="00555C19" w:rsidP="00555C19">
      <w:pPr>
        <w:pStyle w:val="Noidung"/>
        <w:ind w:firstLine="0"/>
        <w:jc w:val="center"/>
        <w:rPr>
          <w:i/>
          <w:lang w:val="en-US"/>
        </w:rPr>
      </w:pPr>
      <w:r w:rsidRPr="000D1248">
        <w:rPr>
          <w:i/>
          <w:lang w:val="en-US"/>
        </w:rPr>
        <w:lastRenderedPageBreak/>
        <w:t>Bảng 2. Danh sách giảng viên, nhà khoa học tham gia giảng dạy các học phần, môn học trong chương trình đào tạo của ngành................</w:t>
      </w:r>
    </w:p>
    <w:tbl>
      <w:tblPr>
        <w:tblW w:w="50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1777"/>
        <w:gridCol w:w="1774"/>
        <w:gridCol w:w="921"/>
        <w:gridCol w:w="1195"/>
        <w:gridCol w:w="1048"/>
        <w:gridCol w:w="1386"/>
        <w:gridCol w:w="1115"/>
        <w:gridCol w:w="1468"/>
        <w:gridCol w:w="998"/>
        <w:gridCol w:w="812"/>
        <w:gridCol w:w="824"/>
        <w:gridCol w:w="821"/>
      </w:tblGrid>
      <w:tr w:rsidR="00555C19" w:rsidRPr="000D1248" w14:paraId="6249E436" w14:textId="77777777" w:rsidTr="00555C19">
        <w:trPr>
          <w:trHeight w:val="1991"/>
          <w:tblHeader/>
        </w:trPr>
        <w:tc>
          <w:tcPr>
            <w:tcW w:w="195" w:type="pct"/>
            <w:vMerge w:val="restart"/>
            <w:vAlign w:val="center"/>
            <w:hideMark/>
          </w:tcPr>
          <w:p w14:paraId="2479E1CC"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Số</w:t>
            </w:r>
          </w:p>
          <w:p w14:paraId="72D8062E"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TT</w:t>
            </w:r>
          </w:p>
        </w:tc>
        <w:tc>
          <w:tcPr>
            <w:tcW w:w="604" w:type="pct"/>
            <w:vMerge w:val="restart"/>
            <w:vAlign w:val="center"/>
            <w:hideMark/>
          </w:tcPr>
          <w:p w14:paraId="6471FFF4"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Họ và tên, ngày sinh</w:t>
            </w:r>
          </w:p>
        </w:tc>
        <w:tc>
          <w:tcPr>
            <w:tcW w:w="603" w:type="pct"/>
            <w:vMerge w:val="restart"/>
            <w:vAlign w:val="center"/>
            <w:hideMark/>
          </w:tcPr>
          <w:p w14:paraId="04752D8E"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Số CMND, CCCD hoặc Hộ chiếu; Quốc tịch</w:t>
            </w:r>
          </w:p>
        </w:tc>
        <w:tc>
          <w:tcPr>
            <w:tcW w:w="313" w:type="pct"/>
            <w:vMerge w:val="restart"/>
            <w:vAlign w:val="center"/>
            <w:hideMark/>
          </w:tcPr>
          <w:p w14:paraId="1E614202"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Chức danh khoa học, năm phong</w:t>
            </w:r>
          </w:p>
        </w:tc>
        <w:tc>
          <w:tcPr>
            <w:tcW w:w="406" w:type="pct"/>
            <w:vMerge w:val="restart"/>
            <w:vAlign w:val="center"/>
            <w:hideMark/>
          </w:tcPr>
          <w:p w14:paraId="142DFAA8"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Trình độ, nước, năm tốt nghiệp</w:t>
            </w:r>
          </w:p>
        </w:tc>
        <w:tc>
          <w:tcPr>
            <w:tcW w:w="356" w:type="pct"/>
            <w:vMerge w:val="restart"/>
            <w:vAlign w:val="center"/>
            <w:hideMark/>
          </w:tcPr>
          <w:p w14:paraId="42F5ADC9"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Ngành đào tạo ghi theo văn bằng tốt nghiệp</w:t>
            </w:r>
          </w:p>
        </w:tc>
        <w:tc>
          <w:tcPr>
            <w:tcW w:w="850" w:type="pct"/>
            <w:gridSpan w:val="2"/>
            <w:vAlign w:val="center"/>
            <w:hideMark/>
          </w:tcPr>
          <w:p w14:paraId="6618DF0B"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Tuyển dụng/hợp đồng từ 12 tháng trở lên làm việc toàn thời gian, hợp đồng thỉnh giảng, ngày ký; thời gian; gồm cả dự kiến</w:t>
            </w:r>
          </w:p>
        </w:tc>
        <w:tc>
          <w:tcPr>
            <w:tcW w:w="499" w:type="pct"/>
            <w:vMerge w:val="restart"/>
            <w:vAlign w:val="center"/>
            <w:hideMark/>
          </w:tcPr>
          <w:p w14:paraId="63319FD5"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Mã số bảo hiểm</w:t>
            </w:r>
          </w:p>
        </w:tc>
        <w:tc>
          <w:tcPr>
            <w:tcW w:w="339" w:type="pct"/>
            <w:vMerge w:val="restart"/>
            <w:vAlign w:val="center"/>
            <w:hideMark/>
          </w:tcPr>
          <w:p w14:paraId="01CD8B5E"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Kinh nghiệm (thời gian) giảng dạy theo trình độ (năm)</w:t>
            </w:r>
          </w:p>
        </w:tc>
        <w:tc>
          <w:tcPr>
            <w:tcW w:w="556" w:type="pct"/>
            <w:gridSpan w:val="2"/>
            <w:vAlign w:val="center"/>
            <w:hideMark/>
          </w:tcPr>
          <w:p w14:paraId="45685895"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Số công trình khoa học đã công bố: cấp</w:t>
            </w:r>
          </w:p>
        </w:tc>
        <w:tc>
          <w:tcPr>
            <w:tcW w:w="279" w:type="pct"/>
            <w:vMerge w:val="restart"/>
            <w:vAlign w:val="center"/>
            <w:hideMark/>
          </w:tcPr>
          <w:p w14:paraId="4F1B3841"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Ký tên</w:t>
            </w:r>
          </w:p>
        </w:tc>
      </w:tr>
      <w:tr w:rsidR="00555C19" w:rsidRPr="000D1248" w14:paraId="0E56CAB9" w14:textId="77777777" w:rsidTr="00555C19">
        <w:trPr>
          <w:trHeight w:val="645"/>
          <w:tblHeader/>
        </w:trPr>
        <w:tc>
          <w:tcPr>
            <w:tcW w:w="195" w:type="pct"/>
            <w:vMerge/>
            <w:vAlign w:val="center"/>
            <w:hideMark/>
          </w:tcPr>
          <w:p w14:paraId="47C4DA36" w14:textId="77777777" w:rsidR="00555C19" w:rsidRPr="000D1248" w:rsidRDefault="00555C19" w:rsidP="00555C19">
            <w:pPr>
              <w:spacing w:after="0" w:line="240" w:lineRule="auto"/>
              <w:ind w:firstLine="22"/>
              <w:rPr>
                <w:rFonts w:eastAsia="Times New Roman"/>
                <w:b/>
                <w:bCs/>
                <w:sz w:val="24"/>
                <w:szCs w:val="24"/>
              </w:rPr>
            </w:pPr>
          </w:p>
        </w:tc>
        <w:tc>
          <w:tcPr>
            <w:tcW w:w="604" w:type="pct"/>
            <w:vMerge/>
            <w:vAlign w:val="center"/>
            <w:hideMark/>
          </w:tcPr>
          <w:p w14:paraId="65F4275A" w14:textId="77777777" w:rsidR="00555C19" w:rsidRPr="000D1248" w:rsidRDefault="00555C19" w:rsidP="00555C19">
            <w:pPr>
              <w:spacing w:after="0" w:line="240" w:lineRule="auto"/>
              <w:ind w:firstLine="22"/>
              <w:rPr>
                <w:rFonts w:eastAsia="Times New Roman"/>
                <w:b/>
                <w:bCs/>
                <w:sz w:val="24"/>
                <w:szCs w:val="24"/>
              </w:rPr>
            </w:pPr>
          </w:p>
        </w:tc>
        <w:tc>
          <w:tcPr>
            <w:tcW w:w="603" w:type="pct"/>
            <w:vMerge/>
            <w:vAlign w:val="center"/>
            <w:hideMark/>
          </w:tcPr>
          <w:p w14:paraId="62968A73" w14:textId="77777777" w:rsidR="00555C19" w:rsidRPr="000D1248" w:rsidRDefault="00555C19" w:rsidP="00555C19">
            <w:pPr>
              <w:spacing w:after="0" w:line="240" w:lineRule="auto"/>
              <w:ind w:firstLine="22"/>
              <w:rPr>
                <w:rFonts w:eastAsia="Times New Roman"/>
                <w:b/>
                <w:bCs/>
                <w:sz w:val="24"/>
                <w:szCs w:val="24"/>
              </w:rPr>
            </w:pPr>
          </w:p>
        </w:tc>
        <w:tc>
          <w:tcPr>
            <w:tcW w:w="313" w:type="pct"/>
            <w:vMerge/>
            <w:vAlign w:val="center"/>
            <w:hideMark/>
          </w:tcPr>
          <w:p w14:paraId="444A470D" w14:textId="77777777" w:rsidR="00555C19" w:rsidRPr="000D1248" w:rsidRDefault="00555C19" w:rsidP="00555C19">
            <w:pPr>
              <w:spacing w:after="0" w:line="240" w:lineRule="auto"/>
              <w:ind w:firstLine="22"/>
              <w:rPr>
                <w:rFonts w:eastAsia="Times New Roman"/>
                <w:b/>
                <w:bCs/>
                <w:sz w:val="24"/>
                <w:szCs w:val="24"/>
              </w:rPr>
            </w:pPr>
          </w:p>
        </w:tc>
        <w:tc>
          <w:tcPr>
            <w:tcW w:w="406" w:type="pct"/>
            <w:vMerge/>
            <w:vAlign w:val="center"/>
            <w:hideMark/>
          </w:tcPr>
          <w:p w14:paraId="70949F6D" w14:textId="77777777" w:rsidR="00555C19" w:rsidRPr="000D1248" w:rsidRDefault="00555C19" w:rsidP="00555C19">
            <w:pPr>
              <w:spacing w:after="0" w:line="240" w:lineRule="auto"/>
              <w:ind w:firstLine="22"/>
              <w:rPr>
                <w:rFonts w:eastAsia="Times New Roman"/>
                <w:b/>
                <w:bCs/>
                <w:sz w:val="24"/>
                <w:szCs w:val="24"/>
              </w:rPr>
            </w:pPr>
          </w:p>
        </w:tc>
        <w:tc>
          <w:tcPr>
            <w:tcW w:w="356" w:type="pct"/>
            <w:vMerge/>
            <w:vAlign w:val="center"/>
            <w:hideMark/>
          </w:tcPr>
          <w:p w14:paraId="10B51369" w14:textId="77777777" w:rsidR="00555C19" w:rsidRPr="000D1248" w:rsidRDefault="00555C19" w:rsidP="00555C19">
            <w:pPr>
              <w:spacing w:after="0" w:line="240" w:lineRule="auto"/>
              <w:ind w:firstLine="22"/>
              <w:rPr>
                <w:rFonts w:eastAsia="Times New Roman"/>
                <w:b/>
                <w:bCs/>
                <w:sz w:val="24"/>
                <w:szCs w:val="24"/>
              </w:rPr>
            </w:pPr>
          </w:p>
        </w:tc>
        <w:tc>
          <w:tcPr>
            <w:tcW w:w="471" w:type="pct"/>
            <w:vAlign w:val="center"/>
            <w:hideMark/>
          </w:tcPr>
          <w:p w14:paraId="0DB64B89"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Tuyển dụng</w:t>
            </w:r>
          </w:p>
        </w:tc>
        <w:tc>
          <w:tcPr>
            <w:tcW w:w="379" w:type="pct"/>
            <w:vAlign w:val="center"/>
            <w:hideMark/>
          </w:tcPr>
          <w:p w14:paraId="257C7693"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Hợp đồng</w:t>
            </w:r>
          </w:p>
        </w:tc>
        <w:tc>
          <w:tcPr>
            <w:tcW w:w="499" w:type="pct"/>
            <w:vMerge/>
            <w:vAlign w:val="center"/>
            <w:hideMark/>
          </w:tcPr>
          <w:p w14:paraId="32DDBAE6" w14:textId="77777777" w:rsidR="00555C19" w:rsidRPr="000D1248" w:rsidRDefault="00555C19" w:rsidP="00555C19">
            <w:pPr>
              <w:spacing w:after="0" w:line="240" w:lineRule="auto"/>
              <w:ind w:firstLine="22"/>
              <w:rPr>
                <w:rFonts w:eastAsia="Times New Roman"/>
                <w:b/>
                <w:bCs/>
                <w:sz w:val="24"/>
                <w:szCs w:val="24"/>
              </w:rPr>
            </w:pPr>
          </w:p>
        </w:tc>
        <w:tc>
          <w:tcPr>
            <w:tcW w:w="339" w:type="pct"/>
            <w:vMerge/>
            <w:vAlign w:val="center"/>
            <w:hideMark/>
          </w:tcPr>
          <w:p w14:paraId="7F57C6B1" w14:textId="77777777" w:rsidR="00555C19" w:rsidRPr="000D1248" w:rsidRDefault="00555C19" w:rsidP="00555C19">
            <w:pPr>
              <w:spacing w:after="0" w:line="240" w:lineRule="auto"/>
              <w:ind w:firstLine="22"/>
              <w:rPr>
                <w:rFonts w:eastAsia="Times New Roman"/>
                <w:b/>
                <w:bCs/>
                <w:sz w:val="24"/>
                <w:szCs w:val="24"/>
              </w:rPr>
            </w:pPr>
          </w:p>
        </w:tc>
        <w:tc>
          <w:tcPr>
            <w:tcW w:w="276" w:type="pct"/>
            <w:vAlign w:val="center"/>
            <w:hideMark/>
          </w:tcPr>
          <w:p w14:paraId="656E7CE5"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Bộ</w:t>
            </w:r>
          </w:p>
        </w:tc>
        <w:tc>
          <w:tcPr>
            <w:tcW w:w="280" w:type="pct"/>
            <w:vAlign w:val="center"/>
            <w:hideMark/>
          </w:tcPr>
          <w:p w14:paraId="5ABA3C20" w14:textId="77777777" w:rsidR="00555C19" w:rsidRPr="000D1248" w:rsidRDefault="00555C19" w:rsidP="00555C19">
            <w:pPr>
              <w:spacing w:after="0" w:line="240" w:lineRule="auto"/>
              <w:ind w:firstLine="22"/>
              <w:rPr>
                <w:rFonts w:eastAsia="Times New Roman"/>
                <w:b/>
                <w:bCs/>
                <w:sz w:val="24"/>
                <w:szCs w:val="24"/>
              </w:rPr>
            </w:pPr>
            <w:r w:rsidRPr="000D1248">
              <w:rPr>
                <w:rFonts w:eastAsia="Times New Roman"/>
                <w:b/>
                <w:bCs/>
                <w:sz w:val="24"/>
                <w:szCs w:val="24"/>
              </w:rPr>
              <w:t>Cơ sở</w:t>
            </w:r>
          </w:p>
        </w:tc>
        <w:tc>
          <w:tcPr>
            <w:tcW w:w="279" w:type="pct"/>
            <w:vMerge/>
            <w:vAlign w:val="center"/>
            <w:hideMark/>
          </w:tcPr>
          <w:p w14:paraId="35A176C9" w14:textId="77777777" w:rsidR="00555C19" w:rsidRPr="000D1248" w:rsidRDefault="00555C19" w:rsidP="00555C19">
            <w:pPr>
              <w:spacing w:after="0" w:line="240" w:lineRule="auto"/>
              <w:ind w:firstLine="22"/>
              <w:rPr>
                <w:rFonts w:eastAsia="Times New Roman"/>
                <w:b/>
                <w:bCs/>
                <w:sz w:val="24"/>
                <w:szCs w:val="24"/>
              </w:rPr>
            </w:pPr>
          </w:p>
        </w:tc>
      </w:tr>
      <w:tr w:rsidR="00555C19" w:rsidRPr="000D1248" w14:paraId="705B2613" w14:textId="77777777" w:rsidTr="00555C19">
        <w:trPr>
          <w:trHeight w:val="255"/>
          <w:tblHeader/>
        </w:trPr>
        <w:tc>
          <w:tcPr>
            <w:tcW w:w="195" w:type="pct"/>
            <w:vAlign w:val="center"/>
            <w:hideMark/>
          </w:tcPr>
          <w:p w14:paraId="32ABDC8C"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(1)</w:t>
            </w:r>
          </w:p>
        </w:tc>
        <w:tc>
          <w:tcPr>
            <w:tcW w:w="604" w:type="pct"/>
            <w:vAlign w:val="center"/>
            <w:hideMark/>
          </w:tcPr>
          <w:p w14:paraId="0638A953"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(2)</w:t>
            </w:r>
          </w:p>
        </w:tc>
        <w:tc>
          <w:tcPr>
            <w:tcW w:w="603" w:type="pct"/>
            <w:vAlign w:val="center"/>
            <w:hideMark/>
          </w:tcPr>
          <w:p w14:paraId="46C48D0C"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(3)</w:t>
            </w:r>
          </w:p>
        </w:tc>
        <w:tc>
          <w:tcPr>
            <w:tcW w:w="313" w:type="pct"/>
            <w:vAlign w:val="center"/>
            <w:hideMark/>
          </w:tcPr>
          <w:p w14:paraId="7D63F287"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(4)</w:t>
            </w:r>
          </w:p>
        </w:tc>
        <w:tc>
          <w:tcPr>
            <w:tcW w:w="406" w:type="pct"/>
            <w:vAlign w:val="center"/>
            <w:hideMark/>
          </w:tcPr>
          <w:p w14:paraId="7E5C17D4"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(5)</w:t>
            </w:r>
          </w:p>
        </w:tc>
        <w:tc>
          <w:tcPr>
            <w:tcW w:w="356" w:type="pct"/>
            <w:vAlign w:val="center"/>
            <w:hideMark/>
          </w:tcPr>
          <w:p w14:paraId="2E0B2AB6"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(6)</w:t>
            </w:r>
          </w:p>
        </w:tc>
        <w:tc>
          <w:tcPr>
            <w:tcW w:w="471" w:type="pct"/>
            <w:vAlign w:val="center"/>
            <w:hideMark/>
          </w:tcPr>
          <w:p w14:paraId="7D7243FB"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(7)</w:t>
            </w:r>
          </w:p>
        </w:tc>
        <w:tc>
          <w:tcPr>
            <w:tcW w:w="379" w:type="pct"/>
            <w:vAlign w:val="center"/>
            <w:hideMark/>
          </w:tcPr>
          <w:p w14:paraId="23A6F968"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(8)</w:t>
            </w:r>
          </w:p>
        </w:tc>
        <w:tc>
          <w:tcPr>
            <w:tcW w:w="499" w:type="pct"/>
            <w:vAlign w:val="center"/>
            <w:hideMark/>
          </w:tcPr>
          <w:p w14:paraId="57BAE31F"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(9)</w:t>
            </w:r>
          </w:p>
        </w:tc>
        <w:tc>
          <w:tcPr>
            <w:tcW w:w="339" w:type="pct"/>
            <w:vAlign w:val="center"/>
            <w:hideMark/>
          </w:tcPr>
          <w:p w14:paraId="37A7FC05"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(10)</w:t>
            </w:r>
          </w:p>
        </w:tc>
        <w:tc>
          <w:tcPr>
            <w:tcW w:w="276" w:type="pct"/>
            <w:vAlign w:val="center"/>
            <w:hideMark/>
          </w:tcPr>
          <w:p w14:paraId="427C2AE7"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(11)</w:t>
            </w:r>
          </w:p>
        </w:tc>
        <w:tc>
          <w:tcPr>
            <w:tcW w:w="280" w:type="pct"/>
            <w:vAlign w:val="center"/>
            <w:hideMark/>
          </w:tcPr>
          <w:p w14:paraId="3086A6A7"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(12)</w:t>
            </w:r>
          </w:p>
        </w:tc>
        <w:tc>
          <w:tcPr>
            <w:tcW w:w="279" w:type="pct"/>
            <w:vAlign w:val="center"/>
            <w:hideMark/>
          </w:tcPr>
          <w:p w14:paraId="38B41A21" w14:textId="77777777" w:rsidR="00555C19" w:rsidRPr="000D1248" w:rsidRDefault="00555C19" w:rsidP="00555C19">
            <w:pPr>
              <w:spacing w:after="0" w:line="240" w:lineRule="auto"/>
              <w:ind w:firstLine="22"/>
              <w:rPr>
                <w:rFonts w:eastAsia="Times New Roman"/>
                <w:i/>
                <w:iCs/>
                <w:sz w:val="24"/>
                <w:szCs w:val="24"/>
              </w:rPr>
            </w:pPr>
            <w:r w:rsidRPr="000D1248">
              <w:rPr>
                <w:rFonts w:eastAsia="Times New Roman"/>
                <w:i/>
                <w:iCs/>
                <w:sz w:val="24"/>
                <w:szCs w:val="24"/>
              </w:rPr>
              <w:t>(13)</w:t>
            </w:r>
          </w:p>
        </w:tc>
      </w:tr>
      <w:tr w:rsidR="00555C19" w:rsidRPr="000D1248" w14:paraId="64C17A63" w14:textId="77777777" w:rsidTr="00555C19">
        <w:trPr>
          <w:trHeight w:val="765"/>
        </w:trPr>
        <w:tc>
          <w:tcPr>
            <w:tcW w:w="195" w:type="pct"/>
            <w:vAlign w:val="center"/>
          </w:tcPr>
          <w:p w14:paraId="73D088AE" w14:textId="77777777" w:rsidR="00555C19" w:rsidRPr="000D1248" w:rsidRDefault="00555C19" w:rsidP="00555C19">
            <w:pPr>
              <w:spacing w:after="0" w:line="240" w:lineRule="auto"/>
              <w:ind w:firstLine="22"/>
              <w:rPr>
                <w:rFonts w:eastAsia="Times New Roman"/>
                <w:sz w:val="24"/>
                <w:szCs w:val="24"/>
              </w:rPr>
            </w:pPr>
            <w:r w:rsidRPr="000D1248">
              <w:rPr>
                <w:sz w:val="24"/>
                <w:szCs w:val="24"/>
              </w:rPr>
              <w:t>1</w:t>
            </w:r>
          </w:p>
        </w:tc>
        <w:tc>
          <w:tcPr>
            <w:tcW w:w="604" w:type="pct"/>
            <w:vAlign w:val="center"/>
          </w:tcPr>
          <w:p w14:paraId="22187D10" w14:textId="77777777" w:rsidR="00555C19" w:rsidRPr="000D1248" w:rsidRDefault="00555C19" w:rsidP="00555C19">
            <w:pPr>
              <w:spacing w:after="0" w:line="240" w:lineRule="auto"/>
              <w:ind w:firstLine="22"/>
              <w:rPr>
                <w:rFonts w:eastAsia="Times New Roman"/>
                <w:sz w:val="24"/>
                <w:szCs w:val="24"/>
              </w:rPr>
            </w:pPr>
          </w:p>
        </w:tc>
        <w:tc>
          <w:tcPr>
            <w:tcW w:w="603" w:type="pct"/>
            <w:vAlign w:val="center"/>
          </w:tcPr>
          <w:p w14:paraId="2082A069" w14:textId="77777777" w:rsidR="00555C19" w:rsidRPr="000D1248" w:rsidRDefault="00555C19" w:rsidP="00555C19">
            <w:pPr>
              <w:spacing w:after="0" w:line="240" w:lineRule="auto"/>
              <w:ind w:firstLine="22"/>
              <w:rPr>
                <w:rFonts w:eastAsia="Times New Roman"/>
                <w:sz w:val="24"/>
                <w:szCs w:val="24"/>
              </w:rPr>
            </w:pPr>
          </w:p>
        </w:tc>
        <w:tc>
          <w:tcPr>
            <w:tcW w:w="313" w:type="pct"/>
            <w:vAlign w:val="center"/>
          </w:tcPr>
          <w:p w14:paraId="4E50AE91" w14:textId="77777777" w:rsidR="00555C19" w:rsidRPr="000D1248" w:rsidRDefault="00555C19" w:rsidP="00555C19">
            <w:pPr>
              <w:spacing w:after="0" w:line="240" w:lineRule="auto"/>
              <w:ind w:firstLine="22"/>
              <w:rPr>
                <w:rFonts w:eastAsia="Times New Roman"/>
                <w:sz w:val="24"/>
                <w:szCs w:val="24"/>
              </w:rPr>
            </w:pPr>
          </w:p>
        </w:tc>
        <w:tc>
          <w:tcPr>
            <w:tcW w:w="406" w:type="pct"/>
            <w:vAlign w:val="center"/>
          </w:tcPr>
          <w:p w14:paraId="0845C307" w14:textId="77777777" w:rsidR="00555C19" w:rsidRPr="000D1248" w:rsidRDefault="00555C19" w:rsidP="00555C19">
            <w:pPr>
              <w:spacing w:after="0" w:line="240" w:lineRule="auto"/>
              <w:ind w:firstLine="22"/>
              <w:rPr>
                <w:rFonts w:eastAsia="Times New Roman"/>
                <w:sz w:val="24"/>
                <w:szCs w:val="24"/>
              </w:rPr>
            </w:pPr>
          </w:p>
        </w:tc>
        <w:tc>
          <w:tcPr>
            <w:tcW w:w="356" w:type="pct"/>
            <w:vAlign w:val="center"/>
          </w:tcPr>
          <w:p w14:paraId="7757888E" w14:textId="77777777" w:rsidR="00555C19" w:rsidRPr="000D1248" w:rsidRDefault="00555C19" w:rsidP="00555C19">
            <w:pPr>
              <w:spacing w:after="0" w:line="240" w:lineRule="auto"/>
              <w:ind w:firstLine="22"/>
              <w:rPr>
                <w:rFonts w:eastAsia="Times New Roman"/>
                <w:sz w:val="24"/>
                <w:szCs w:val="24"/>
              </w:rPr>
            </w:pPr>
          </w:p>
        </w:tc>
        <w:tc>
          <w:tcPr>
            <w:tcW w:w="471" w:type="pct"/>
            <w:vAlign w:val="center"/>
          </w:tcPr>
          <w:p w14:paraId="741EA572" w14:textId="77777777" w:rsidR="00555C19" w:rsidRPr="000D1248" w:rsidRDefault="00555C19" w:rsidP="00555C19">
            <w:pPr>
              <w:spacing w:after="0" w:line="240" w:lineRule="auto"/>
              <w:ind w:firstLine="22"/>
              <w:rPr>
                <w:rFonts w:eastAsia="Times New Roman"/>
                <w:sz w:val="24"/>
                <w:szCs w:val="24"/>
              </w:rPr>
            </w:pPr>
          </w:p>
        </w:tc>
        <w:tc>
          <w:tcPr>
            <w:tcW w:w="379" w:type="pct"/>
            <w:vAlign w:val="center"/>
          </w:tcPr>
          <w:p w14:paraId="56BDFBFA" w14:textId="77777777" w:rsidR="00555C19" w:rsidRPr="000D1248" w:rsidRDefault="00555C19" w:rsidP="00555C19">
            <w:pPr>
              <w:spacing w:after="0" w:line="240" w:lineRule="auto"/>
              <w:ind w:firstLine="22"/>
              <w:rPr>
                <w:rFonts w:eastAsia="Times New Roman"/>
                <w:sz w:val="24"/>
                <w:szCs w:val="24"/>
              </w:rPr>
            </w:pPr>
          </w:p>
        </w:tc>
        <w:tc>
          <w:tcPr>
            <w:tcW w:w="499" w:type="pct"/>
            <w:vAlign w:val="center"/>
          </w:tcPr>
          <w:p w14:paraId="51787F82" w14:textId="77777777" w:rsidR="00555C19" w:rsidRPr="000D1248" w:rsidRDefault="00555C19" w:rsidP="00555C19">
            <w:pPr>
              <w:spacing w:after="0" w:line="240" w:lineRule="auto"/>
              <w:ind w:firstLine="22"/>
              <w:rPr>
                <w:rFonts w:eastAsia="Times New Roman"/>
                <w:sz w:val="24"/>
                <w:szCs w:val="24"/>
              </w:rPr>
            </w:pPr>
          </w:p>
        </w:tc>
        <w:tc>
          <w:tcPr>
            <w:tcW w:w="339" w:type="pct"/>
            <w:vAlign w:val="center"/>
          </w:tcPr>
          <w:p w14:paraId="16C08854" w14:textId="77777777" w:rsidR="00555C19" w:rsidRPr="000D1248" w:rsidRDefault="00555C19" w:rsidP="00555C19">
            <w:pPr>
              <w:spacing w:after="0" w:line="240" w:lineRule="auto"/>
              <w:ind w:firstLine="22"/>
              <w:rPr>
                <w:rFonts w:eastAsia="Times New Roman"/>
                <w:sz w:val="24"/>
                <w:szCs w:val="24"/>
              </w:rPr>
            </w:pPr>
          </w:p>
        </w:tc>
        <w:tc>
          <w:tcPr>
            <w:tcW w:w="276" w:type="pct"/>
            <w:vAlign w:val="center"/>
          </w:tcPr>
          <w:p w14:paraId="733AB9C8" w14:textId="77777777" w:rsidR="00555C19" w:rsidRPr="000D1248" w:rsidRDefault="00555C19" w:rsidP="00555C19">
            <w:pPr>
              <w:spacing w:after="0" w:line="240" w:lineRule="auto"/>
              <w:ind w:firstLine="22"/>
              <w:rPr>
                <w:rFonts w:eastAsia="Times New Roman"/>
                <w:sz w:val="24"/>
                <w:szCs w:val="24"/>
              </w:rPr>
            </w:pPr>
          </w:p>
        </w:tc>
        <w:tc>
          <w:tcPr>
            <w:tcW w:w="280" w:type="pct"/>
            <w:vAlign w:val="center"/>
          </w:tcPr>
          <w:p w14:paraId="2EF6217F" w14:textId="77777777" w:rsidR="00555C19" w:rsidRPr="000D1248" w:rsidRDefault="00555C19" w:rsidP="00555C19">
            <w:pPr>
              <w:spacing w:after="0" w:line="240" w:lineRule="auto"/>
              <w:ind w:firstLine="22"/>
              <w:rPr>
                <w:rFonts w:eastAsia="Times New Roman"/>
                <w:sz w:val="24"/>
                <w:szCs w:val="24"/>
              </w:rPr>
            </w:pPr>
          </w:p>
        </w:tc>
        <w:tc>
          <w:tcPr>
            <w:tcW w:w="279" w:type="pct"/>
            <w:vAlign w:val="center"/>
          </w:tcPr>
          <w:p w14:paraId="336FD815" w14:textId="77777777" w:rsidR="00555C19" w:rsidRPr="000D1248" w:rsidRDefault="00555C19" w:rsidP="00555C19">
            <w:pPr>
              <w:spacing w:after="0" w:line="240" w:lineRule="auto"/>
              <w:ind w:firstLine="22"/>
              <w:rPr>
                <w:rFonts w:eastAsia="Times New Roman"/>
                <w:sz w:val="24"/>
                <w:szCs w:val="24"/>
              </w:rPr>
            </w:pPr>
          </w:p>
        </w:tc>
      </w:tr>
      <w:tr w:rsidR="00555C19" w:rsidRPr="000D1248" w14:paraId="035E71C6" w14:textId="77777777" w:rsidTr="00555C19">
        <w:trPr>
          <w:trHeight w:val="765"/>
        </w:trPr>
        <w:tc>
          <w:tcPr>
            <w:tcW w:w="195" w:type="pct"/>
            <w:vAlign w:val="center"/>
          </w:tcPr>
          <w:p w14:paraId="6D812338" w14:textId="77777777" w:rsidR="00555C19" w:rsidRPr="000D1248" w:rsidRDefault="00555C19" w:rsidP="00555C19">
            <w:pPr>
              <w:spacing w:after="0" w:line="240" w:lineRule="auto"/>
              <w:ind w:firstLine="22"/>
              <w:rPr>
                <w:sz w:val="24"/>
                <w:szCs w:val="24"/>
              </w:rPr>
            </w:pPr>
            <w:r w:rsidRPr="000D1248">
              <w:rPr>
                <w:sz w:val="24"/>
                <w:szCs w:val="24"/>
              </w:rPr>
              <w:t>2</w:t>
            </w:r>
          </w:p>
        </w:tc>
        <w:tc>
          <w:tcPr>
            <w:tcW w:w="604" w:type="pct"/>
            <w:vAlign w:val="center"/>
          </w:tcPr>
          <w:p w14:paraId="0E3113D5" w14:textId="77777777" w:rsidR="00555C19" w:rsidRPr="000D1248" w:rsidRDefault="00555C19" w:rsidP="00555C19">
            <w:pPr>
              <w:spacing w:after="0" w:line="240" w:lineRule="auto"/>
              <w:ind w:firstLine="22"/>
              <w:rPr>
                <w:rFonts w:eastAsia="Times New Roman"/>
                <w:sz w:val="24"/>
                <w:szCs w:val="24"/>
              </w:rPr>
            </w:pPr>
          </w:p>
        </w:tc>
        <w:tc>
          <w:tcPr>
            <w:tcW w:w="603" w:type="pct"/>
            <w:vAlign w:val="center"/>
          </w:tcPr>
          <w:p w14:paraId="0BD288DB" w14:textId="77777777" w:rsidR="00555C19" w:rsidRPr="000D1248" w:rsidRDefault="00555C19" w:rsidP="00555C19">
            <w:pPr>
              <w:spacing w:after="0" w:line="240" w:lineRule="auto"/>
              <w:ind w:firstLine="22"/>
              <w:rPr>
                <w:rFonts w:eastAsia="Times New Roman"/>
                <w:sz w:val="24"/>
                <w:szCs w:val="24"/>
              </w:rPr>
            </w:pPr>
          </w:p>
        </w:tc>
        <w:tc>
          <w:tcPr>
            <w:tcW w:w="313" w:type="pct"/>
            <w:vAlign w:val="center"/>
          </w:tcPr>
          <w:p w14:paraId="26D8EF0F" w14:textId="77777777" w:rsidR="00555C19" w:rsidRPr="000D1248" w:rsidRDefault="00555C19" w:rsidP="00555C19">
            <w:pPr>
              <w:spacing w:after="0" w:line="240" w:lineRule="auto"/>
              <w:ind w:firstLine="22"/>
              <w:rPr>
                <w:rFonts w:eastAsia="Times New Roman"/>
                <w:sz w:val="24"/>
                <w:szCs w:val="24"/>
              </w:rPr>
            </w:pPr>
          </w:p>
        </w:tc>
        <w:tc>
          <w:tcPr>
            <w:tcW w:w="406" w:type="pct"/>
            <w:vAlign w:val="center"/>
          </w:tcPr>
          <w:p w14:paraId="6B57E072" w14:textId="77777777" w:rsidR="00555C19" w:rsidRPr="000D1248" w:rsidRDefault="00555C19" w:rsidP="00555C19">
            <w:pPr>
              <w:spacing w:after="0" w:line="240" w:lineRule="auto"/>
              <w:ind w:firstLine="22"/>
              <w:rPr>
                <w:rFonts w:eastAsia="Times New Roman"/>
                <w:sz w:val="24"/>
                <w:szCs w:val="24"/>
              </w:rPr>
            </w:pPr>
          </w:p>
        </w:tc>
        <w:tc>
          <w:tcPr>
            <w:tcW w:w="356" w:type="pct"/>
            <w:vAlign w:val="center"/>
          </w:tcPr>
          <w:p w14:paraId="254A78FD" w14:textId="77777777" w:rsidR="00555C19" w:rsidRPr="000D1248" w:rsidRDefault="00555C19" w:rsidP="00555C19">
            <w:pPr>
              <w:spacing w:after="0" w:line="240" w:lineRule="auto"/>
              <w:ind w:firstLine="22"/>
              <w:rPr>
                <w:rFonts w:eastAsia="Times New Roman"/>
                <w:sz w:val="24"/>
                <w:szCs w:val="24"/>
              </w:rPr>
            </w:pPr>
          </w:p>
        </w:tc>
        <w:tc>
          <w:tcPr>
            <w:tcW w:w="471" w:type="pct"/>
            <w:vAlign w:val="center"/>
          </w:tcPr>
          <w:p w14:paraId="35105A40" w14:textId="77777777" w:rsidR="00555C19" w:rsidRPr="000D1248" w:rsidRDefault="00555C19" w:rsidP="00555C19">
            <w:pPr>
              <w:spacing w:after="0" w:line="240" w:lineRule="auto"/>
              <w:ind w:firstLine="22"/>
              <w:rPr>
                <w:rFonts w:eastAsia="Times New Roman"/>
                <w:sz w:val="24"/>
                <w:szCs w:val="24"/>
              </w:rPr>
            </w:pPr>
          </w:p>
        </w:tc>
        <w:tc>
          <w:tcPr>
            <w:tcW w:w="379" w:type="pct"/>
            <w:vAlign w:val="center"/>
          </w:tcPr>
          <w:p w14:paraId="4F632902" w14:textId="77777777" w:rsidR="00555C19" w:rsidRPr="000D1248" w:rsidRDefault="00555C19" w:rsidP="00555C19">
            <w:pPr>
              <w:spacing w:after="0" w:line="240" w:lineRule="auto"/>
              <w:ind w:firstLine="22"/>
              <w:rPr>
                <w:rFonts w:eastAsia="Times New Roman"/>
                <w:sz w:val="24"/>
                <w:szCs w:val="24"/>
              </w:rPr>
            </w:pPr>
          </w:p>
        </w:tc>
        <w:tc>
          <w:tcPr>
            <w:tcW w:w="499" w:type="pct"/>
            <w:vAlign w:val="center"/>
          </w:tcPr>
          <w:p w14:paraId="2A2910D0" w14:textId="77777777" w:rsidR="00555C19" w:rsidRPr="000D1248" w:rsidRDefault="00555C19" w:rsidP="00555C19">
            <w:pPr>
              <w:spacing w:after="0" w:line="240" w:lineRule="auto"/>
              <w:ind w:firstLine="22"/>
              <w:rPr>
                <w:rFonts w:eastAsia="Times New Roman"/>
                <w:sz w:val="24"/>
                <w:szCs w:val="24"/>
              </w:rPr>
            </w:pPr>
          </w:p>
        </w:tc>
        <w:tc>
          <w:tcPr>
            <w:tcW w:w="339" w:type="pct"/>
            <w:vAlign w:val="center"/>
          </w:tcPr>
          <w:p w14:paraId="0476C24C" w14:textId="77777777" w:rsidR="00555C19" w:rsidRPr="000D1248" w:rsidRDefault="00555C19" w:rsidP="00555C19">
            <w:pPr>
              <w:spacing w:after="0" w:line="240" w:lineRule="auto"/>
              <w:ind w:firstLine="22"/>
              <w:rPr>
                <w:rFonts w:eastAsia="Times New Roman"/>
                <w:sz w:val="24"/>
                <w:szCs w:val="24"/>
              </w:rPr>
            </w:pPr>
          </w:p>
        </w:tc>
        <w:tc>
          <w:tcPr>
            <w:tcW w:w="276" w:type="pct"/>
            <w:vAlign w:val="center"/>
          </w:tcPr>
          <w:p w14:paraId="5B08A311" w14:textId="77777777" w:rsidR="00555C19" w:rsidRPr="000D1248" w:rsidRDefault="00555C19" w:rsidP="00555C19">
            <w:pPr>
              <w:spacing w:after="0" w:line="240" w:lineRule="auto"/>
              <w:ind w:firstLine="22"/>
              <w:rPr>
                <w:rFonts w:eastAsia="Times New Roman"/>
                <w:sz w:val="24"/>
                <w:szCs w:val="24"/>
              </w:rPr>
            </w:pPr>
          </w:p>
        </w:tc>
        <w:tc>
          <w:tcPr>
            <w:tcW w:w="280" w:type="pct"/>
            <w:vAlign w:val="center"/>
          </w:tcPr>
          <w:p w14:paraId="7564AB9F" w14:textId="77777777" w:rsidR="00555C19" w:rsidRPr="000D1248" w:rsidRDefault="00555C19" w:rsidP="00555C19">
            <w:pPr>
              <w:spacing w:after="0" w:line="240" w:lineRule="auto"/>
              <w:ind w:firstLine="22"/>
              <w:rPr>
                <w:rFonts w:eastAsia="Times New Roman"/>
                <w:sz w:val="24"/>
                <w:szCs w:val="24"/>
              </w:rPr>
            </w:pPr>
          </w:p>
        </w:tc>
        <w:tc>
          <w:tcPr>
            <w:tcW w:w="279" w:type="pct"/>
            <w:vAlign w:val="center"/>
          </w:tcPr>
          <w:p w14:paraId="3218FAE8" w14:textId="77777777" w:rsidR="00555C19" w:rsidRPr="000D1248" w:rsidRDefault="00555C19" w:rsidP="00555C19">
            <w:pPr>
              <w:spacing w:after="0" w:line="240" w:lineRule="auto"/>
              <w:ind w:firstLine="22"/>
              <w:rPr>
                <w:rFonts w:eastAsia="Times New Roman"/>
                <w:sz w:val="24"/>
                <w:szCs w:val="24"/>
              </w:rPr>
            </w:pPr>
          </w:p>
        </w:tc>
      </w:tr>
      <w:tr w:rsidR="00555C19" w:rsidRPr="000D1248" w14:paraId="741E0189" w14:textId="77777777" w:rsidTr="00555C19">
        <w:trPr>
          <w:trHeight w:val="765"/>
        </w:trPr>
        <w:tc>
          <w:tcPr>
            <w:tcW w:w="195" w:type="pct"/>
            <w:vAlign w:val="center"/>
          </w:tcPr>
          <w:p w14:paraId="593F6416" w14:textId="77777777" w:rsidR="00555C19" w:rsidRPr="000D1248" w:rsidRDefault="00555C19" w:rsidP="00555C19">
            <w:pPr>
              <w:spacing w:after="0" w:line="240" w:lineRule="auto"/>
              <w:ind w:firstLine="22"/>
              <w:rPr>
                <w:sz w:val="24"/>
                <w:szCs w:val="24"/>
              </w:rPr>
            </w:pPr>
            <w:r w:rsidRPr="000D1248">
              <w:rPr>
                <w:sz w:val="24"/>
                <w:szCs w:val="24"/>
              </w:rPr>
              <w:t>….</w:t>
            </w:r>
          </w:p>
        </w:tc>
        <w:tc>
          <w:tcPr>
            <w:tcW w:w="604" w:type="pct"/>
            <w:vAlign w:val="center"/>
          </w:tcPr>
          <w:p w14:paraId="6FEF91CE" w14:textId="77777777" w:rsidR="00555C19" w:rsidRPr="000D1248" w:rsidRDefault="00555C19" w:rsidP="00555C19">
            <w:pPr>
              <w:spacing w:after="0" w:line="240" w:lineRule="auto"/>
              <w:ind w:firstLine="22"/>
              <w:rPr>
                <w:rFonts w:eastAsia="Times New Roman"/>
                <w:sz w:val="24"/>
                <w:szCs w:val="24"/>
              </w:rPr>
            </w:pPr>
          </w:p>
        </w:tc>
        <w:tc>
          <w:tcPr>
            <w:tcW w:w="603" w:type="pct"/>
            <w:vAlign w:val="center"/>
          </w:tcPr>
          <w:p w14:paraId="54B988AA" w14:textId="77777777" w:rsidR="00555C19" w:rsidRPr="000D1248" w:rsidRDefault="00555C19" w:rsidP="00555C19">
            <w:pPr>
              <w:spacing w:after="0" w:line="240" w:lineRule="auto"/>
              <w:ind w:firstLine="22"/>
              <w:rPr>
                <w:rFonts w:eastAsia="Times New Roman"/>
                <w:sz w:val="24"/>
                <w:szCs w:val="24"/>
              </w:rPr>
            </w:pPr>
          </w:p>
        </w:tc>
        <w:tc>
          <w:tcPr>
            <w:tcW w:w="313" w:type="pct"/>
            <w:vAlign w:val="center"/>
          </w:tcPr>
          <w:p w14:paraId="6CBCD346" w14:textId="77777777" w:rsidR="00555C19" w:rsidRPr="000D1248" w:rsidRDefault="00555C19" w:rsidP="00555C19">
            <w:pPr>
              <w:spacing w:after="0" w:line="240" w:lineRule="auto"/>
              <w:ind w:firstLine="22"/>
              <w:rPr>
                <w:rFonts w:eastAsia="Times New Roman"/>
                <w:sz w:val="24"/>
                <w:szCs w:val="24"/>
              </w:rPr>
            </w:pPr>
          </w:p>
        </w:tc>
        <w:tc>
          <w:tcPr>
            <w:tcW w:w="406" w:type="pct"/>
            <w:vAlign w:val="center"/>
          </w:tcPr>
          <w:p w14:paraId="23020564" w14:textId="77777777" w:rsidR="00555C19" w:rsidRPr="000D1248" w:rsidRDefault="00555C19" w:rsidP="00555C19">
            <w:pPr>
              <w:spacing w:after="0" w:line="240" w:lineRule="auto"/>
              <w:ind w:firstLine="22"/>
              <w:rPr>
                <w:rFonts w:eastAsia="Times New Roman"/>
                <w:sz w:val="24"/>
                <w:szCs w:val="24"/>
              </w:rPr>
            </w:pPr>
          </w:p>
        </w:tc>
        <w:tc>
          <w:tcPr>
            <w:tcW w:w="356" w:type="pct"/>
            <w:vAlign w:val="center"/>
          </w:tcPr>
          <w:p w14:paraId="1F95829B" w14:textId="77777777" w:rsidR="00555C19" w:rsidRPr="000D1248" w:rsidRDefault="00555C19" w:rsidP="00555C19">
            <w:pPr>
              <w:spacing w:after="0" w:line="240" w:lineRule="auto"/>
              <w:ind w:firstLine="22"/>
              <w:rPr>
                <w:rFonts w:eastAsia="Times New Roman"/>
                <w:sz w:val="24"/>
                <w:szCs w:val="24"/>
              </w:rPr>
            </w:pPr>
          </w:p>
        </w:tc>
        <w:tc>
          <w:tcPr>
            <w:tcW w:w="471" w:type="pct"/>
            <w:vAlign w:val="center"/>
          </w:tcPr>
          <w:p w14:paraId="45C02D67" w14:textId="77777777" w:rsidR="00555C19" w:rsidRPr="000D1248" w:rsidRDefault="00555C19" w:rsidP="00555C19">
            <w:pPr>
              <w:spacing w:after="0" w:line="240" w:lineRule="auto"/>
              <w:ind w:firstLine="22"/>
              <w:rPr>
                <w:rFonts w:eastAsia="Times New Roman"/>
                <w:sz w:val="24"/>
                <w:szCs w:val="24"/>
              </w:rPr>
            </w:pPr>
          </w:p>
        </w:tc>
        <w:tc>
          <w:tcPr>
            <w:tcW w:w="379" w:type="pct"/>
            <w:vAlign w:val="center"/>
          </w:tcPr>
          <w:p w14:paraId="789AB1FD" w14:textId="77777777" w:rsidR="00555C19" w:rsidRPr="000D1248" w:rsidRDefault="00555C19" w:rsidP="00555C19">
            <w:pPr>
              <w:spacing w:after="0" w:line="240" w:lineRule="auto"/>
              <w:ind w:firstLine="22"/>
              <w:rPr>
                <w:rFonts w:eastAsia="Times New Roman"/>
                <w:sz w:val="24"/>
                <w:szCs w:val="24"/>
              </w:rPr>
            </w:pPr>
          </w:p>
        </w:tc>
        <w:tc>
          <w:tcPr>
            <w:tcW w:w="499" w:type="pct"/>
            <w:vAlign w:val="center"/>
          </w:tcPr>
          <w:p w14:paraId="61AB347D" w14:textId="77777777" w:rsidR="00555C19" w:rsidRPr="000D1248" w:rsidRDefault="00555C19" w:rsidP="00555C19">
            <w:pPr>
              <w:spacing w:after="0" w:line="240" w:lineRule="auto"/>
              <w:ind w:firstLine="22"/>
              <w:rPr>
                <w:rFonts w:eastAsia="Times New Roman"/>
                <w:sz w:val="24"/>
                <w:szCs w:val="24"/>
              </w:rPr>
            </w:pPr>
          </w:p>
        </w:tc>
        <w:tc>
          <w:tcPr>
            <w:tcW w:w="339" w:type="pct"/>
            <w:vAlign w:val="center"/>
          </w:tcPr>
          <w:p w14:paraId="000989BD" w14:textId="77777777" w:rsidR="00555C19" w:rsidRPr="000D1248" w:rsidRDefault="00555C19" w:rsidP="00555C19">
            <w:pPr>
              <w:spacing w:after="0" w:line="240" w:lineRule="auto"/>
              <w:ind w:firstLine="22"/>
              <w:rPr>
                <w:rFonts w:eastAsia="Times New Roman"/>
                <w:sz w:val="24"/>
                <w:szCs w:val="24"/>
              </w:rPr>
            </w:pPr>
          </w:p>
        </w:tc>
        <w:tc>
          <w:tcPr>
            <w:tcW w:w="276" w:type="pct"/>
            <w:vAlign w:val="center"/>
          </w:tcPr>
          <w:p w14:paraId="08F5C179" w14:textId="77777777" w:rsidR="00555C19" w:rsidRPr="000D1248" w:rsidRDefault="00555C19" w:rsidP="00555C19">
            <w:pPr>
              <w:spacing w:after="0" w:line="240" w:lineRule="auto"/>
              <w:ind w:firstLine="22"/>
              <w:rPr>
                <w:rFonts w:eastAsia="Times New Roman"/>
                <w:sz w:val="24"/>
                <w:szCs w:val="24"/>
              </w:rPr>
            </w:pPr>
          </w:p>
        </w:tc>
        <w:tc>
          <w:tcPr>
            <w:tcW w:w="280" w:type="pct"/>
            <w:vAlign w:val="center"/>
          </w:tcPr>
          <w:p w14:paraId="570C0012" w14:textId="77777777" w:rsidR="00555C19" w:rsidRPr="000D1248" w:rsidRDefault="00555C19" w:rsidP="00555C19">
            <w:pPr>
              <w:spacing w:after="0" w:line="240" w:lineRule="auto"/>
              <w:ind w:firstLine="22"/>
              <w:rPr>
                <w:rFonts w:eastAsia="Times New Roman"/>
                <w:sz w:val="24"/>
                <w:szCs w:val="24"/>
              </w:rPr>
            </w:pPr>
          </w:p>
        </w:tc>
        <w:tc>
          <w:tcPr>
            <w:tcW w:w="279" w:type="pct"/>
            <w:vAlign w:val="center"/>
          </w:tcPr>
          <w:p w14:paraId="026B941E" w14:textId="77777777" w:rsidR="00555C19" w:rsidRPr="000D1248" w:rsidRDefault="00555C19" w:rsidP="00555C19">
            <w:pPr>
              <w:spacing w:after="0" w:line="240" w:lineRule="auto"/>
              <w:ind w:firstLine="22"/>
              <w:rPr>
                <w:rFonts w:eastAsia="Times New Roman"/>
                <w:sz w:val="24"/>
                <w:szCs w:val="24"/>
              </w:rPr>
            </w:pPr>
          </w:p>
        </w:tc>
      </w:tr>
    </w:tbl>
    <w:p w14:paraId="00DB96F7" w14:textId="4FFD3F3A" w:rsidR="00555C19" w:rsidRPr="000D1248" w:rsidRDefault="00555C19" w:rsidP="00555C19">
      <w:pPr>
        <w:pStyle w:val="Noidung"/>
        <w:ind w:firstLine="0"/>
        <w:rPr>
          <w:i/>
          <w:lang w:val="en-US"/>
        </w:rPr>
      </w:pPr>
      <w:r w:rsidRPr="000D1248">
        <w:rPr>
          <w:i/>
          <w:lang w:val="en-US"/>
        </w:rPr>
        <w:t>(Ghi chú: Danh sách giảng viên, nhà khoa học, bao gồm: giảng viên cơ hữu, giảng viên ký hợp đồng lao động xác định thời hạn từ đủ 12 tháng trở lên làm việc toàn thời gian với cơ sở đào tạo, giảng viên thỉnh</w:t>
      </w:r>
      <w:r w:rsidR="001A11CE" w:rsidRPr="000D1248">
        <w:rPr>
          <w:i/>
          <w:lang w:val="en-US"/>
        </w:rPr>
        <w:t xml:space="preserve"> (có văn bản đồng ý tham gia đào tạo theo mẫu)</w:t>
      </w:r>
      <w:r w:rsidRPr="000D1248">
        <w:rPr>
          <w:i/>
          <w:lang w:val="en-US"/>
        </w:rPr>
        <w:t xml:space="preserve"> giảng tham gia giảng dạy các học phần, môn học trong chương trình đào tạo của ngành đào tạo dự kiến mở của cơ sở đào tạo (Theo mẫu 1, Phụ lục 3, Thông tư số</w:t>
      </w:r>
      <w:r w:rsidR="001A11CE" w:rsidRPr="000D1248">
        <w:rPr>
          <w:i/>
          <w:lang w:val="en-US"/>
        </w:rPr>
        <w:t xml:space="preserve"> 02/2022/TT-BGDĐT). </w:t>
      </w:r>
      <w:r w:rsidRPr="000D1248">
        <w:rPr>
          <w:i/>
          <w:lang w:val="en-US"/>
        </w:rPr>
        <w:t>Lý lịch khoa học của giảng viên cơ hữu chủ trì xây dựng, tổ chức thực hiện chương trình đào tạo ; giảng viên cơ hữu có chuyên môn phù hợp chủ trì giảng dạy của ngành đào tạo dự kiến mở được đính kèm)</w:t>
      </w:r>
    </w:p>
    <w:p w14:paraId="033B31FD" w14:textId="7AB71BA0" w:rsidR="00555C19" w:rsidRPr="000D1248" w:rsidRDefault="00555C19" w:rsidP="00555C19">
      <w:pPr>
        <w:pStyle w:val="Noidung"/>
        <w:ind w:firstLine="0"/>
        <w:rPr>
          <w:i/>
          <w:lang w:val="en-US"/>
        </w:rPr>
      </w:pPr>
      <w:r w:rsidRPr="000D1248">
        <w:rPr>
          <w:i/>
          <w:lang w:val="en-US"/>
        </w:rPr>
        <w:t>Lưu ý khi viết đề án lược bỏ nội dung này.</w:t>
      </w:r>
    </w:p>
    <w:p w14:paraId="5DABCD5F" w14:textId="77777777" w:rsidR="001A11CE" w:rsidRPr="000D1248" w:rsidRDefault="001A11CE" w:rsidP="00555C19">
      <w:pPr>
        <w:pStyle w:val="Noidung"/>
        <w:ind w:firstLine="0"/>
        <w:rPr>
          <w:i/>
          <w:lang w:val="en-US"/>
        </w:rPr>
      </w:pPr>
    </w:p>
    <w:p w14:paraId="10F9697E" w14:textId="77777777" w:rsidR="00555C19" w:rsidRPr="000D1248" w:rsidRDefault="00555C19" w:rsidP="00555C19">
      <w:pPr>
        <w:pStyle w:val="Noidung"/>
        <w:ind w:firstLine="0"/>
        <w:jc w:val="right"/>
        <w:rPr>
          <w:i/>
          <w:lang w:val="en-US"/>
        </w:rPr>
      </w:pPr>
    </w:p>
    <w:p w14:paraId="4B50B6B0" w14:textId="77777777" w:rsidR="00555C19" w:rsidRPr="000D1248" w:rsidRDefault="00555C19" w:rsidP="00555C19">
      <w:pPr>
        <w:pStyle w:val="Noidung"/>
        <w:ind w:firstLine="0"/>
        <w:rPr>
          <w:b/>
          <w:lang w:val="en-US"/>
        </w:rPr>
      </w:pPr>
      <w:r w:rsidRPr="000D1248">
        <w:rPr>
          <w:b/>
          <w:lang w:val="en-US"/>
        </w:rPr>
        <w:lastRenderedPageBreak/>
        <w:t>4.2. Danh sách giảng viên vận hành, giảng dạy chương trình đào tạo</w:t>
      </w:r>
    </w:p>
    <w:p w14:paraId="727D5A0F" w14:textId="77777777" w:rsidR="00555C19" w:rsidRPr="000D1248" w:rsidRDefault="00555C19" w:rsidP="00555C19">
      <w:pPr>
        <w:pStyle w:val="Noidung"/>
        <w:ind w:firstLine="0"/>
        <w:jc w:val="center"/>
        <w:rPr>
          <w:i/>
        </w:rPr>
      </w:pPr>
      <w:r w:rsidRPr="000D1248">
        <w:rPr>
          <w:i/>
        </w:rPr>
        <w:t>Bảng 3. Danh sách giảng viên, nhà khoa học tham gia giảng dạy các học phần, môn học trong chương trình đào tạo của ngành đào tạo .....</w:t>
      </w:r>
      <w:r w:rsidRPr="000D1248">
        <w:rPr>
          <w:i/>
          <w:lang w:val="vi-VN"/>
        </w:rPr>
        <w:t xml:space="preserve"> </w:t>
      </w:r>
    </w:p>
    <w:tbl>
      <w:tblPr>
        <w:tblW w:w="50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
        <w:gridCol w:w="1068"/>
        <w:gridCol w:w="3023"/>
        <w:gridCol w:w="2527"/>
        <w:gridCol w:w="770"/>
        <w:gridCol w:w="805"/>
        <w:gridCol w:w="18"/>
        <w:gridCol w:w="764"/>
        <w:gridCol w:w="867"/>
        <w:gridCol w:w="4193"/>
      </w:tblGrid>
      <w:tr w:rsidR="00555C19" w:rsidRPr="000D1248" w14:paraId="336F099F" w14:textId="77777777" w:rsidTr="00555C19">
        <w:trPr>
          <w:trHeight w:val="315"/>
          <w:tblHeader/>
        </w:trPr>
        <w:tc>
          <w:tcPr>
            <w:tcW w:w="190" w:type="pct"/>
            <w:vMerge w:val="restart"/>
            <w:vAlign w:val="center"/>
            <w:hideMark/>
          </w:tcPr>
          <w:p w14:paraId="4DF4EAFB"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Số TT</w:t>
            </w:r>
          </w:p>
        </w:tc>
        <w:tc>
          <w:tcPr>
            <w:tcW w:w="366" w:type="pct"/>
            <w:vMerge w:val="restart"/>
            <w:vAlign w:val="center"/>
            <w:hideMark/>
          </w:tcPr>
          <w:p w14:paraId="47E79100"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Họ và tên</w:t>
            </w:r>
          </w:p>
        </w:tc>
        <w:tc>
          <w:tcPr>
            <w:tcW w:w="1036" w:type="pct"/>
            <w:vMerge w:val="restart"/>
            <w:vAlign w:val="center"/>
            <w:hideMark/>
          </w:tcPr>
          <w:p w14:paraId="19B28378"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Học phần/môn học giảng dạy</w:t>
            </w:r>
          </w:p>
        </w:tc>
        <w:tc>
          <w:tcPr>
            <w:tcW w:w="866" w:type="pct"/>
            <w:vMerge w:val="restart"/>
            <w:vAlign w:val="center"/>
            <w:hideMark/>
          </w:tcPr>
          <w:p w14:paraId="706A5D98"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Thời gian giảng dạy (học kỳ, năm học)</w:t>
            </w:r>
          </w:p>
        </w:tc>
        <w:tc>
          <w:tcPr>
            <w:tcW w:w="1105" w:type="pct"/>
            <w:gridSpan w:val="5"/>
            <w:vAlign w:val="center"/>
            <w:hideMark/>
          </w:tcPr>
          <w:p w14:paraId="3B95899A"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Số tín chỉ</w:t>
            </w:r>
          </w:p>
        </w:tc>
        <w:tc>
          <w:tcPr>
            <w:tcW w:w="1437" w:type="pct"/>
            <w:vMerge w:val="restart"/>
            <w:vAlign w:val="center"/>
            <w:hideMark/>
          </w:tcPr>
          <w:p w14:paraId="72CCBCAC"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Giảng viên cơ hữu ngành phù hợp chủ trì xây dựng, thực hiện chương trình/chuyên môn phù chủ trì giảng dạy/hướng dẫn luận văn, luận án</w:t>
            </w:r>
          </w:p>
        </w:tc>
      </w:tr>
      <w:tr w:rsidR="00555C19" w:rsidRPr="000D1248" w14:paraId="66B198CA" w14:textId="77777777" w:rsidTr="00555C19">
        <w:trPr>
          <w:trHeight w:val="315"/>
        </w:trPr>
        <w:tc>
          <w:tcPr>
            <w:tcW w:w="190" w:type="pct"/>
            <w:vMerge/>
            <w:vAlign w:val="center"/>
            <w:hideMark/>
          </w:tcPr>
          <w:p w14:paraId="45D0EB68" w14:textId="77777777" w:rsidR="00555C19" w:rsidRPr="000D1248" w:rsidRDefault="00555C19" w:rsidP="00555C19">
            <w:pPr>
              <w:spacing w:line="240" w:lineRule="atLeast"/>
              <w:rPr>
                <w:rFonts w:eastAsia="Times New Roman"/>
                <w:b/>
                <w:bCs/>
                <w:sz w:val="24"/>
                <w:szCs w:val="24"/>
              </w:rPr>
            </w:pPr>
          </w:p>
        </w:tc>
        <w:tc>
          <w:tcPr>
            <w:tcW w:w="366" w:type="pct"/>
            <w:vMerge/>
            <w:vAlign w:val="center"/>
            <w:hideMark/>
          </w:tcPr>
          <w:p w14:paraId="7AE3DC07" w14:textId="77777777" w:rsidR="00555C19" w:rsidRPr="000D1248" w:rsidRDefault="00555C19" w:rsidP="00555C19">
            <w:pPr>
              <w:spacing w:line="240" w:lineRule="atLeast"/>
              <w:rPr>
                <w:rFonts w:eastAsia="Times New Roman"/>
                <w:b/>
                <w:bCs/>
                <w:sz w:val="24"/>
                <w:szCs w:val="24"/>
              </w:rPr>
            </w:pPr>
          </w:p>
        </w:tc>
        <w:tc>
          <w:tcPr>
            <w:tcW w:w="1036" w:type="pct"/>
            <w:vMerge/>
            <w:vAlign w:val="center"/>
            <w:hideMark/>
          </w:tcPr>
          <w:p w14:paraId="127D044A" w14:textId="77777777" w:rsidR="00555C19" w:rsidRPr="000D1248" w:rsidRDefault="00555C19" w:rsidP="00555C19">
            <w:pPr>
              <w:spacing w:line="240" w:lineRule="atLeast"/>
              <w:rPr>
                <w:rFonts w:eastAsia="Times New Roman"/>
                <w:b/>
                <w:bCs/>
                <w:sz w:val="24"/>
                <w:szCs w:val="24"/>
              </w:rPr>
            </w:pPr>
          </w:p>
        </w:tc>
        <w:tc>
          <w:tcPr>
            <w:tcW w:w="866" w:type="pct"/>
            <w:vMerge/>
            <w:vAlign w:val="center"/>
            <w:hideMark/>
          </w:tcPr>
          <w:p w14:paraId="611A3537" w14:textId="77777777" w:rsidR="00555C19" w:rsidRPr="000D1248" w:rsidRDefault="00555C19" w:rsidP="00555C19">
            <w:pPr>
              <w:spacing w:line="240" w:lineRule="atLeast"/>
              <w:rPr>
                <w:rFonts w:eastAsia="Times New Roman"/>
                <w:b/>
                <w:bCs/>
                <w:sz w:val="24"/>
                <w:szCs w:val="24"/>
              </w:rPr>
            </w:pPr>
          </w:p>
        </w:tc>
        <w:tc>
          <w:tcPr>
            <w:tcW w:w="546" w:type="pct"/>
            <w:gridSpan w:val="3"/>
            <w:vAlign w:val="center"/>
            <w:hideMark/>
          </w:tcPr>
          <w:p w14:paraId="457870DF"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Bắt buộc</w:t>
            </w:r>
          </w:p>
        </w:tc>
        <w:tc>
          <w:tcPr>
            <w:tcW w:w="559" w:type="pct"/>
            <w:gridSpan w:val="2"/>
            <w:vAlign w:val="center"/>
            <w:hideMark/>
          </w:tcPr>
          <w:p w14:paraId="388EF873"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Tự chọn</w:t>
            </w:r>
          </w:p>
        </w:tc>
        <w:tc>
          <w:tcPr>
            <w:tcW w:w="1437" w:type="pct"/>
            <w:vMerge/>
            <w:vAlign w:val="center"/>
            <w:hideMark/>
          </w:tcPr>
          <w:p w14:paraId="5FDE1AA8" w14:textId="77777777" w:rsidR="00555C19" w:rsidRPr="000D1248" w:rsidRDefault="00555C19" w:rsidP="00555C19">
            <w:pPr>
              <w:spacing w:line="240" w:lineRule="atLeast"/>
              <w:rPr>
                <w:rFonts w:eastAsia="Times New Roman"/>
                <w:b/>
                <w:bCs/>
                <w:sz w:val="24"/>
                <w:szCs w:val="24"/>
              </w:rPr>
            </w:pPr>
          </w:p>
        </w:tc>
      </w:tr>
      <w:tr w:rsidR="00555C19" w:rsidRPr="000D1248" w14:paraId="5A03A7EB" w14:textId="77777777" w:rsidTr="00555C19">
        <w:trPr>
          <w:trHeight w:val="945"/>
        </w:trPr>
        <w:tc>
          <w:tcPr>
            <w:tcW w:w="190" w:type="pct"/>
            <w:vMerge/>
            <w:vAlign w:val="center"/>
            <w:hideMark/>
          </w:tcPr>
          <w:p w14:paraId="463F5D97" w14:textId="77777777" w:rsidR="00555C19" w:rsidRPr="000D1248" w:rsidRDefault="00555C19" w:rsidP="00555C19">
            <w:pPr>
              <w:spacing w:line="240" w:lineRule="atLeast"/>
              <w:rPr>
                <w:rFonts w:eastAsia="Times New Roman"/>
                <w:b/>
                <w:bCs/>
                <w:sz w:val="24"/>
                <w:szCs w:val="24"/>
              </w:rPr>
            </w:pPr>
          </w:p>
        </w:tc>
        <w:tc>
          <w:tcPr>
            <w:tcW w:w="366" w:type="pct"/>
            <w:vMerge/>
            <w:vAlign w:val="center"/>
            <w:hideMark/>
          </w:tcPr>
          <w:p w14:paraId="07F64C64" w14:textId="77777777" w:rsidR="00555C19" w:rsidRPr="000D1248" w:rsidRDefault="00555C19" w:rsidP="00555C19">
            <w:pPr>
              <w:spacing w:line="240" w:lineRule="atLeast"/>
              <w:rPr>
                <w:rFonts w:eastAsia="Times New Roman"/>
                <w:b/>
                <w:bCs/>
                <w:sz w:val="24"/>
                <w:szCs w:val="24"/>
              </w:rPr>
            </w:pPr>
          </w:p>
        </w:tc>
        <w:tc>
          <w:tcPr>
            <w:tcW w:w="1036" w:type="pct"/>
            <w:vMerge/>
            <w:vAlign w:val="center"/>
            <w:hideMark/>
          </w:tcPr>
          <w:p w14:paraId="0EDD4656" w14:textId="77777777" w:rsidR="00555C19" w:rsidRPr="000D1248" w:rsidRDefault="00555C19" w:rsidP="00555C19">
            <w:pPr>
              <w:spacing w:line="240" w:lineRule="atLeast"/>
              <w:rPr>
                <w:rFonts w:eastAsia="Times New Roman"/>
                <w:b/>
                <w:bCs/>
                <w:sz w:val="24"/>
                <w:szCs w:val="24"/>
              </w:rPr>
            </w:pPr>
          </w:p>
        </w:tc>
        <w:tc>
          <w:tcPr>
            <w:tcW w:w="866" w:type="pct"/>
            <w:vMerge/>
            <w:vAlign w:val="center"/>
            <w:hideMark/>
          </w:tcPr>
          <w:p w14:paraId="59E018F3" w14:textId="77777777" w:rsidR="00555C19" w:rsidRPr="000D1248" w:rsidRDefault="00555C19" w:rsidP="00555C19">
            <w:pPr>
              <w:spacing w:line="240" w:lineRule="atLeast"/>
              <w:rPr>
                <w:rFonts w:eastAsia="Times New Roman"/>
                <w:b/>
                <w:bCs/>
                <w:sz w:val="24"/>
                <w:szCs w:val="24"/>
              </w:rPr>
            </w:pPr>
          </w:p>
        </w:tc>
        <w:tc>
          <w:tcPr>
            <w:tcW w:w="264" w:type="pct"/>
            <w:vAlign w:val="center"/>
            <w:hideMark/>
          </w:tcPr>
          <w:p w14:paraId="0529F59A"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Học trực tiếp</w:t>
            </w:r>
          </w:p>
        </w:tc>
        <w:tc>
          <w:tcPr>
            <w:tcW w:w="276" w:type="pct"/>
            <w:vAlign w:val="center"/>
            <w:hideMark/>
          </w:tcPr>
          <w:p w14:paraId="35BFC7D3"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Học trực tuyến</w:t>
            </w:r>
          </w:p>
        </w:tc>
        <w:tc>
          <w:tcPr>
            <w:tcW w:w="268" w:type="pct"/>
            <w:gridSpan w:val="2"/>
            <w:vAlign w:val="center"/>
            <w:hideMark/>
          </w:tcPr>
          <w:p w14:paraId="1961A9F2"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Học trực tiếp</w:t>
            </w:r>
          </w:p>
        </w:tc>
        <w:tc>
          <w:tcPr>
            <w:tcW w:w="297" w:type="pct"/>
            <w:vAlign w:val="center"/>
            <w:hideMark/>
          </w:tcPr>
          <w:p w14:paraId="52C1568B"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Học trực tuyến</w:t>
            </w:r>
          </w:p>
        </w:tc>
        <w:tc>
          <w:tcPr>
            <w:tcW w:w="1437" w:type="pct"/>
            <w:vMerge/>
            <w:vAlign w:val="center"/>
            <w:hideMark/>
          </w:tcPr>
          <w:p w14:paraId="5E220416" w14:textId="77777777" w:rsidR="00555C19" w:rsidRPr="000D1248" w:rsidRDefault="00555C19" w:rsidP="00555C19">
            <w:pPr>
              <w:spacing w:line="240" w:lineRule="atLeast"/>
              <w:rPr>
                <w:rFonts w:eastAsia="Times New Roman"/>
                <w:b/>
                <w:bCs/>
                <w:sz w:val="24"/>
                <w:szCs w:val="24"/>
              </w:rPr>
            </w:pPr>
          </w:p>
        </w:tc>
      </w:tr>
      <w:tr w:rsidR="00555C19" w:rsidRPr="000D1248" w14:paraId="1652CF3A" w14:textId="77777777" w:rsidTr="00555C19">
        <w:trPr>
          <w:trHeight w:val="315"/>
        </w:trPr>
        <w:tc>
          <w:tcPr>
            <w:tcW w:w="190" w:type="pct"/>
            <w:vAlign w:val="center"/>
            <w:hideMark/>
          </w:tcPr>
          <w:p w14:paraId="594DB9BC" w14:textId="77777777" w:rsidR="00555C19" w:rsidRPr="000D1248" w:rsidRDefault="00555C19" w:rsidP="00555C19">
            <w:pPr>
              <w:spacing w:line="240" w:lineRule="atLeast"/>
              <w:rPr>
                <w:rFonts w:eastAsia="Times New Roman"/>
                <w:i/>
                <w:iCs/>
                <w:sz w:val="24"/>
                <w:szCs w:val="24"/>
              </w:rPr>
            </w:pPr>
            <w:r w:rsidRPr="000D1248">
              <w:rPr>
                <w:rFonts w:eastAsia="Times New Roman"/>
                <w:i/>
                <w:iCs/>
                <w:sz w:val="24"/>
                <w:szCs w:val="24"/>
              </w:rPr>
              <w:t>(1)</w:t>
            </w:r>
          </w:p>
        </w:tc>
        <w:tc>
          <w:tcPr>
            <w:tcW w:w="366" w:type="pct"/>
            <w:vAlign w:val="center"/>
            <w:hideMark/>
          </w:tcPr>
          <w:p w14:paraId="15DB598F" w14:textId="77777777" w:rsidR="00555C19" w:rsidRPr="000D1248" w:rsidRDefault="00555C19" w:rsidP="00555C19">
            <w:pPr>
              <w:spacing w:line="240" w:lineRule="atLeast"/>
              <w:rPr>
                <w:rFonts w:eastAsia="Times New Roman"/>
                <w:i/>
                <w:iCs/>
                <w:sz w:val="24"/>
                <w:szCs w:val="24"/>
              </w:rPr>
            </w:pPr>
            <w:r w:rsidRPr="000D1248">
              <w:rPr>
                <w:rFonts w:eastAsia="Times New Roman"/>
                <w:i/>
                <w:iCs/>
                <w:sz w:val="24"/>
                <w:szCs w:val="24"/>
              </w:rPr>
              <w:t>(2)</w:t>
            </w:r>
          </w:p>
        </w:tc>
        <w:tc>
          <w:tcPr>
            <w:tcW w:w="1036" w:type="pct"/>
            <w:vAlign w:val="center"/>
            <w:hideMark/>
          </w:tcPr>
          <w:p w14:paraId="1B078AE2" w14:textId="77777777" w:rsidR="00555C19" w:rsidRPr="000D1248" w:rsidRDefault="00555C19" w:rsidP="00555C19">
            <w:pPr>
              <w:spacing w:line="240" w:lineRule="atLeast"/>
              <w:rPr>
                <w:rFonts w:eastAsia="Times New Roman"/>
                <w:i/>
                <w:iCs/>
                <w:sz w:val="24"/>
                <w:szCs w:val="24"/>
              </w:rPr>
            </w:pPr>
            <w:r w:rsidRPr="000D1248">
              <w:rPr>
                <w:rFonts w:eastAsia="Times New Roman"/>
                <w:i/>
                <w:iCs/>
                <w:sz w:val="24"/>
                <w:szCs w:val="24"/>
              </w:rPr>
              <w:t>(3)</w:t>
            </w:r>
          </w:p>
        </w:tc>
        <w:tc>
          <w:tcPr>
            <w:tcW w:w="866" w:type="pct"/>
            <w:vAlign w:val="center"/>
            <w:hideMark/>
          </w:tcPr>
          <w:p w14:paraId="0B67C1F8" w14:textId="77777777" w:rsidR="00555C19" w:rsidRPr="000D1248" w:rsidRDefault="00555C19" w:rsidP="00555C19">
            <w:pPr>
              <w:spacing w:line="240" w:lineRule="atLeast"/>
              <w:rPr>
                <w:rFonts w:eastAsia="Times New Roman"/>
                <w:i/>
                <w:iCs/>
                <w:sz w:val="24"/>
                <w:szCs w:val="24"/>
              </w:rPr>
            </w:pPr>
            <w:r w:rsidRPr="000D1248">
              <w:rPr>
                <w:rFonts w:eastAsia="Times New Roman"/>
                <w:i/>
                <w:iCs/>
                <w:sz w:val="24"/>
                <w:szCs w:val="24"/>
              </w:rPr>
              <w:t>(4)</w:t>
            </w:r>
          </w:p>
        </w:tc>
        <w:tc>
          <w:tcPr>
            <w:tcW w:w="264" w:type="pct"/>
            <w:vAlign w:val="center"/>
            <w:hideMark/>
          </w:tcPr>
          <w:p w14:paraId="2688ED9C" w14:textId="77777777" w:rsidR="00555C19" w:rsidRPr="000D1248" w:rsidRDefault="00555C19" w:rsidP="00555C19">
            <w:pPr>
              <w:spacing w:line="240" w:lineRule="atLeast"/>
              <w:rPr>
                <w:rFonts w:eastAsia="Times New Roman"/>
                <w:i/>
                <w:iCs/>
                <w:sz w:val="24"/>
                <w:szCs w:val="24"/>
              </w:rPr>
            </w:pPr>
            <w:r w:rsidRPr="000D1248">
              <w:rPr>
                <w:rFonts w:eastAsia="Times New Roman"/>
                <w:i/>
                <w:iCs/>
                <w:sz w:val="24"/>
                <w:szCs w:val="24"/>
              </w:rPr>
              <w:t>(5)</w:t>
            </w:r>
          </w:p>
        </w:tc>
        <w:tc>
          <w:tcPr>
            <w:tcW w:w="276" w:type="pct"/>
            <w:vAlign w:val="center"/>
            <w:hideMark/>
          </w:tcPr>
          <w:p w14:paraId="6E103B15" w14:textId="77777777" w:rsidR="00555C19" w:rsidRPr="000D1248" w:rsidRDefault="00555C19" w:rsidP="00555C19">
            <w:pPr>
              <w:spacing w:line="240" w:lineRule="atLeast"/>
              <w:rPr>
                <w:rFonts w:eastAsia="Times New Roman"/>
                <w:i/>
                <w:iCs/>
                <w:sz w:val="24"/>
                <w:szCs w:val="24"/>
              </w:rPr>
            </w:pPr>
            <w:r w:rsidRPr="000D1248">
              <w:rPr>
                <w:rFonts w:eastAsia="Times New Roman"/>
                <w:i/>
                <w:iCs/>
                <w:sz w:val="24"/>
                <w:szCs w:val="24"/>
              </w:rPr>
              <w:t>(6)</w:t>
            </w:r>
          </w:p>
        </w:tc>
        <w:tc>
          <w:tcPr>
            <w:tcW w:w="268" w:type="pct"/>
            <w:gridSpan w:val="2"/>
            <w:vAlign w:val="center"/>
            <w:hideMark/>
          </w:tcPr>
          <w:p w14:paraId="7FB7846B" w14:textId="77777777" w:rsidR="00555C19" w:rsidRPr="000D1248" w:rsidRDefault="00555C19" w:rsidP="00555C19">
            <w:pPr>
              <w:spacing w:line="240" w:lineRule="atLeast"/>
              <w:rPr>
                <w:rFonts w:eastAsia="Times New Roman"/>
                <w:i/>
                <w:iCs/>
                <w:sz w:val="24"/>
                <w:szCs w:val="24"/>
              </w:rPr>
            </w:pPr>
            <w:r w:rsidRPr="000D1248">
              <w:rPr>
                <w:rFonts w:eastAsia="Times New Roman"/>
                <w:i/>
                <w:iCs/>
                <w:sz w:val="24"/>
                <w:szCs w:val="24"/>
              </w:rPr>
              <w:t>(7)</w:t>
            </w:r>
          </w:p>
        </w:tc>
        <w:tc>
          <w:tcPr>
            <w:tcW w:w="297" w:type="pct"/>
            <w:vAlign w:val="center"/>
            <w:hideMark/>
          </w:tcPr>
          <w:p w14:paraId="3E5FFD60" w14:textId="77777777" w:rsidR="00555C19" w:rsidRPr="000D1248" w:rsidRDefault="00555C19" w:rsidP="00555C19">
            <w:pPr>
              <w:spacing w:line="240" w:lineRule="atLeast"/>
              <w:rPr>
                <w:rFonts w:eastAsia="Times New Roman"/>
                <w:i/>
                <w:iCs/>
                <w:sz w:val="24"/>
                <w:szCs w:val="24"/>
              </w:rPr>
            </w:pPr>
            <w:r w:rsidRPr="000D1248">
              <w:rPr>
                <w:rFonts w:eastAsia="Times New Roman"/>
                <w:i/>
                <w:iCs/>
                <w:sz w:val="24"/>
                <w:szCs w:val="24"/>
              </w:rPr>
              <w:t>(8)</w:t>
            </w:r>
          </w:p>
        </w:tc>
        <w:tc>
          <w:tcPr>
            <w:tcW w:w="1437" w:type="pct"/>
            <w:vAlign w:val="center"/>
            <w:hideMark/>
          </w:tcPr>
          <w:p w14:paraId="03881323" w14:textId="77777777" w:rsidR="00555C19" w:rsidRPr="000D1248" w:rsidRDefault="00555C19" w:rsidP="00555C19">
            <w:pPr>
              <w:spacing w:line="240" w:lineRule="atLeast"/>
              <w:rPr>
                <w:rFonts w:eastAsia="Times New Roman"/>
                <w:i/>
                <w:iCs/>
                <w:sz w:val="24"/>
                <w:szCs w:val="24"/>
              </w:rPr>
            </w:pPr>
            <w:r w:rsidRPr="000D1248">
              <w:rPr>
                <w:rFonts w:eastAsia="Times New Roman"/>
                <w:i/>
                <w:iCs/>
                <w:sz w:val="24"/>
                <w:szCs w:val="24"/>
              </w:rPr>
              <w:t>(9)</w:t>
            </w:r>
          </w:p>
        </w:tc>
      </w:tr>
      <w:tr w:rsidR="00555C19" w:rsidRPr="000D1248" w14:paraId="20BBBAAE" w14:textId="77777777" w:rsidTr="00555C19">
        <w:trPr>
          <w:trHeight w:val="315"/>
        </w:trPr>
        <w:tc>
          <w:tcPr>
            <w:tcW w:w="190" w:type="pct"/>
            <w:vAlign w:val="center"/>
            <w:hideMark/>
          </w:tcPr>
          <w:p w14:paraId="01E4AFAD" w14:textId="77777777" w:rsidR="00555C19" w:rsidRPr="000D1248" w:rsidRDefault="00555C19" w:rsidP="00555C19">
            <w:pPr>
              <w:spacing w:line="240" w:lineRule="atLeast"/>
              <w:rPr>
                <w:rFonts w:eastAsia="Times New Roman"/>
                <w:sz w:val="24"/>
                <w:szCs w:val="24"/>
              </w:rPr>
            </w:pPr>
            <w:r w:rsidRPr="000D1248">
              <w:rPr>
                <w:rFonts w:eastAsia="Times New Roman"/>
                <w:sz w:val="24"/>
                <w:szCs w:val="24"/>
              </w:rPr>
              <w:t>1</w:t>
            </w:r>
          </w:p>
        </w:tc>
        <w:tc>
          <w:tcPr>
            <w:tcW w:w="366" w:type="pct"/>
            <w:vAlign w:val="center"/>
          </w:tcPr>
          <w:p w14:paraId="3D343DE4" w14:textId="77777777" w:rsidR="00555C19" w:rsidRPr="000D1248" w:rsidRDefault="00555C19" w:rsidP="00555C19">
            <w:pPr>
              <w:spacing w:line="240" w:lineRule="atLeast"/>
              <w:rPr>
                <w:rFonts w:eastAsia="Times New Roman"/>
                <w:sz w:val="24"/>
                <w:szCs w:val="24"/>
              </w:rPr>
            </w:pPr>
          </w:p>
        </w:tc>
        <w:tc>
          <w:tcPr>
            <w:tcW w:w="1036" w:type="pct"/>
            <w:vAlign w:val="center"/>
          </w:tcPr>
          <w:p w14:paraId="18371698" w14:textId="77777777" w:rsidR="00555C19" w:rsidRPr="000D1248" w:rsidRDefault="00555C19" w:rsidP="00555C19">
            <w:pPr>
              <w:spacing w:line="240" w:lineRule="atLeast"/>
              <w:rPr>
                <w:rFonts w:eastAsia="Times New Roman"/>
                <w:sz w:val="24"/>
                <w:szCs w:val="24"/>
              </w:rPr>
            </w:pPr>
          </w:p>
        </w:tc>
        <w:tc>
          <w:tcPr>
            <w:tcW w:w="866" w:type="pct"/>
            <w:vAlign w:val="center"/>
          </w:tcPr>
          <w:p w14:paraId="146A89A2" w14:textId="77777777" w:rsidR="00555C19" w:rsidRPr="000D1248" w:rsidRDefault="00555C19" w:rsidP="00555C19">
            <w:pPr>
              <w:spacing w:line="240" w:lineRule="atLeast"/>
              <w:rPr>
                <w:rFonts w:eastAsia="Times New Roman"/>
                <w:sz w:val="24"/>
                <w:szCs w:val="24"/>
              </w:rPr>
            </w:pPr>
          </w:p>
        </w:tc>
        <w:tc>
          <w:tcPr>
            <w:tcW w:w="264" w:type="pct"/>
            <w:vAlign w:val="center"/>
          </w:tcPr>
          <w:p w14:paraId="562EB91B" w14:textId="77777777" w:rsidR="00555C19" w:rsidRPr="000D1248" w:rsidRDefault="00555C19" w:rsidP="00555C19">
            <w:pPr>
              <w:spacing w:line="240" w:lineRule="atLeast"/>
              <w:rPr>
                <w:rFonts w:eastAsia="Times New Roman"/>
                <w:sz w:val="24"/>
                <w:szCs w:val="24"/>
              </w:rPr>
            </w:pPr>
          </w:p>
        </w:tc>
        <w:tc>
          <w:tcPr>
            <w:tcW w:w="276" w:type="pct"/>
            <w:vAlign w:val="center"/>
          </w:tcPr>
          <w:p w14:paraId="598035EC" w14:textId="77777777" w:rsidR="00555C19" w:rsidRPr="000D1248" w:rsidRDefault="00555C19" w:rsidP="00555C19">
            <w:pPr>
              <w:spacing w:line="240" w:lineRule="atLeast"/>
              <w:rPr>
                <w:rFonts w:eastAsia="Times New Roman"/>
                <w:sz w:val="24"/>
                <w:szCs w:val="24"/>
              </w:rPr>
            </w:pPr>
          </w:p>
        </w:tc>
        <w:tc>
          <w:tcPr>
            <w:tcW w:w="268" w:type="pct"/>
            <w:gridSpan w:val="2"/>
            <w:vAlign w:val="center"/>
          </w:tcPr>
          <w:p w14:paraId="26A174E7" w14:textId="77777777" w:rsidR="00555C19" w:rsidRPr="000D1248" w:rsidRDefault="00555C19" w:rsidP="00555C19">
            <w:pPr>
              <w:spacing w:line="240" w:lineRule="atLeast"/>
              <w:rPr>
                <w:rFonts w:eastAsia="Times New Roman"/>
                <w:sz w:val="24"/>
                <w:szCs w:val="24"/>
              </w:rPr>
            </w:pPr>
          </w:p>
        </w:tc>
        <w:tc>
          <w:tcPr>
            <w:tcW w:w="297" w:type="pct"/>
            <w:vAlign w:val="center"/>
            <w:hideMark/>
          </w:tcPr>
          <w:p w14:paraId="1B0E976A" w14:textId="77777777" w:rsidR="00555C19" w:rsidRPr="000D1248" w:rsidRDefault="00555C19" w:rsidP="00555C19">
            <w:pPr>
              <w:spacing w:line="240" w:lineRule="atLeast"/>
              <w:rPr>
                <w:rFonts w:eastAsia="Times New Roman"/>
                <w:sz w:val="24"/>
                <w:szCs w:val="24"/>
              </w:rPr>
            </w:pPr>
          </w:p>
        </w:tc>
        <w:tc>
          <w:tcPr>
            <w:tcW w:w="1437" w:type="pct"/>
            <w:vAlign w:val="center"/>
            <w:hideMark/>
          </w:tcPr>
          <w:p w14:paraId="19D37AA7" w14:textId="77777777" w:rsidR="00555C19" w:rsidRPr="000D1248" w:rsidRDefault="00555C19" w:rsidP="00555C19">
            <w:pPr>
              <w:spacing w:line="240" w:lineRule="atLeast"/>
              <w:jc w:val="both"/>
              <w:rPr>
                <w:rFonts w:eastAsia="Times New Roman"/>
                <w:bCs/>
                <w:sz w:val="24"/>
                <w:szCs w:val="24"/>
              </w:rPr>
            </w:pPr>
            <w:r w:rsidRPr="000D1248">
              <w:rPr>
                <w:rFonts w:eastAsia="Times New Roman"/>
                <w:bCs/>
                <w:sz w:val="24"/>
                <w:szCs w:val="24"/>
              </w:rPr>
              <w:t xml:space="preserve">Giảng viên cơ hữu ngành </w:t>
            </w:r>
          </w:p>
          <w:p w14:paraId="61151489" w14:textId="77777777" w:rsidR="00555C19" w:rsidRPr="000D1248" w:rsidRDefault="00555C19" w:rsidP="00555C19">
            <w:pPr>
              <w:spacing w:line="240" w:lineRule="atLeast"/>
              <w:jc w:val="both"/>
              <w:rPr>
                <w:rFonts w:eastAsia="Times New Roman"/>
                <w:bCs/>
                <w:sz w:val="24"/>
                <w:szCs w:val="24"/>
              </w:rPr>
            </w:pPr>
            <w:r w:rsidRPr="000D1248">
              <w:rPr>
                <w:rFonts w:eastAsia="Times New Roman"/>
                <w:bCs/>
                <w:sz w:val="24"/>
                <w:szCs w:val="24"/>
              </w:rPr>
              <w:t>phù hợp chủ trì xây dựng,</w:t>
            </w:r>
          </w:p>
          <w:p w14:paraId="00C1AAA2" w14:textId="77777777" w:rsidR="00555C19" w:rsidRPr="000D1248" w:rsidRDefault="00555C19" w:rsidP="00555C19">
            <w:pPr>
              <w:spacing w:line="240" w:lineRule="atLeast"/>
              <w:jc w:val="both"/>
              <w:rPr>
                <w:rFonts w:eastAsia="Times New Roman"/>
                <w:sz w:val="24"/>
                <w:szCs w:val="24"/>
              </w:rPr>
            </w:pPr>
            <w:r w:rsidRPr="000D1248">
              <w:rPr>
                <w:rFonts w:eastAsia="Times New Roman"/>
                <w:bCs/>
                <w:sz w:val="24"/>
                <w:szCs w:val="24"/>
              </w:rPr>
              <w:t xml:space="preserve"> thực hiện chương trình đào tạo</w:t>
            </w:r>
          </w:p>
        </w:tc>
      </w:tr>
      <w:tr w:rsidR="00555C19" w:rsidRPr="000D1248" w14:paraId="7E193F94" w14:textId="77777777" w:rsidTr="00555C19">
        <w:trPr>
          <w:trHeight w:val="315"/>
        </w:trPr>
        <w:tc>
          <w:tcPr>
            <w:tcW w:w="190" w:type="pct"/>
            <w:vAlign w:val="center"/>
          </w:tcPr>
          <w:p w14:paraId="5CF57708" w14:textId="77777777" w:rsidR="00555C19" w:rsidRPr="000D1248" w:rsidRDefault="00555C19" w:rsidP="00555C19">
            <w:pPr>
              <w:spacing w:line="240" w:lineRule="atLeast"/>
              <w:rPr>
                <w:rFonts w:eastAsia="Times New Roman"/>
                <w:sz w:val="24"/>
                <w:szCs w:val="24"/>
              </w:rPr>
            </w:pPr>
            <w:r w:rsidRPr="000D1248">
              <w:rPr>
                <w:rFonts w:eastAsia="Times New Roman"/>
                <w:sz w:val="24"/>
                <w:szCs w:val="24"/>
              </w:rPr>
              <w:t>…</w:t>
            </w:r>
          </w:p>
        </w:tc>
        <w:tc>
          <w:tcPr>
            <w:tcW w:w="366" w:type="pct"/>
            <w:vAlign w:val="center"/>
          </w:tcPr>
          <w:p w14:paraId="4FE460BC" w14:textId="77777777" w:rsidR="00555C19" w:rsidRPr="000D1248" w:rsidRDefault="00555C19" w:rsidP="00555C19">
            <w:pPr>
              <w:spacing w:line="240" w:lineRule="atLeast"/>
              <w:rPr>
                <w:rFonts w:eastAsia="Times New Roman"/>
                <w:sz w:val="24"/>
                <w:szCs w:val="24"/>
              </w:rPr>
            </w:pPr>
          </w:p>
        </w:tc>
        <w:tc>
          <w:tcPr>
            <w:tcW w:w="1036" w:type="pct"/>
            <w:vAlign w:val="center"/>
          </w:tcPr>
          <w:p w14:paraId="075FE0F8" w14:textId="77777777" w:rsidR="00555C19" w:rsidRPr="000D1248" w:rsidRDefault="00555C19" w:rsidP="00555C19">
            <w:pPr>
              <w:spacing w:line="240" w:lineRule="atLeast"/>
              <w:rPr>
                <w:rFonts w:eastAsia="Times New Roman"/>
                <w:sz w:val="24"/>
                <w:szCs w:val="24"/>
              </w:rPr>
            </w:pPr>
          </w:p>
        </w:tc>
        <w:tc>
          <w:tcPr>
            <w:tcW w:w="866" w:type="pct"/>
            <w:noWrap/>
            <w:vAlign w:val="center"/>
          </w:tcPr>
          <w:p w14:paraId="04464750" w14:textId="77777777" w:rsidR="00555C19" w:rsidRPr="000D1248" w:rsidRDefault="00555C19" w:rsidP="00555C19">
            <w:pPr>
              <w:spacing w:line="240" w:lineRule="atLeast"/>
              <w:rPr>
                <w:rFonts w:eastAsia="Times New Roman"/>
                <w:sz w:val="24"/>
                <w:szCs w:val="24"/>
              </w:rPr>
            </w:pPr>
          </w:p>
        </w:tc>
        <w:tc>
          <w:tcPr>
            <w:tcW w:w="264" w:type="pct"/>
            <w:noWrap/>
            <w:vAlign w:val="center"/>
          </w:tcPr>
          <w:p w14:paraId="172A8AE7" w14:textId="77777777" w:rsidR="00555C19" w:rsidRPr="000D1248" w:rsidRDefault="00555C19" w:rsidP="00555C19">
            <w:pPr>
              <w:spacing w:line="240" w:lineRule="atLeast"/>
              <w:rPr>
                <w:rFonts w:eastAsia="Times New Roman"/>
                <w:sz w:val="24"/>
                <w:szCs w:val="24"/>
              </w:rPr>
            </w:pPr>
          </w:p>
        </w:tc>
        <w:tc>
          <w:tcPr>
            <w:tcW w:w="276" w:type="pct"/>
            <w:noWrap/>
            <w:vAlign w:val="center"/>
          </w:tcPr>
          <w:p w14:paraId="561F744B" w14:textId="77777777" w:rsidR="00555C19" w:rsidRPr="000D1248" w:rsidRDefault="00555C19" w:rsidP="00555C19">
            <w:pPr>
              <w:spacing w:line="240" w:lineRule="atLeast"/>
              <w:rPr>
                <w:rFonts w:eastAsia="Times New Roman"/>
                <w:sz w:val="24"/>
                <w:szCs w:val="24"/>
              </w:rPr>
            </w:pPr>
          </w:p>
        </w:tc>
        <w:tc>
          <w:tcPr>
            <w:tcW w:w="268" w:type="pct"/>
            <w:gridSpan w:val="2"/>
            <w:noWrap/>
            <w:vAlign w:val="center"/>
          </w:tcPr>
          <w:p w14:paraId="0FBD39D1" w14:textId="77777777" w:rsidR="00555C19" w:rsidRPr="000D1248" w:rsidRDefault="00555C19" w:rsidP="00555C19">
            <w:pPr>
              <w:spacing w:line="240" w:lineRule="atLeast"/>
              <w:rPr>
                <w:rFonts w:eastAsia="Times New Roman"/>
                <w:sz w:val="24"/>
                <w:szCs w:val="24"/>
              </w:rPr>
            </w:pPr>
          </w:p>
        </w:tc>
        <w:tc>
          <w:tcPr>
            <w:tcW w:w="297" w:type="pct"/>
            <w:noWrap/>
            <w:vAlign w:val="center"/>
          </w:tcPr>
          <w:p w14:paraId="695FAEDC" w14:textId="77777777" w:rsidR="00555C19" w:rsidRPr="000D1248" w:rsidRDefault="00555C19" w:rsidP="00555C19">
            <w:pPr>
              <w:spacing w:line="240" w:lineRule="atLeast"/>
              <w:rPr>
                <w:rFonts w:eastAsia="Times New Roman"/>
                <w:sz w:val="24"/>
                <w:szCs w:val="24"/>
              </w:rPr>
            </w:pPr>
          </w:p>
        </w:tc>
        <w:tc>
          <w:tcPr>
            <w:tcW w:w="1437" w:type="pct"/>
            <w:noWrap/>
            <w:vAlign w:val="center"/>
          </w:tcPr>
          <w:p w14:paraId="16C42702" w14:textId="77777777" w:rsidR="00555C19" w:rsidRPr="000D1248" w:rsidRDefault="00555C19" w:rsidP="00555C19">
            <w:pPr>
              <w:spacing w:line="240" w:lineRule="atLeast"/>
              <w:jc w:val="both"/>
              <w:rPr>
                <w:rFonts w:eastAsia="Times New Roman"/>
                <w:b/>
                <w:bCs/>
                <w:sz w:val="24"/>
                <w:szCs w:val="24"/>
              </w:rPr>
            </w:pPr>
            <w:r w:rsidRPr="000D1248">
              <w:rPr>
                <w:rFonts w:eastAsia="Times New Roman"/>
                <w:sz w:val="24"/>
                <w:szCs w:val="24"/>
              </w:rPr>
              <w:t>Giảng</w:t>
            </w:r>
            <w:r w:rsidRPr="000D1248">
              <w:rPr>
                <w:rFonts w:eastAsia="Times New Roman"/>
                <w:sz w:val="24"/>
                <w:szCs w:val="24"/>
                <w:lang w:val="vi-VN"/>
              </w:rPr>
              <w:t xml:space="preserve"> viên chuyên môn phù hợp  chủ trì giảng dạy</w:t>
            </w:r>
          </w:p>
        </w:tc>
      </w:tr>
    </w:tbl>
    <w:p w14:paraId="29A91863" w14:textId="77777777" w:rsidR="00555C19" w:rsidRPr="000D1248" w:rsidRDefault="00555C19" w:rsidP="00555C19">
      <w:pPr>
        <w:pStyle w:val="Noidung"/>
        <w:ind w:firstLine="0"/>
        <w:rPr>
          <w:i/>
          <w:lang w:val="en-US"/>
        </w:rPr>
      </w:pPr>
    </w:p>
    <w:p w14:paraId="57195F1C" w14:textId="77777777" w:rsidR="00555C19" w:rsidRPr="000D1248" w:rsidRDefault="00555C19" w:rsidP="00555C19">
      <w:pPr>
        <w:pStyle w:val="Noidung"/>
        <w:ind w:firstLine="0"/>
        <w:rPr>
          <w:b/>
          <w:lang w:val="en-US"/>
        </w:rPr>
      </w:pPr>
      <w:r w:rsidRPr="000D1248">
        <w:rPr>
          <w:b/>
          <w:lang w:val="en-US"/>
        </w:rPr>
        <w:t>4.3. Danh sách cán bộ quản lý cấp khoa</w:t>
      </w:r>
    </w:p>
    <w:p w14:paraId="0362AA83" w14:textId="77777777" w:rsidR="00555C19" w:rsidRPr="000D1248" w:rsidRDefault="00555C19" w:rsidP="00555C19">
      <w:pPr>
        <w:pStyle w:val="msonormal0"/>
        <w:jc w:val="center"/>
        <w:rPr>
          <w:i/>
          <w:sz w:val="26"/>
          <w:szCs w:val="26"/>
        </w:rPr>
      </w:pPr>
      <w:r w:rsidRPr="000D1248">
        <w:rPr>
          <w:i/>
          <w:lang w:val="de-DE"/>
        </w:rPr>
        <w:t xml:space="preserve">Bảng 4. Danh sách </w:t>
      </w:r>
      <w:r w:rsidRPr="000D1248">
        <w:rPr>
          <w:i/>
          <w:sz w:val="26"/>
          <w:szCs w:val="26"/>
          <w:lang w:val="de-DE"/>
        </w:rPr>
        <w:t xml:space="preserve">cán bộ quản lý cấp Khoa đối với ngành đào tạo….. </w:t>
      </w:r>
      <w:r w:rsidRPr="000D1248">
        <w:rPr>
          <w:i/>
          <w:sz w:val="26"/>
          <w:szCs w:val="26"/>
        </w:rPr>
        <w:t>trình độ đại học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6157"/>
        <w:gridCol w:w="3035"/>
        <w:gridCol w:w="2598"/>
        <w:gridCol w:w="1855"/>
      </w:tblGrid>
      <w:tr w:rsidR="00555C19" w:rsidRPr="000D1248" w14:paraId="2320BC6F" w14:textId="77777777" w:rsidTr="00555C19">
        <w:trPr>
          <w:trHeight w:val="551"/>
        </w:trPr>
        <w:tc>
          <w:tcPr>
            <w:tcW w:w="315" w:type="pct"/>
            <w:vAlign w:val="center"/>
          </w:tcPr>
          <w:p w14:paraId="7B34284C" w14:textId="77777777" w:rsidR="00555C19" w:rsidRPr="000D1248" w:rsidRDefault="00555C19" w:rsidP="00555C19">
            <w:pPr>
              <w:widowControl w:val="0"/>
              <w:autoSpaceDE w:val="0"/>
              <w:autoSpaceDN w:val="0"/>
              <w:spacing w:after="0" w:line="240" w:lineRule="auto"/>
              <w:ind w:left="71"/>
              <w:rPr>
                <w:rFonts w:eastAsia="Times New Roman"/>
                <w:b/>
                <w:sz w:val="24"/>
                <w:szCs w:val="24"/>
                <w:lang w:val="vi"/>
              </w:rPr>
            </w:pPr>
            <w:r w:rsidRPr="000D1248">
              <w:rPr>
                <w:rFonts w:eastAsia="Times New Roman"/>
                <w:b/>
                <w:sz w:val="24"/>
                <w:szCs w:val="24"/>
                <w:lang w:val="vi"/>
              </w:rPr>
              <w:t>Số TT</w:t>
            </w:r>
          </w:p>
        </w:tc>
        <w:tc>
          <w:tcPr>
            <w:tcW w:w="2114" w:type="pct"/>
            <w:vAlign w:val="center"/>
          </w:tcPr>
          <w:p w14:paraId="1AFADB1B" w14:textId="77777777" w:rsidR="00555C19" w:rsidRPr="000D1248" w:rsidRDefault="00555C19" w:rsidP="00555C19">
            <w:pPr>
              <w:widowControl w:val="0"/>
              <w:autoSpaceDE w:val="0"/>
              <w:autoSpaceDN w:val="0"/>
              <w:spacing w:after="0" w:line="240" w:lineRule="auto"/>
              <w:ind w:left="110"/>
              <w:rPr>
                <w:rFonts w:eastAsia="Times New Roman"/>
                <w:b/>
                <w:sz w:val="24"/>
                <w:szCs w:val="24"/>
                <w:lang w:val="vi"/>
              </w:rPr>
            </w:pPr>
            <w:r w:rsidRPr="000D1248">
              <w:rPr>
                <w:rFonts w:eastAsia="Times New Roman"/>
                <w:b/>
                <w:sz w:val="24"/>
                <w:szCs w:val="24"/>
                <w:lang w:val="vi"/>
              </w:rPr>
              <w:t>Họ</w:t>
            </w:r>
            <w:r w:rsidRPr="000D1248">
              <w:rPr>
                <w:rFonts w:eastAsia="Times New Roman"/>
                <w:b/>
                <w:spacing w:val="-1"/>
                <w:sz w:val="24"/>
                <w:szCs w:val="24"/>
                <w:lang w:val="vi"/>
              </w:rPr>
              <w:t xml:space="preserve"> </w:t>
            </w:r>
            <w:r w:rsidRPr="000D1248">
              <w:rPr>
                <w:rFonts w:eastAsia="Times New Roman"/>
                <w:b/>
                <w:sz w:val="24"/>
                <w:szCs w:val="24"/>
                <w:lang w:val="vi"/>
              </w:rPr>
              <w:t>và</w:t>
            </w:r>
            <w:r w:rsidRPr="000D1248">
              <w:rPr>
                <w:rFonts w:eastAsia="Times New Roman"/>
                <w:b/>
                <w:spacing w:val="-1"/>
                <w:sz w:val="24"/>
                <w:szCs w:val="24"/>
                <w:lang w:val="vi"/>
              </w:rPr>
              <w:t xml:space="preserve"> </w:t>
            </w:r>
            <w:r w:rsidRPr="000D1248">
              <w:rPr>
                <w:rFonts w:eastAsia="Times New Roman"/>
                <w:b/>
                <w:sz w:val="24"/>
                <w:szCs w:val="24"/>
                <w:lang w:val="vi"/>
              </w:rPr>
              <w:t>tên,</w:t>
            </w:r>
            <w:r w:rsidRPr="000D1248">
              <w:rPr>
                <w:rFonts w:eastAsia="Times New Roman"/>
                <w:b/>
                <w:spacing w:val="-1"/>
                <w:sz w:val="24"/>
                <w:szCs w:val="24"/>
                <w:lang w:val="vi"/>
              </w:rPr>
              <w:t xml:space="preserve"> </w:t>
            </w:r>
            <w:r w:rsidRPr="000D1248">
              <w:rPr>
                <w:rFonts w:eastAsia="Times New Roman"/>
                <w:b/>
                <w:sz w:val="24"/>
                <w:szCs w:val="24"/>
                <w:lang w:val="vi"/>
              </w:rPr>
              <w:t>ngày sinh,</w:t>
            </w:r>
            <w:r w:rsidRPr="000D1248">
              <w:rPr>
                <w:rFonts w:eastAsia="Times New Roman"/>
                <w:b/>
                <w:spacing w:val="-1"/>
                <w:sz w:val="24"/>
                <w:szCs w:val="24"/>
                <w:lang w:val="vi"/>
              </w:rPr>
              <w:t xml:space="preserve"> </w:t>
            </w:r>
            <w:r w:rsidRPr="000D1248">
              <w:rPr>
                <w:rFonts w:eastAsia="Times New Roman"/>
                <w:b/>
                <w:sz w:val="24"/>
                <w:szCs w:val="24"/>
                <w:lang w:val="vi"/>
              </w:rPr>
              <w:t>chức</w:t>
            </w:r>
            <w:r w:rsidRPr="000D1248">
              <w:rPr>
                <w:rFonts w:eastAsia="Times New Roman"/>
                <w:b/>
                <w:spacing w:val="-2"/>
                <w:sz w:val="24"/>
                <w:szCs w:val="24"/>
                <w:lang w:val="vi"/>
              </w:rPr>
              <w:t xml:space="preserve"> </w:t>
            </w:r>
            <w:r w:rsidRPr="000D1248">
              <w:rPr>
                <w:rFonts w:eastAsia="Times New Roman"/>
                <w:b/>
                <w:sz w:val="24"/>
                <w:szCs w:val="24"/>
                <w:lang w:val="vi"/>
              </w:rPr>
              <w:t>vụ</w:t>
            </w:r>
            <w:r w:rsidRPr="000D1248">
              <w:rPr>
                <w:rFonts w:eastAsia="Times New Roman"/>
                <w:b/>
                <w:spacing w:val="-1"/>
                <w:sz w:val="24"/>
                <w:szCs w:val="24"/>
                <w:lang w:val="vi"/>
              </w:rPr>
              <w:t xml:space="preserve"> </w:t>
            </w:r>
            <w:r w:rsidRPr="000D1248">
              <w:rPr>
                <w:rFonts w:eastAsia="Times New Roman"/>
                <w:b/>
                <w:sz w:val="24"/>
                <w:szCs w:val="24"/>
                <w:lang w:val="vi"/>
              </w:rPr>
              <w:t>hiện tại</w:t>
            </w:r>
          </w:p>
        </w:tc>
        <w:tc>
          <w:tcPr>
            <w:tcW w:w="1042" w:type="pct"/>
            <w:vAlign w:val="center"/>
          </w:tcPr>
          <w:p w14:paraId="24B45913" w14:textId="77777777" w:rsidR="00555C19" w:rsidRPr="000D1248" w:rsidRDefault="00555C19" w:rsidP="00555C19">
            <w:pPr>
              <w:widowControl w:val="0"/>
              <w:autoSpaceDE w:val="0"/>
              <w:autoSpaceDN w:val="0"/>
              <w:spacing w:after="0" w:line="240" w:lineRule="auto"/>
              <w:ind w:left="110"/>
              <w:rPr>
                <w:rFonts w:eastAsia="Times New Roman"/>
                <w:b/>
                <w:sz w:val="24"/>
                <w:szCs w:val="24"/>
                <w:lang w:val="vi"/>
              </w:rPr>
            </w:pPr>
            <w:r w:rsidRPr="000D1248">
              <w:rPr>
                <w:rFonts w:eastAsia="Times New Roman"/>
                <w:b/>
                <w:sz w:val="24"/>
                <w:szCs w:val="24"/>
                <w:lang w:val="vi"/>
              </w:rPr>
              <w:t>Trình độ</w:t>
            </w:r>
            <w:r w:rsidRPr="000D1248">
              <w:rPr>
                <w:rFonts w:eastAsia="Times New Roman"/>
                <w:b/>
                <w:spacing w:val="-3"/>
                <w:sz w:val="24"/>
                <w:szCs w:val="24"/>
                <w:lang w:val="vi"/>
              </w:rPr>
              <w:t xml:space="preserve"> </w:t>
            </w:r>
            <w:r w:rsidRPr="000D1248">
              <w:rPr>
                <w:rFonts w:eastAsia="Times New Roman"/>
                <w:b/>
                <w:sz w:val="24"/>
                <w:szCs w:val="24"/>
                <w:lang w:val="vi"/>
              </w:rPr>
              <w:t>đào tạo, năm</w:t>
            </w:r>
            <w:r w:rsidRPr="000D1248">
              <w:rPr>
                <w:rFonts w:eastAsia="Times New Roman"/>
                <w:b/>
                <w:spacing w:val="-4"/>
                <w:sz w:val="24"/>
                <w:szCs w:val="24"/>
                <w:lang w:val="vi"/>
              </w:rPr>
              <w:t xml:space="preserve"> </w:t>
            </w:r>
            <w:r w:rsidRPr="000D1248">
              <w:rPr>
                <w:rFonts w:eastAsia="Times New Roman"/>
                <w:b/>
                <w:sz w:val="24"/>
                <w:szCs w:val="24"/>
                <w:lang w:val="vi"/>
              </w:rPr>
              <w:t>tốt</w:t>
            </w:r>
            <w:r w:rsidRPr="000D1248">
              <w:rPr>
                <w:rFonts w:eastAsia="Times New Roman"/>
                <w:b/>
                <w:spacing w:val="-1"/>
                <w:sz w:val="24"/>
                <w:szCs w:val="24"/>
                <w:lang w:val="vi"/>
              </w:rPr>
              <w:t xml:space="preserve"> </w:t>
            </w:r>
            <w:r w:rsidRPr="000D1248">
              <w:rPr>
                <w:rFonts w:eastAsia="Times New Roman"/>
                <w:b/>
                <w:sz w:val="24"/>
                <w:szCs w:val="24"/>
                <w:lang w:val="vi"/>
              </w:rPr>
              <w:t>nghiệp</w:t>
            </w:r>
          </w:p>
        </w:tc>
        <w:tc>
          <w:tcPr>
            <w:tcW w:w="892" w:type="pct"/>
            <w:vAlign w:val="center"/>
          </w:tcPr>
          <w:p w14:paraId="35CA0592" w14:textId="77777777" w:rsidR="00555C19" w:rsidRPr="000D1248" w:rsidRDefault="00555C19" w:rsidP="00555C19">
            <w:pPr>
              <w:widowControl w:val="0"/>
              <w:autoSpaceDE w:val="0"/>
              <w:autoSpaceDN w:val="0"/>
              <w:spacing w:after="0" w:line="273" w:lineRule="exact"/>
              <w:ind w:left="177" w:right="168"/>
              <w:rPr>
                <w:rFonts w:eastAsia="Times New Roman"/>
                <w:b/>
                <w:sz w:val="24"/>
                <w:szCs w:val="24"/>
                <w:lang w:val="vi"/>
              </w:rPr>
            </w:pPr>
            <w:r w:rsidRPr="000D1248">
              <w:rPr>
                <w:rFonts w:eastAsia="Times New Roman"/>
                <w:b/>
                <w:sz w:val="24"/>
                <w:szCs w:val="24"/>
                <w:lang w:val="vi"/>
              </w:rPr>
              <w:t>Ngành/</w:t>
            </w:r>
          </w:p>
          <w:p w14:paraId="22447973" w14:textId="77777777" w:rsidR="00555C19" w:rsidRPr="000D1248" w:rsidRDefault="00555C19" w:rsidP="00555C19">
            <w:pPr>
              <w:widowControl w:val="0"/>
              <w:autoSpaceDE w:val="0"/>
              <w:autoSpaceDN w:val="0"/>
              <w:spacing w:after="0" w:line="259" w:lineRule="exact"/>
              <w:ind w:left="177" w:right="169"/>
              <w:rPr>
                <w:rFonts w:eastAsia="Times New Roman"/>
                <w:b/>
                <w:sz w:val="24"/>
                <w:szCs w:val="24"/>
                <w:lang w:val="vi"/>
              </w:rPr>
            </w:pPr>
            <w:r w:rsidRPr="000D1248">
              <w:rPr>
                <w:rFonts w:eastAsia="Times New Roman"/>
                <w:b/>
                <w:sz w:val="24"/>
                <w:szCs w:val="24"/>
                <w:lang w:val="vi"/>
              </w:rPr>
              <w:t>Chuyên</w:t>
            </w:r>
            <w:r w:rsidRPr="000D1248">
              <w:rPr>
                <w:rFonts w:eastAsia="Times New Roman"/>
                <w:b/>
                <w:spacing w:val="-1"/>
                <w:sz w:val="24"/>
                <w:szCs w:val="24"/>
                <w:lang w:val="vi"/>
              </w:rPr>
              <w:t xml:space="preserve"> </w:t>
            </w:r>
            <w:r w:rsidRPr="000D1248">
              <w:rPr>
                <w:rFonts w:eastAsia="Times New Roman"/>
                <w:b/>
                <w:sz w:val="24"/>
                <w:szCs w:val="24"/>
                <w:lang w:val="vi"/>
              </w:rPr>
              <w:t>ngành</w:t>
            </w:r>
          </w:p>
        </w:tc>
        <w:tc>
          <w:tcPr>
            <w:tcW w:w="637" w:type="pct"/>
            <w:vAlign w:val="center"/>
          </w:tcPr>
          <w:p w14:paraId="37F3E83A" w14:textId="77777777" w:rsidR="00555C19" w:rsidRPr="000D1248" w:rsidRDefault="00555C19" w:rsidP="00555C19">
            <w:pPr>
              <w:widowControl w:val="0"/>
              <w:autoSpaceDE w:val="0"/>
              <w:autoSpaceDN w:val="0"/>
              <w:spacing w:after="0" w:line="273" w:lineRule="exact"/>
              <w:ind w:left="883" w:right="895" w:hanging="883"/>
              <w:rPr>
                <w:rFonts w:eastAsia="Times New Roman"/>
                <w:b/>
                <w:sz w:val="24"/>
                <w:szCs w:val="24"/>
                <w:lang w:val="vi"/>
              </w:rPr>
            </w:pPr>
            <w:r w:rsidRPr="000D1248">
              <w:rPr>
                <w:rFonts w:eastAsia="Times New Roman"/>
                <w:b/>
                <w:sz w:val="24"/>
                <w:szCs w:val="24"/>
                <w:lang w:val="vi"/>
              </w:rPr>
              <w:t>Ghi</w:t>
            </w:r>
            <w:r w:rsidRPr="000D1248">
              <w:rPr>
                <w:rFonts w:eastAsia="Times New Roman"/>
                <w:b/>
                <w:spacing w:val="-1"/>
                <w:sz w:val="24"/>
                <w:szCs w:val="24"/>
                <w:lang w:val="vi"/>
              </w:rPr>
              <w:t xml:space="preserve"> </w:t>
            </w:r>
            <w:r w:rsidRPr="000D1248">
              <w:rPr>
                <w:rFonts w:eastAsia="Times New Roman"/>
                <w:b/>
                <w:sz w:val="24"/>
                <w:szCs w:val="24"/>
                <w:lang w:val="vi"/>
              </w:rPr>
              <w:t>chú</w:t>
            </w:r>
          </w:p>
        </w:tc>
      </w:tr>
      <w:tr w:rsidR="00555C19" w:rsidRPr="000D1248" w14:paraId="4820C2AA" w14:textId="77777777" w:rsidTr="00555C19">
        <w:trPr>
          <w:trHeight w:val="275"/>
        </w:trPr>
        <w:tc>
          <w:tcPr>
            <w:tcW w:w="315" w:type="pct"/>
            <w:vAlign w:val="center"/>
          </w:tcPr>
          <w:p w14:paraId="39E9AD1D" w14:textId="77777777" w:rsidR="00555C19" w:rsidRPr="000D1248" w:rsidRDefault="00555C19" w:rsidP="00555C19">
            <w:pPr>
              <w:widowControl w:val="0"/>
              <w:autoSpaceDE w:val="0"/>
              <w:autoSpaceDN w:val="0"/>
              <w:spacing w:after="0" w:line="240" w:lineRule="auto"/>
              <w:rPr>
                <w:rFonts w:eastAsia="Times New Roman"/>
                <w:sz w:val="24"/>
                <w:szCs w:val="24"/>
                <w:lang w:val="vi"/>
              </w:rPr>
            </w:pPr>
            <w:r w:rsidRPr="000D1248">
              <w:rPr>
                <w:rFonts w:eastAsia="Times New Roman"/>
                <w:sz w:val="24"/>
                <w:szCs w:val="24"/>
                <w:lang w:val="vi"/>
              </w:rPr>
              <w:t>1</w:t>
            </w:r>
          </w:p>
        </w:tc>
        <w:tc>
          <w:tcPr>
            <w:tcW w:w="2114" w:type="pct"/>
            <w:vAlign w:val="center"/>
          </w:tcPr>
          <w:p w14:paraId="54A3139E" w14:textId="77777777" w:rsidR="00555C19" w:rsidRPr="000D1248" w:rsidRDefault="00555C19" w:rsidP="00555C19">
            <w:pPr>
              <w:widowControl w:val="0"/>
              <w:autoSpaceDE w:val="0"/>
              <w:autoSpaceDN w:val="0"/>
              <w:spacing w:after="0" w:line="240" w:lineRule="auto"/>
              <w:ind w:right="281"/>
              <w:rPr>
                <w:rFonts w:eastAsia="Times New Roman"/>
                <w:sz w:val="24"/>
                <w:szCs w:val="24"/>
                <w:lang w:val="vi"/>
              </w:rPr>
            </w:pPr>
          </w:p>
        </w:tc>
        <w:tc>
          <w:tcPr>
            <w:tcW w:w="1042" w:type="pct"/>
            <w:vAlign w:val="center"/>
          </w:tcPr>
          <w:p w14:paraId="0F346553" w14:textId="77777777" w:rsidR="00555C19" w:rsidRPr="000D1248" w:rsidRDefault="00555C19" w:rsidP="00555C19">
            <w:pPr>
              <w:widowControl w:val="0"/>
              <w:autoSpaceDE w:val="0"/>
              <w:autoSpaceDN w:val="0"/>
              <w:spacing w:after="0" w:line="240" w:lineRule="auto"/>
              <w:rPr>
                <w:rFonts w:eastAsia="Times New Roman"/>
                <w:sz w:val="24"/>
                <w:szCs w:val="24"/>
                <w:lang w:val="vi"/>
              </w:rPr>
            </w:pPr>
          </w:p>
        </w:tc>
        <w:tc>
          <w:tcPr>
            <w:tcW w:w="892" w:type="pct"/>
            <w:vAlign w:val="center"/>
          </w:tcPr>
          <w:p w14:paraId="681FDB38" w14:textId="77777777" w:rsidR="00555C19" w:rsidRPr="000D1248" w:rsidRDefault="00555C19" w:rsidP="00555C19">
            <w:pPr>
              <w:widowControl w:val="0"/>
              <w:autoSpaceDE w:val="0"/>
              <w:autoSpaceDN w:val="0"/>
              <w:spacing w:after="0" w:line="240" w:lineRule="auto"/>
              <w:rPr>
                <w:rFonts w:eastAsia="Times New Roman"/>
                <w:sz w:val="24"/>
                <w:szCs w:val="24"/>
                <w:lang w:val="vi"/>
              </w:rPr>
            </w:pPr>
          </w:p>
        </w:tc>
        <w:tc>
          <w:tcPr>
            <w:tcW w:w="637" w:type="pct"/>
            <w:vAlign w:val="center"/>
          </w:tcPr>
          <w:p w14:paraId="2929EAC8" w14:textId="77777777" w:rsidR="00555C19" w:rsidRPr="000D1248" w:rsidRDefault="00555C19" w:rsidP="00555C19">
            <w:pPr>
              <w:widowControl w:val="0"/>
              <w:autoSpaceDE w:val="0"/>
              <w:autoSpaceDN w:val="0"/>
              <w:spacing w:after="0" w:line="240" w:lineRule="auto"/>
              <w:rPr>
                <w:rFonts w:eastAsia="Times New Roman"/>
                <w:sz w:val="24"/>
                <w:szCs w:val="24"/>
                <w:lang w:val="vi"/>
              </w:rPr>
            </w:pPr>
            <w:r w:rsidRPr="000D1248">
              <w:rPr>
                <w:rFonts w:eastAsia="Times New Roman"/>
                <w:sz w:val="24"/>
                <w:szCs w:val="24"/>
                <w:lang w:val="vi"/>
              </w:rPr>
              <w:t xml:space="preserve"> </w:t>
            </w:r>
          </w:p>
        </w:tc>
      </w:tr>
      <w:tr w:rsidR="00555C19" w:rsidRPr="000D1248" w14:paraId="106233C3" w14:textId="77777777" w:rsidTr="00555C19">
        <w:trPr>
          <w:trHeight w:val="275"/>
        </w:trPr>
        <w:tc>
          <w:tcPr>
            <w:tcW w:w="315" w:type="pct"/>
            <w:vAlign w:val="center"/>
          </w:tcPr>
          <w:p w14:paraId="2BD8BC97" w14:textId="77777777" w:rsidR="00555C19" w:rsidRPr="000D1248" w:rsidRDefault="00555C19" w:rsidP="00555C19">
            <w:pPr>
              <w:widowControl w:val="0"/>
              <w:autoSpaceDE w:val="0"/>
              <w:autoSpaceDN w:val="0"/>
              <w:spacing w:after="0" w:line="240" w:lineRule="auto"/>
              <w:rPr>
                <w:rFonts w:eastAsia="Times New Roman"/>
                <w:sz w:val="24"/>
                <w:szCs w:val="24"/>
                <w:lang w:val="vi"/>
              </w:rPr>
            </w:pPr>
            <w:r w:rsidRPr="000D1248">
              <w:rPr>
                <w:rFonts w:eastAsia="Times New Roman"/>
                <w:sz w:val="24"/>
                <w:szCs w:val="24"/>
                <w:lang w:val="vi"/>
              </w:rPr>
              <w:t>2</w:t>
            </w:r>
          </w:p>
        </w:tc>
        <w:tc>
          <w:tcPr>
            <w:tcW w:w="2114" w:type="pct"/>
            <w:vAlign w:val="center"/>
          </w:tcPr>
          <w:p w14:paraId="34C7B59D" w14:textId="77777777" w:rsidR="00555C19" w:rsidRPr="000D1248" w:rsidRDefault="00555C19" w:rsidP="00555C19">
            <w:pPr>
              <w:widowControl w:val="0"/>
              <w:autoSpaceDE w:val="0"/>
              <w:autoSpaceDN w:val="0"/>
              <w:spacing w:after="0" w:line="240" w:lineRule="auto"/>
              <w:ind w:right="281"/>
              <w:rPr>
                <w:rFonts w:eastAsia="Times New Roman"/>
                <w:sz w:val="24"/>
                <w:szCs w:val="24"/>
                <w:lang w:val="vi"/>
              </w:rPr>
            </w:pPr>
          </w:p>
        </w:tc>
        <w:tc>
          <w:tcPr>
            <w:tcW w:w="1042" w:type="pct"/>
            <w:vAlign w:val="center"/>
          </w:tcPr>
          <w:p w14:paraId="6C8F09D2" w14:textId="77777777" w:rsidR="00555C19" w:rsidRPr="000D1248" w:rsidRDefault="00555C19" w:rsidP="00555C19">
            <w:pPr>
              <w:widowControl w:val="0"/>
              <w:autoSpaceDE w:val="0"/>
              <w:autoSpaceDN w:val="0"/>
              <w:spacing w:after="0" w:line="240" w:lineRule="auto"/>
              <w:rPr>
                <w:rFonts w:eastAsia="Times New Roman"/>
                <w:sz w:val="24"/>
                <w:szCs w:val="24"/>
                <w:lang w:val="vi"/>
              </w:rPr>
            </w:pPr>
          </w:p>
        </w:tc>
        <w:tc>
          <w:tcPr>
            <w:tcW w:w="892" w:type="pct"/>
            <w:vAlign w:val="center"/>
          </w:tcPr>
          <w:p w14:paraId="4678A98F" w14:textId="77777777" w:rsidR="00555C19" w:rsidRPr="000D1248" w:rsidRDefault="00555C19" w:rsidP="00555C19">
            <w:pPr>
              <w:widowControl w:val="0"/>
              <w:autoSpaceDE w:val="0"/>
              <w:autoSpaceDN w:val="0"/>
              <w:spacing w:after="0" w:line="240" w:lineRule="auto"/>
              <w:rPr>
                <w:rFonts w:eastAsia="Times New Roman"/>
                <w:sz w:val="24"/>
                <w:szCs w:val="24"/>
                <w:lang w:val="vi"/>
              </w:rPr>
            </w:pPr>
          </w:p>
        </w:tc>
        <w:tc>
          <w:tcPr>
            <w:tcW w:w="637" w:type="pct"/>
            <w:vAlign w:val="center"/>
          </w:tcPr>
          <w:p w14:paraId="1E0DBEEC" w14:textId="77777777" w:rsidR="00555C19" w:rsidRPr="000D1248" w:rsidRDefault="00555C19" w:rsidP="00555C19">
            <w:pPr>
              <w:widowControl w:val="0"/>
              <w:autoSpaceDE w:val="0"/>
              <w:autoSpaceDN w:val="0"/>
              <w:spacing w:after="0" w:line="240" w:lineRule="auto"/>
              <w:rPr>
                <w:rFonts w:eastAsia="Times New Roman"/>
                <w:sz w:val="24"/>
                <w:szCs w:val="24"/>
                <w:lang w:val="vi"/>
              </w:rPr>
            </w:pPr>
            <w:r w:rsidRPr="000D1248">
              <w:rPr>
                <w:rFonts w:eastAsia="Times New Roman"/>
                <w:sz w:val="24"/>
                <w:szCs w:val="24"/>
                <w:lang w:val="vi"/>
              </w:rPr>
              <w:t xml:space="preserve"> </w:t>
            </w:r>
          </w:p>
        </w:tc>
      </w:tr>
      <w:tr w:rsidR="00555C19" w:rsidRPr="000D1248" w14:paraId="3D33275E" w14:textId="77777777" w:rsidTr="00555C19">
        <w:trPr>
          <w:trHeight w:val="275"/>
        </w:trPr>
        <w:tc>
          <w:tcPr>
            <w:tcW w:w="315" w:type="pct"/>
            <w:vAlign w:val="center"/>
          </w:tcPr>
          <w:p w14:paraId="22687305"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w:t>
            </w:r>
          </w:p>
        </w:tc>
        <w:tc>
          <w:tcPr>
            <w:tcW w:w="2114" w:type="pct"/>
            <w:vAlign w:val="center"/>
          </w:tcPr>
          <w:p w14:paraId="1C113C9E" w14:textId="77777777" w:rsidR="00555C19" w:rsidRPr="000D1248" w:rsidRDefault="00555C19" w:rsidP="00555C19">
            <w:pPr>
              <w:widowControl w:val="0"/>
              <w:autoSpaceDE w:val="0"/>
              <w:autoSpaceDN w:val="0"/>
              <w:spacing w:after="0" w:line="240" w:lineRule="auto"/>
              <w:ind w:right="281"/>
              <w:rPr>
                <w:rFonts w:eastAsia="Times New Roman"/>
                <w:sz w:val="24"/>
                <w:szCs w:val="24"/>
                <w:lang w:val="vi"/>
              </w:rPr>
            </w:pPr>
          </w:p>
        </w:tc>
        <w:tc>
          <w:tcPr>
            <w:tcW w:w="1042" w:type="pct"/>
            <w:vAlign w:val="center"/>
          </w:tcPr>
          <w:p w14:paraId="5C4F3CE8" w14:textId="77777777" w:rsidR="00555C19" w:rsidRPr="000D1248" w:rsidRDefault="00555C19" w:rsidP="00555C19">
            <w:pPr>
              <w:widowControl w:val="0"/>
              <w:autoSpaceDE w:val="0"/>
              <w:autoSpaceDN w:val="0"/>
              <w:spacing w:after="0" w:line="240" w:lineRule="auto"/>
              <w:rPr>
                <w:rFonts w:eastAsia="Times New Roman"/>
                <w:sz w:val="24"/>
                <w:szCs w:val="24"/>
                <w:lang w:val="vi"/>
              </w:rPr>
            </w:pPr>
          </w:p>
        </w:tc>
        <w:tc>
          <w:tcPr>
            <w:tcW w:w="892" w:type="pct"/>
            <w:vAlign w:val="center"/>
          </w:tcPr>
          <w:p w14:paraId="66E0835E" w14:textId="77777777" w:rsidR="00555C19" w:rsidRPr="000D1248" w:rsidRDefault="00555C19" w:rsidP="00555C19">
            <w:pPr>
              <w:widowControl w:val="0"/>
              <w:autoSpaceDE w:val="0"/>
              <w:autoSpaceDN w:val="0"/>
              <w:spacing w:after="0" w:line="240" w:lineRule="auto"/>
              <w:rPr>
                <w:rFonts w:eastAsia="Times New Roman"/>
                <w:sz w:val="24"/>
                <w:szCs w:val="24"/>
                <w:lang w:val="vi"/>
              </w:rPr>
            </w:pPr>
          </w:p>
        </w:tc>
        <w:tc>
          <w:tcPr>
            <w:tcW w:w="637" w:type="pct"/>
            <w:vAlign w:val="center"/>
          </w:tcPr>
          <w:p w14:paraId="4E1CAD5A" w14:textId="77777777" w:rsidR="00555C19" w:rsidRPr="000D1248" w:rsidRDefault="00555C19" w:rsidP="00555C19">
            <w:pPr>
              <w:widowControl w:val="0"/>
              <w:autoSpaceDE w:val="0"/>
              <w:autoSpaceDN w:val="0"/>
              <w:spacing w:after="0" w:line="240" w:lineRule="auto"/>
              <w:rPr>
                <w:rFonts w:eastAsia="Times New Roman"/>
                <w:sz w:val="24"/>
                <w:szCs w:val="24"/>
                <w:lang w:val="vi"/>
              </w:rPr>
            </w:pPr>
          </w:p>
        </w:tc>
      </w:tr>
    </w:tbl>
    <w:p w14:paraId="6E7A1A89" w14:textId="77777777" w:rsidR="00555C19" w:rsidRPr="000D1248" w:rsidRDefault="00555C19" w:rsidP="00555C19">
      <w:pPr>
        <w:pStyle w:val="Noidung"/>
        <w:ind w:firstLine="0"/>
        <w:rPr>
          <w:b/>
          <w:lang w:val="en-US"/>
        </w:rPr>
      </w:pPr>
      <w:r w:rsidRPr="000D1248">
        <w:rPr>
          <w:b/>
          <w:lang w:val="en-US"/>
        </w:rPr>
        <w:t>4.4. Các đề tài nghiên cứu khoa học của cơ sở đào tạo, giảng viên, nhà khoa học liên quan đến ngành đào tạo</w:t>
      </w:r>
    </w:p>
    <w:p w14:paraId="5D58EE5B" w14:textId="77777777" w:rsidR="00555C19" w:rsidRPr="000D1248" w:rsidRDefault="00555C19" w:rsidP="00555C19">
      <w:pPr>
        <w:pStyle w:val="Noidung"/>
        <w:ind w:firstLine="0"/>
        <w:jc w:val="center"/>
        <w:rPr>
          <w:i/>
          <w:lang w:val="en-US"/>
        </w:rPr>
      </w:pPr>
      <w:r w:rsidRPr="000D1248">
        <w:rPr>
          <w:i/>
          <w:lang w:val="en-US"/>
        </w:rPr>
        <w:t>Bảng 5. Các đề tài nghiên cứu khoa học của cơ sở đào tạo, giảng viên, nhà khoa học liên quan đến ngành đào tạo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1567"/>
        <w:gridCol w:w="1072"/>
        <w:gridCol w:w="3303"/>
        <w:gridCol w:w="1453"/>
        <w:gridCol w:w="1567"/>
        <w:gridCol w:w="1474"/>
        <w:gridCol w:w="1025"/>
        <w:gridCol w:w="1477"/>
        <w:gridCol w:w="679"/>
      </w:tblGrid>
      <w:tr w:rsidR="00555C19" w:rsidRPr="000D1248" w14:paraId="533FE329" w14:textId="77777777" w:rsidTr="00555C19">
        <w:trPr>
          <w:trHeight w:val="1248"/>
          <w:tblHeader/>
        </w:trPr>
        <w:tc>
          <w:tcPr>
            <w:tcW w:w="324" w:type="pct"/>
            <w:vAlign w:val="center"/>
            <w:hideMark/>
          </w:tcPr>
          <w:p w14:paraId="37BD0B2D" w14:textId="77777777" w:rsidR="00555C19" w:rsidRPr="000D1248" w:rsidRDefault="00555C19" w:rsidP="00555C19">
            <w:pPr>
              <w:spacing w:before="0" w:after="0" w:line="240" w:lineRule="atLeast"/>
              <w:ind w:firstLine="23"/>
              <w:rPr>
                <w:rFonts w:eastAsia="Times New Roman"/>
                <w:b/>
                <w:bCs/>
                <w:sz w:val="24"/>
                <w:szCs w:val="24"/>
                <w:lang w:eastAsia="zh-CN"/>
              </w:rPr>
            </w:pPr>
            <w:r w:rsidRPr="000D1248">
              <w:rPr>
                <w:rFonts w:eastAsia="Times New Roman"/>
                <w:b/>
                <w:bCs/>
                <w:sz w:val="24"/>
                <w:szCs w:val="24"/>
                <w:lang w:eastAsia="zh-CN"/>
              </w:rPr>
              <w:lastRenderedPageBreak/>
              <w:t>Số TT</w:t>
            </w:r>
          </w:p>
        </w:tc>
        <w:tc>
          <w:tcPr>
            <w:tcW w:w="538" w:type="pct"/>
            <w:vAlign w:val="center"/>
            <w:hideMark/>
          </w:tcPr>
          <w:p w14:paraId="6A628953" w14:textId="77777777" w:rsidR="00555C19" w:rsidRPr="000D1248" w:rsidRDefault="00555C19" w:rsidP="00555C19">
            <w:pPr>
              <w:spacing w:before="0" w:after="0" w:line="240" w:lineRule="atLeast"/>
              <w:ind w:firstLine="23"/>
              <w:rPr>
                <w:rFonts w:eastAsia="Times New Roman"/>
                <w:b/>
                <w:bCs/>
                <w:sz w:val="24"/>
                <w:szCs w:val="24"/>
                <w:lang w:eastAsia="zh-CN"/>
              </w:rPr>
            </w:pPr>
            <w:r w:rsidRPr="000D1248">
              <w:rPr>
                <w:rFonts w:eastAsia="Times New Roman"/>
                <w:b/>
                <w:bCs/>
                <w:sz w:val="24"/>
                <w:szCs w:val="24"/>
                <w:lang w:eastAsia="zh-CN"/>
              </w:rPr>
              <w:t>Số quyết định, ngày phê duyệt đề tài, mã số</w:t>
            </w:r>
          </w:p>
        </w:tc>
        <w:tc>
          <w:tcPr>
            <w:tcW w:w="368" w:type="pct"/>
            <w:vAlign w:val="center"/>
            <w:hideMark/>
          </w:tcPr>
          <w:p w14:paraId="613B1608" w14:textId="77777777" w:rsidR="00555C19" w:rsidRPr="000D1248" w:rsidRDefault="00555C19" w:rsidP="00555C19">
            <w:pPr>
              <w:spacing w:before="0" w:after="0" w:line="240" w:lineRule="atLeast"/>
              <w:ind w:firstLine="23"/>
              <w:rPr>
                <w:rFonts w:eastAsia="Times New Roman"/>
                <w:b/>
                <w:bCs/>
                <w:sz w:val="24"/>
                <w:szCs w:val="24"/>
                <w:lang w:eastAsia="zh-CN"/>
              </w:rPr>
            </w:pPr>
            <w:r w:rsidRPr="000D1248">
              <w:rPr>
                <w:rFonts w:eastAsia="Times New Roman"/>
                <w:b/>
                <w:bCs/>
                <w:sz w:val="24"/>
                <w:szCs w:val="24"/>
                <w:lang w:eastAsia="zh-CN"/>
              </w:rPr>
              <w:t>Đề tài cấp Bộ/đề tài cấp cơ sở</w:t>
            </w:r>
          </w:p>
        </w:tc>
        <w:tc>
          <w:tcPr>
            <w:tcW w:w="1134" w:type="pct"/>
            <w:vAlign w:val="center"/>
            <w:hideMark/>
          </w:tcPr>
          <w:p w14:paraId="32C92BCA" w14:textId="77777777" w:rsidR="00555C19" w:rsidRPr="000D1248" w:rsidRDefault="00555C19" w:rsidP="00555C19">
            <w:pPr>
              <w:spacing w:before="0" w:after="0" w:line="240" w:lineRule="atLeast"/>
              <w:ind w:firstLine="23"/>
              <w:rPr>
                <w:rFonts w:eastAsia="Times New Roman"/>
                <w:b/>
                <w:bCs/>
                <w:sz w:val="24"/>
                <w:szCs w:val="24"/>
                <w:lang w:eastAsia="zh-CN"/>
              </w:rPr>
            </w:pPr>
            <w:r w:rsidRPr="000D1248">
              <w:rPr>
                <w:rFonts w:eastAsia="Times New Roman"/>
                <w:b/>
                <w:bCs/>
                <w:sz w:val="24"/>
                <w:szCs w:val="24"/>
                <w:lang w:eastAsia="zh-CN"/>
              </w:rPr>
              <w:t>Tên đề tài NCKH</w:t>
            </w:r>
          </w:p>
        </w:tc>
        <w:tc>
          <w:tcPr>
            <w:tcW w:w="499" w:type="pct"/>
            <w:vAlign w:val="center"/>
            <w:hideMark/>
          </w:tcPr>
          <w:p w14:paraId="6AA1BA06" w14:textId="77777777" w:rsidR="00555C19" w:rsidRPr="000D1248" w:rsidRDefault="00555C19" w:rsidP="00555C19">
            <w:pPr>
              <w:spacing w:before="0" w:after="0" w:line="240" w:lineRule="atLeast"/>
              <w:ind w:firstLine="23"/>
              <w:rPr>
                <w:rFonts w:eastAsia="Times New Roman"/>
                <w:b/>
                <w:bCs/>
                <w:sz w:val="24"/>
                <w:szCs w:val="24"/>
                <w:lang w:eastAsia="zh-CN"/>
              </w:rPr>
            </w:pPr>
            <w:r w:rsidRPr="000D1248">
              <w:rPr>
                <w:rFonts w:eastAsia="Times New Roman"/>
                <w:b/>
                <w:bCs/>
                <w:sz w:val="24"/>
                <w:szCs w:val="24"/>
                <w:lang w:eastAsia="zh-CN"/>
              </w:rPr>
              <w:t>Chủ nhiệm đề tài</w:t>
            </w:r>
          </w:p>
        </w:tc>
        <w:tc>
          <w:tcPr>
            <w:tcW w:w="538" w:type="pct"/>
            <w:vAlign w:val="center"/>
            <w:hideMark/>
          </w:tcPr>
          <w:p w14:paraId="596A699F" w14:textId="77777777" w:rsidR="00555C19" w:rsidRPr="000D1248" w:rsidRDefault="00555C19" w:rsidP="00555C19">
            <w:pPr>
              <w:spacing w:before="0" w:after="0" w:line="240" w:lineRule="atLeast"/>
              <w:ind w:firstLine="23"/>
              <w:rPr>
                <w:rFonts w:eastAsia="Times New Roman"/>
                <w:b/>
                <w:bCs/>
                <w:sz w:val="24"/>
                <w:szCs w:val="24"/>
                <w:lang w:eastAsia="zh-CN"/>
              </w:rPr>
            </w:pPr>
            <w:r w:rsidRPr="000D1248">
              <w:rPr>
                <w:rFonts w:eastAsia="Times New Roman"/>
                <w:b/>
                <w:bCs/>
                <w:sz w:val="24"/>
                <w:szCs w:val="24"/>
                <w:lang w:eastAsia="zh-CN"/>
              </w:rPr>
              <w:t>Số quyết định, ngày thành lập HĐKH nghiệm thu đề tài</w:t>
            </w:r>
          </w:p>
        </w:tc>
        <w:tc>
          <w:tcPr>
            <w:tcW w:w="506" w:type="pct"/>
            <w:vAlign w:val="center"/>
            <w:hideMark/>
          </w:tcPr>
          <w:p w14:paraId="6262D2C0" w14:textId="77777777" w:rsidR="00555C19" w:rsidRPr="000D1248" w:rsidRDefault="00555C19" w:rsidP="00555C19">
            <w:pPr>
              <w:spacing w:before="0" w:after="0" w:line="240" w:lineRule="atLeast"/>
              <w:ind w:firstLine="23"/>
              <w:rPr>
                <w:rFonts w:eastAsia="Times New Roman"/>
                <w:b/>
                <w:bCs/>
                <w:sz w:val="24"/>
                <w:szCs w:val="24"/>
                <w:lang w:eastAsia="zh-CN"/>
              </w:rPr>
            </w:pPr>
            <w:r w:rsidRPr="000D1248">
              <w:rPr>
                <w:rFonts w:eastAsia="Times New Roman"/>
                <w:b/>
                <w:bCs/>
                <w:sz w:val="24"/>
                <w:szCs w:val="24"/>
                <w:lang w:eastAsia="zh-CN"/>
              </w:rPr>
              <w:t>Ngày nghiệm thu đề tài (theo biên bản nghiệm thu)</w:t>
            </w:r>
          </w:p>
        </w:tc>
        <w:tc>
          <w:tcPr>
            <w:tcW w:w="352" w:type="pct"/>
            <w:vAlign w:val="center"/>
            <w:hideMark/>
          </w:tcPr>
          <w:p w14:paraId="043BEF5D" w14:textId="77777777" w:rsidR="00555C19" w:rsidRPr="000D1248" w:rsidRDefault="00555C19" w:rsidP="00555C19">
            <w:pPr>
              <w:spacing w:before="0" w:after="0" w:line="240" w:lineRule="atLeast"/>
              <w:ind w:firstLine="23"/>
              <w:rPr>
                <w:rFonts w:eastAsia="Times New Roman"/>
                <w:b/>
                <w:bCs/>
                <w:sz w:val="24"/>
                <w:szCs w:val="24"/>
                <w:lang w:eastAsia="zh-CN"/>
              </w:rPr>
            </w:pPr>
            <w:r w:rsidRPr="000D1248">
              <w:rPr>
                <w:rFonts w:eastAsia="Times New Roman"/>
                <w:b/>
                <w:bCs/>
                <w:sz w:val="24"/>
                <w:szCs w:val="24"/>
                <w:lang w:eastAsia="zh-CN"/>
              </w:rPr>
              <w:t>Kết quả nghiệm thu, Ngày</w:t>
            </w:r>
          </w:p>
        </w:tc>
        <w:tc>
          <w:tcPr>
            <w:tcW w:w="507" w:type="pct"/>
            <w:vAlign w:val="center"/>
            <w:hideMark/>
          </w:tcPr>
          <w:p w14:paraId="0A5A6D93" w14:textId="77777777" w:rsidR="00555C19" w:rsidRPr="000D1248" w:rsidRDefault="00555C19" w:rsidP="00555C19">
            <w:pPr>
              <w:spacing w:before="0" w:after="0" w:line="240" w:lineRule="atLeast"/>
              <w:ind w:firstLine="23"/>
              <w:rPr>
                <w:rFonts w:eastAsia="Times New Roman"/>
                <w:b/>
                <w:bCs/>
                <w:sz w:val="24"/>
                <w:szCs w:val="24"/>
                <w:lang w:eastAsia="zh-CN"/>
              </w:rPr>
            </w:pPr>
            <w:r w:rsidRPr="000D1248">
              <w:rPr>
                <w:rFonts w:eastAsia="Times New Roman"/>
                <w:b/>
                <w:bCs/>
                <w:sz w:val="24"/>
                <w:szCs w:val="24"/>
                <w:lang w:eastAsia="zh-CN"/>
              </w:rPr>
              <w:t>Tên thành viên tham gia nghiên cứu đề tài (học phần/môn học được phân công)</w:t>
            </w:r>
          </w:p>
        </w:tc>
        <w:tc>
          <w:tcPr>
            <w:tcW w:w="233" w:type="pct"/>
            <w:vAlign w:val="center"/>
            <w:hideMark/>
          </w:tcPr>
          <w:p w14:paraId="4A2A4903" w14:textId="77777777" w:rsidR="00555C19" w:rsidRPr="000D1248" w:rsidRDefault="00555C19" w:rsidP="00555C19">
            <w:pPr>
              <w:spacing w:before="0" w:after="0" w:line="240" w:lineRule="atLeast"/>
              <w:ind w:firstLine="23"/>
              <w:rPr>
                <w:rFonts w:eastAsia="Times New Roman"/>
                <w:b/>
                <w:bCs/>
                <w:sz w:val="24"/>
                <w:szCs w:val="24"/>
                <w:lang w:eastAsia="zh-CN"/>
              </w:rPr>
            </w:pPr>
            <w:r w:rsidRPr="000D1248">
              <w:rPr>
                <w:rFonts w:eastAsia="Times New Roman"/>
                <w:b/>
                <w:bCs/>
                <w:sz w:val="24"/>
                <w:szCs w:val="24"/>
                <w:lang w:eastAsia="zh-CN"/>
              </w:rPr>
              <w:t>Ghi chú</w:t>
            </w:r>
          </w:p>
        </w:tc>
      </w:tr>
      <w:tr w:rsidR="00555C19" w:rsidRPr="000D1248" w14:paraId="00179428" w14:textId="77777777" w:rsidTr="00555C19">
        <w:trPr>
          <w:trHeight w:val="624"/>
        </w:trPr>
        <w:tc>
          <w:tcPr>
            <w:tcW w:w="324" w:type="pct"/>
            <w:vAlign w:val="center"/>
          </w:tcPr>
          <w:p w14:paraId="54FA8B63" w14:textId="77777777" w:rsidR="00555C19" w:rsidRPr="000D1248" w:rsidRDefault="00555C19" w:rsidP="00555C19">
            <w:pPr>
              <w:spacing w:before="0" w:after="0" w:line="240" w:lineRule="atLeast"/>
              <w:ind w:firstLine="23"/>
              <w:rPr>
                <w:sz w:val="24"/>
                <w:szCs w:val="24"/>
              </w:rPr>
            </w:pPr>
            <w:r w:rsidRPr="000D1248">
              <w:rPr>
                <w:sz w:val="24"/>
                <w:szCs w:val="24"/>
              </w:rPr>
              <w:t>1</w:t>
            </w:r>
          </w:p>
        </w:tc>
        <w:tc>
          <w:tcPr>
            <w:tcW w:w="538" w:type="pct"/>
            <w:vAlign w:val="center"/>
          </w:tcPr>
          <w:p w14:paraId="2AC23998" w14:textId="77777777" w:rsidR="00555C19" w:rsidRPr="000D1248" w:rsidRDefault="00555C19" w:rsidP="00555C19">
            <w:pPr>
              <w:spacing w:before="0" w:after="0" w:line="240" w:lineRule="atLeast"/>
              <w:ind w:firstLine="23"/>
              <w:rPr>
                <w:rFonts w:eastAsia="Times New Roman"/>
                <w:sz w:val="24"/>
                <w:szCs w:val="24"/>
                <w:lang w:val="vi-VN" w:eastAsia="zh-CN"/>
              </w:rPr>
            </w:pPr>
          </w:p>
        </w:tc>
        <w:tc>
          <w:tcPr>
            <w:tcW w:w="368" w:type="pct"/>
            <w:vAlign w:val="center"/>
          </w:tcPr>
          <w:p w14:paraId="782853E2" w14:textId="77777777" w:rsidR="00555C19" w:rsidRPr="000D1248" w:rsidRDefault="00555C19" w:rsidP="00555C19">
            <w:pPr>
              <w:spacing w:before="0" w:after="0" w:line="240" w:lineRule="atLeast"/>
              <w:ind w:firstLine="23"/>
              <w:rPr>
                <w:rFonts w:eastAsia="Times New Roman"/>
                <w:sz w:val="24"/>
                <w:szCs w:val="24"/>
                <w:lang w:eastAsia="zh-CN"/>
              </w:rPr>
            </w:pPr>
          </w:p>
        </w:tc>
        <w:tc>
          <w:tcPr>
            <w:tcW w:w="1134" w:type="pct"/>
            <w:vAlign w:val="center"/>
          </w:tcPr>
          <w:p w14:paraId="3E26F2DF" w14:textId="77777777" w:rsidR="00555C19" w:rsidRPr="000D1248" w:rsidRDefault="00555C19" w:rsidP="00555C19">
            <w:pPr>
              <w:spacing w:before="0" w:after="0" w:line="240" w:lineRule="atLeast"/>
              <w:ind w:firstLine="23"/>
              <w:jc w:val="both"/>
              <w:rPr>
                <w:rFonts w:eastAsia="Times New Roman"/>
                <w:sz w:val="24"/>
                <w:szCs w:val="24"/>
                <w:lang w:eastAsia="zh-CN"/>
              </w:rPr>
            </w:pPr>
          </w:p>
        </w:tc>
        <w:tc>
          <w:tcPr>
            <w:tcW w:w="499" w:type="pct"/>
            <w:vAlign w:val="center"/>
          </w:tcPr>
          <w:p w14:paraId="774032E5" w14:textId="77777777" w:rsidR="00555C19" w:rsidRPr="000D1248" w:rsidRDefault="00555C19" w:rsidP="00555C19">
            <w:pPr>
              <w:spacing w:before="0" w:after="0" w:line="240" w:lineRule="atLeast"/>
              <w:ind w:firstLine="23"/>
              <w:rPr>
                <w:rFonts w:eastAsia="Times New Roman"/>
                <w:sz w:val="24"/>
                <w:szCs w:val="24"/>
                <w:lang w:val="vi-VN" w:eastAsia="zh-CN"/>
              </w:rPr>
            </w:pPr>
          </w:p>
        </w:tc>
        <w:tc>
          <w:tcPr>
            <w:tcW w:w="538" w:type="pct"/>
            <w:vAlign w:val="center"/>
          </w:tcPr>
          <w:p w14:paraId="74ED6BE1" w14:textId="77777777" w:rsidR="00555C19" w:rsidRPr="000D1248" w:rsidRDefault="00555C19" w:rsidP="00555C19">
            <w:pPr>
              <w:spacing w:before="0" w:after="0" w:line="240" w:lineRule="atLeast"/>
              <w:ind w:firstLine="23"/>
              <w:rPr>
                <w:rFonts w:eastAsia="Times New Roman"/>
                <w:sz w:val="24"/>
                <w:szCs w:val="24"/>
                <w:lang w:eastAsia="zh-CN"/>
              </w:rPr>
            </w:pPr>
          </w:p>
        </w:tc>
        <w:tc>
          <w:tcPr>
            <w:tcW w:w="506" w:type="pct"/>
            <w:vAlign w:val="center"/>
          </w:tcPr>
          <w:p w14:paraId="53509E22" w14:textId="77777777" w:rsidR="00555C19" w:rsidRPr="000D1248" w:rsidRDefault="00555C19" w:rsidP="00555C19">
            <w:pPr>
              <w:spacing w:before="0" w:after="0" w:line="240" w:lineRule="atLeast"/>
              <w:ind w:firstLine="23"/>
              <w:rPr>
                <w:rFonts w:eastAsia="Times New Roman"/>
                <w:sz w:val="24"/>
                <w:szCs w:val="24"/>
                <w:lang w:eastAsia="zh-CN"/>
              </w:rPr>
            </w:pPr>
          </w:p>
        </w:tc>
        <w:tc>
          <w:tcPr>
            <w:tcW w:w="352" w:type="pct"/>
            <w:vAlign w:val="center"/>
          </w:tcPr>
          <w:p w14:paraId="56CF60E2" w14:textId="77777777" w:rsidR="00555C19" w:rsidRPr="000D1248" w:rsidRDefault="00555C19" w:rsidP="00555C19">
            <w:pPr>
              <w:spacing w:before="0" w:after="0" w:line="240" w:lineRule="atLeast"/>
              <w:ind w:firstLine="23"/>
              <w:rPr>
                <w:rFonts w:eastAsia="Times New Roman"/>
                <w:sz w:val="24"/>
                <w:szCs w:val="24"/>
                <w:lang w:val="vi-VN" w:eastAsia="zh-CN"/>
              </w:rPr>
            </w:pPr>
          </w:p>
        </w:tc>
        <w:tc>
          <w:tcPr>
            <w:tcW w:w="507" w:type="pct"/>
            <w:vAlign w:val="center"/>
          </w:tcPr>
          <w:p w14:paraId="6CC49278" w14:textId="77777777" w:rsidR="00555C19" w:rsidRPr="000D1248" w:rsidRDefault="00555C19" w:rsidP="00555C19">
            <w:pPr>
              <w:spacing w:before="0" w:after="0" w:line="240" w:lineRule="atLeast"/>
              <w:ind w:firstLine="23"/>
              <w:rPr>
                <w:rFonts w:eastAsia="Times New Roman"/>
                <w:sz w:val="24"/>
                <w:szCs w:val="24"/>
                <w:lang w:eastAsia="zh-CN"/>
              </w:rPr>
            </w:pPr>
          </w:p>
        </w:tc>
        <w:tc>
          <w:tcPr>
            <w:tcW w:w="233" w:type="pct"/>
            <w:vAlign w:val="center"/>
          </w:tcPr>
          <w:p w14:paraId="4C33F3AA" w14:textId="77777777" w:rsidR="00555C19" w:rsidRPr="000D1248" w:rsidRDefault="00555C19" w:rsidP="00555C19">
            <w:pPr>
              <w:spacing w:before="0" w:after="0" w:line="240" w:lineRule="atLeast"/>
              <w:ind w:firstLine="23"/>
              <w:rPr>
                <w:rFonts w:eastAsia="Times New Roman"/>
                <w:sz w:val="24"/>
                <w:szCs w:val="24"/>
                <w:lang w:eastAsia="zh-CN"/>
              </w:rPr>
            </w:pPr>
          </w:p>
        </w:tc>
      </w:tr>
      <w:tr w:rsidR="00555C19" w:rsidRPr="000D1248" w14:paraId="5CC57416" w14:textId="77777777" w:rsidTr="00555C19">
        <w:trPr>
          <w:trHeight w:val="624"/>
        </w:trPr>
        <w:tc>
          <w:tcPr>
            <w:tcW w:w="324" w:type="pct"/>
            <w:vAlign w:val="center"/>
          </w:tcPr>
          <w:p w14:paraId="239B7C61" w14:textId="77777777" w:rsidR="00555C19" w:rsidRPr="000D1248" w:rsidRDefault="00555C19" w:rsidP="00555C19">
            <w:pPr>
              <w:spacing w:before="0" w:after="0" w:line="240" w:lineRule="atLeast"/>
              <w:ind w:firstLine="23"/>
              <w:rPr>
                <w:sz w:val="24"/>
                <w:szCs w:val="24"/>
              </w:rPr>
            </w:pPr>
            <w:r w:rsidRPr="000D1248">
              <w:rPr>
                <w:sz w:val="24"/>
                <w:szCs w:val="24"/>
              </w:rPr>
              <w:t>2</w:t>
            </w:r>
          </w:p>
        </w:tc>
        <w:tc>
          <w:tcPr>
            <w:tcW w:w="538" w:type="pct"/>
            <w:vAlign w:val="center"/>
          </w:tcPr>
          <w:p w14:paraId="1EFF5169" w14:textId="77777777" w:rsidR="00555C19" w:rsidRPr="000D1248" w:rsidRDefault="00555C19" w:rsidP="00555C19">
            <w:pPr>
              <w:spacing w:before="0" w:after="0" w:line="240" w:lineRule="atLeast"/>
              <w:ind w:firstLine="23"/>
              <w:rPr>
                <w:rFonts w:eastAsia="Times New Roman"/>
                <w:sz w:val="24"/>
                <w:szCs w:val="24"/>
                <w:lang w:eastAsia="zh-CN"/>
              </w:rPr>
            </w:pPr>
            <w:r w:rsidRPr="000D1248">
              <w:rPr>
                <w:rFonts w:eastAsia="Times New Roman"/>
                <w:sz w:val="24"/>
                <w:szCs w:val="24"/>
                <w:lang w:eastAsia="zh-CN"/>
              </w:rPr>
              <w:t>….</w:t>
            </w:r>
          </w:p>
        </w:tc>
        <w:tc>
          <w:tcPr>
            <w:tcW w:w="368" w:type="pct"/>
            <w:vAlign w:val="center"/>
          </w:tcPr>
          <w:p w14:paraId="43E2E4CA" w14:textId="77777777" w:rsidR="00555C19" w:rsidRPr="000D1248" w:rsidRDefault="00555C19" w:rsidP="00555C19">
            <w:pPr>
              <w:spacing w:before="0" w:after="0" w:line="240" w:lineRule="atLeast"/>
              <w:ind w:firstLine="23"/>
              <w:rPr>
                <w:rFonts w:eastAsia="Times New Roman"/>
                <w:sz w:val="24"/>
                <w:szCs w:val="24"/>
                <w:lang w:eastAsia="zh-CN"/>
              </w:rPr>
            </w:pPr>
          </w:p>
        </w:tc>
        <w:tc>
          <w:tcPr>
            <w:tcW w:w="1134" w:type="pct"/>
            <w:vAlign w:val="center"/>
          </w:tcPr>
          <w:p w14:paraId="726FE356" w14:textId="77777777" w:rsidR="00555C19" w:rsidRPr="000D1248" w:rsidRDefault="00555C19" w:rsidP="00555C19">
            <w:pPr>
              <w:spacing w:before="0" w:after="0" w:line="240" w:lineRule="atLeast"/>
              <w:ind w:firstLine="23"/>
              <w:jc w:val="both"/>
              <w:rPr>
                <w:rFonts w:eastAsia="Times New Roman"/>
                <w:iCs/>
                <w:sz w:val="24"/>
                <w:szCs w:val="24"/>
                <w:lang w:eastAsia="zh-CN"/>
              </w:rPr>
            </w:pPr>
          </w:p>
        </w:tc>
        <w:tc>
          <w:tcPr>
            <w:tcW w:w="499" w:type="pct"/>
            <w:vAlign w:val="center"/>
          </w:tcPr>
          <w:p w14:paraId="49713ECC" w14:textId="77777777" w:rsidR="00555C19" w:rsidRPr="000D1248" w:rsidRDefault="00555C19" w:rsidP="00555C19">
            <w:pPr>
              <w:spacing w:before="0" w:after="0" w:line="240" w:lineRule="atLeast"/>
              <w:ind w:firstLine="23"/>
              <w:rPr>
                <w:rFonts w:eastAsia="Times New Roman"/>
                <w:sz w:val="24"/>
                <w:szCs w:val="24"/>
                <w:lang w:val="vi-VN" w:eastAsia="zh-CN"/>
              </w:rPr>
            </w:pPr>
          </w:p>
        </w:tc>
        <w:tc>
          <w:tcPr>
            <w:tcW w:w="538" w:type="pct"/>
            <w:vAlign w:val="center"/>
          </w:tcPr>
          <w:p w14:paraId="1882E8F6" w14:textId="77777777" w:rsidR="00555C19" w:rsidRPr="000D1248" w:rsidRDefault="00555C19" w:rsidP="00555C19">
            <w:pPr>
              <w:spacing w:before="0" w:after="0" w:line="240" w:lineRule="atLeast"/>
              <w:ind w:firstLine="23"/>
              <w:rPr>
                <w:rFonts w:eastAsia="Times New Roman"/>
                <w:sz w:val="24"/>
                <w:szCs w:val="24"/>
                <w:lang w:eastAsia="zh-CN"/>
              </w:rPr>
            </w:pPr>
          </w:p>
        </w:tc>
        <w:tc>
          <w:tcPr>
            <w:tcW w:w="506" w:type="pct"/>
            <w:vAlign w:val="center"/>
          </w:tcPr>
          <w:p w14:paraId="712FD877" w14:textId="77777777" w:rsidR="00555C19" w:rsidRPr="000D1248" w:rsidRDefault="00555C19" w:rsidP="00555C19">
            <w:pPr>
              <w:spacing w:before="0" w:after="0" w:line="240" w:lineRule="atLeast"/>
              <w:ind w:firstLine="23"/>
              <w:rPr>
                <w:rFonts w:eastAsia="Times New Roman"/>
                <w:sz w:val="24"/>
                <w:szCs w:val="24"/>
                <w:lang w:eastAsia="zh-CN"/>
              </w:rPr>
            </w:pPr>
          </w:p>
        </w:tc>
        <w:tc>
          <w:tcPr>
            <w:tcW w:w="352" w:type="pct"/>
            <w:vAlign w:val="center"/>
          </w:tcPr>
          <w:p w14:paraId="539048C9" w14:textId="77777777" w:rsidR="00555C19" w:rsidRPr="000D1248" w:rsidRDefault="00555C19" w:rsidP="00555C19">
            <w:pPr>
              <w:spacing w:before="0" w:after="0" w:line="240" w:lineRule="atLeast"/>
              <w:ind w:firstLine="23"/>
              <w:rPr>
                <w:rFonts w:eastAsia="Times New Roman"/>
                <w:sz w:val="24"/>
                <w:szCs w:val="24"/>
                <w:lang w:eastAsia="zh-CN"/>
              </w:rPr>
            </w:pPr>
          </w:p>
        </w:tc>
        <w:tc>
          <w:tcPr>
            <w:tcW w:w="507" w:type="pct"/>
            <w:vAlign w:val="center"/>
          </w:tcPr>
          <w:p w14:paraId="61453516" w14:textId="77777777" w:rsidR="00555C19" w:rsidRPr="000D1248" w:rsidRDefault="00555C19" w:rsidP="00555C19">
            <w:pPr>
              <w:spacing w:before="0" w:after="0" w:line="240" w:lineRule="atLeast"/>
              <w:ind w:firstLine="23"/>
              <w:rPr>
                <w:rFonts w:eastAsia="Times New Roman"/>
                <w:sz w:val="24"/>
                <w:szCs w:val="24"/>
                <w:lang w:eastAsia="zh-CN"/>
              </w:rPr>
            </w:pPr>
          </w:p>
        </w:tc>
        <w:tc>
          <w:tcPr>
            <w:tcW w:w="233" w:type="pct"/>
            <w:vAlign w:val="center"/>
          </w:tcPr>
          <w:p w14:paraId="371286AD" w14:textId="77777777" w:rsidR="00555C19" w:rsidRPr="000D1248" w:rsidRDefault="00555C19" w:rsidP="00555C19">
            <w:pPr>
              <w:spacing w:before="0" w:after="0" w:line="240" w:lineRule="atLeast"/>
              <w:ind w:firstLine="23"/>
              <w:rPr>
                <w:rFonts w:eastAsia="Times New Roman"/>
                <w:sz w:val="24"/>
                <w:szCs w:val="24"/>
                <w:lang w:eastAsia="zh-CN"/>
              </w:rPr>
            </w:pPr>
          </w:p>
        </w:tc>
      </w:tr>
    </w:tbl>
    <w:p w14:paraId="1E0356A5" w14:textId="77777777" w:rsidR="00555C19" w:rsidRPr="000D1248" w:rsidRDefault="00555C19" w:rsidP="00555C19">
      <w:pPr>
        <w:pStyle w:val="Noidung"/>
        <w:jc w:val="center"/>
        <w:rPr>
          <w:i/>
          <w:lang w:val="en-US"/>
        </w:rPr>
      </w:pPr>
      <w:r w:rsidRPr="000D1248">
        <w:rPr>
          <w:i/>
          <w:lang w:val="en-US"/>
        </w:rPr>
        <w:t>(Đính kèm bản liệt kê có bản sao quyết định, bản sao biên bản nghiệm thu)</w:t>
      </w:r>
    </w:p>
    <w:p w14:paraId="011FCBF1" w14:textId="77777777" w:rsidR="00555C19" w:rsidRPr="000D1248" w:rsidRDefault="00555C19" w:rsidP="00555C19">
      <w:pPr>
        <w:pStyle w:val="Noidung"/>
        <w:ind w:firstLine="0"/>
        <w:rPr>
          <w:b/>
          <w:lang w:val="en-US"/>
        </w:rPr>
      </w:pPr>
      <w:r w:rsidRPr="000D1248">
        <w:rPr>
          <w:b/>
          <w:lang w:val="en-US"/>
        </w:rPr>
        <w:t>4.5. Các công trình khoa học công bố của giảng viên, nhà khoa học cơ hữu liên quan đến ngành đào tạo</w:t>
      </w:r>
      <w:r w:rsidRPr="000D1248">
        <w:rPr>
          <w:b/>
          <w:lang w:val="en-US"/>
        </w:rPr>
        <w:tab/>
      </w:r>
    </w:p>
    <w:p w14:paraId="3BDF816B" w14:textId="77777777" w:rsidR="00555C19" w:rsidRPr="000D1248" w:rsidRDefault="00555C19" w:rsidP="00555C19">
      <w:pPr>
        <w:pStyle w:val="Noidung"/>
        <w:ind w:firstLine="0"/>
        <w:jc w:val="center"/>
        <w:rPr>
          <w:rFonts w:eastAsia="Times New Roman"/>
          <w:b/>
          <w:lang w:val="en-US"/>
        </w:rPr>
      </w:pPr>
      <w:r w:rsidRPr="000D1248">
        <w:rPr>
          <w:rFonts w:eastAsia="Times New Roman"/>
          <w:i/>
          <w:lang w:val="en-US"/>
        </w:rPr>
        <w:t>Bảng 6. Các công trình khoa học công bố của giảng viên, nhà khoa học cơ hữu liên quan đến ngành đào tạo dự kiến mở của cơ sở đào tạo trong thời gian 5 năm tính đến thời điểm nộp hồ sơ mở ngành đào tạo</w:t>
      </w:r>
      <w:r w:rsidRPr="000D1248">
        <w:rPr>
          <w:rFonts w:eastAsia="Times New Roman"/>
          <w:b/>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11792"/>
        <w:gridCol w:w="1351"/>
      </w:tblGrid>
      <w:tr w:rsidR="00555C19" w:rsidRPr="000D1248" w14:paraId="7CBCF1E0" w14:textId="77777777" w:rsidTr="00555C19">
        <w:trPr>
          <w:tblHeader/>
        </w:trPr>
        <w:tc>
          <w:tcPr>
            <w:tcW w:w="487" w:type="pct"/>
            <w:vAlign w:val="center"/>
            <w:hideMark/>
          </w:tcPr>
          <w:p w14:paraId="0874A770" w14:textId="77777777" w:rsidR="00555C19" w:rsidRPr="000D1248" w:rsidRDefault="00555C19" w:rsidP="00555C19">
            <w:pPr>
              <w:spacing w:line="240" w:lineRule="atLeast"/>
              <w:ind w:firstLine="29"/>
              <w:rPr>
                <w:rFonts w:eastAsia="Times New Roman"/>
                <w:b/>
                <w:bCs/>
                <w:sz w:val="24"/>
                <w:szCs w:val="24"/>
                <w:lang w:eastAsia="zh-CN"/>
              </w:rPr>
            </w:pPr>
            <w:r w:rsidRPr="000D1248">
              <w:rPr>
                <w:rFonts w:eastAsia="Times New Roman"/>
                <w:b/>
                <w:bCs/>
                <w:sz w:val="24"/>
                <w:szCs w:val="24"/>
                <w:lang w:eastAsia="zh-CN"/>
              </w:rPr>
              <w:t>STT</w:t>
            </w:r>
          </w:p>
        </w:tc>
        <w:tc>
          <w:tcPr>
            <w:tcW w:w="4049" w:type="pct"/>
            <w:vAlign w:val="center"/>
            <w:hideMark/>
          </w:tcPr>
          <w:p w14:paraId="7E483027" w14:textId="77777777" w:rsidR="00555C19" w:rsidRPr="000D1248" w:rsidRDefault="00555C19" w:rsidP="00555C19">
            <w:pPr>
              <w:spacing w:line="240" w:lineRule="atLeast"/>
              <w:ind w:firstLine="29"/>
              <w:rPr>
                <w:rFonts w:eastAsia="Times New Roman"/>
                <w:b/>
                <w:bCs/>
                <w:sz w:val="24"/>
                <w:szCs w:val="24"/>
                <w:lang w:eastAsia="zh-CN"/>
              </w:rPr>
            </w:pPr>
            <w:r w:rsidRPr="000D1248">
              <w:rPr>
                <w:rFonts w:eastAsia="Times New Roman"/>
                <w:b/>
                <w:bCs/>
                <w:sz w:val="24"/>
                <w:szCs w:val="24"/>
                <w:lang w:eastAsia="zh-CN"/>
              </w:rPr>
              <w:t>Công trình khoa học</w:t>
            </w:r>
          </w:p>
        </w:tc>
        <w:tc>
          <w:tcPr>
            <w:tcW w:w="464" w:type="pct"/>
            <w:vAlign w:val="center"/>
            <w:hideMark/>
          </w:tcPr>
          <w:p w14:paraId="326C3869" w14:textId="77777777" w:rsidR="00555C19" w:rsidRPr="000D1248" w:rsidRDefault="00555C19" w:rsidP="00555C19">
            <w:pPr>
              <w:spacing w:line="240" w:lineRule="atLeast"/>
              <w:ind w:firstLine="29"/>
              <w:rPr>
                <w:rFonts w:eastAsia="Times New Roman"/>
                <w:b/>
                <w:bCs/>
                <w:sz w:val="24"/>
                <w:szCs w:val="24"/>
                <w:lang w:eastAsia="zh-CN"/>
              </w:rPr>
            </w:pPr>
            <w:r w:rsidRPr="000D1248">
              <w:rPr>
                <w:rFonts w:eastAsia="Times New Roman"/>
                <w:b/>
                <w:bCs/>
                <w:sz w:val="24"/>
                <w:szCs w:val="24"/>
                <w:lang w:eastAsia="zh-CN"/>
              </w:rPr>
              <w:t>Ghi chú</w:t>
            </w:r>
          </w:p>
        </w:tc>
      </w:tr>
      <w:tr w:rsidR="00555C19" w:rsidRPr="000D1248" w14:paraId="0D0E7047" w14:textId="77777777" w:rsidTr="00555C19">
        <w:trPr>
          <w:tblHeader/>
        </w:trPr>
        <w:tc>
          <w:tcPr>
            <w:tcW w:w="487" w:type="pct"/>
            <w:vAlign w:val="center"/>
          </w:tcPr>
          <w:p w14:paraId="7798277E" w14:textId="77777777" w:rsidR="00555C19" w:rsidRPr="000D1248" w:rsidRDefault="00555C19" w:rsidP="00555C19">
            <w:pPr>
              <w:spacing w:line="240" w:lineRule="atLeast"/>
              <w:ind w:firstLine="29"/>
              <w:rPr>
                <w:rFonts w:eastAsia="Times New Roman"/>
                <w:b/>
                <w:bCs/>
                <w:sz w:val="24"/>
                <w:szCs w:val="24"/>
                <w:lang w:eastAsia="zh-CN"/>
              </w:rPr>
            </w:pPr>
          </w:p>
        </w:tc>
        <w:tc>
          <w:tcPr>
            <w:tcW w:w="4049" w:type="pct"/>
            <w:vAlign w:val="center"/>
          </w:tcPr>
          <w:p w14:paraId="232FF633" w14:textId="77777777" w:rsidR="00555C19" w:rsidRPr="000D1248" w:rsidRDefault="00555C19" w:rsidP="00555C19">
            <w:pPr>
              <w:spacing w:line="240" w:lineRule="atLeast"/>
              <w:ind w:firstLine="29"/>
              <w:rPr>
                <w:rFonts w:eastAsia="Times New Roman"/>
                <w:b/>
                <w:bCs/>
                <w:sz w:val="24"/>
                <w:szCs w:val="24"/>
                <w:lang w:eastAsia="zh-CN"/>
              </w:rPr>
            </w:pPr>
          </w:p>
        </w:tc>
        <w:tc>
          <w:tcPr>
            <w:tcW w:w="464" w:type="pct"/>
            <w:vAlign w:val="center"/>
          </w:tcPr>
          <w:p w14:paraId="0204CBE3" w14:textId="77777777" w:rsidR="00555C19" w:rsidRPr="000D1248" w:rsidRDefault="00555C19" w:rsidP="00555C19">
            <w:pPr>
              <w:spacing w:line="240" w:lineRule="atLeast"/>
              <w:ind w:firstLine="29"/>
              <w:rPr>
                <w:rFonts w:eastAsia="Times New Roman"/>
                <w:b/>
                <w:bCs/>
                <w:sz w:val="24"/>
                <w:szCs w:val="24"/>
                <w:lang w:eastAsia="zh-CN"/>
              </w:rPr>
            </w:pPr>
          </w:p>
        </w:tc>
      </w:tr>
    </w:tbl>
    <w:p w14:paraId="7DF5F8BB" w14:textId="77777777" w:rsidR="00555C19" w:rsidRPr="000D1248" w:rsidRDefault="00555C19" w:rsidP="00555C19">
      <w:pPr>
        <w:pStyle w:val="Noidung"/>
        <w:spacing w:line="240" w:lineRule="auto"/>
        <w:rPr>
          <w:lang w:val="en-US"/>
        </w:rPr>
      </w:pPr>
      <w:r w:rsidRPr="000D1248">
        <w:rPr>
          <w:lang w:val="en-US"/>
        </w:rPr>
        <w:t>Ghi chú: Công trình nghiên cứu khoa học được liệt kê theo nguyên tắc sau:</w:t>
      </w:r>
    </w:p>
    <w:p w14:paraId="605423D2" w14:textId="77777777" w:rsidR="00555C19" w:rsidRPr="000D1248" w:rsidRDefault="00555C19" w:rsidP="00555C19">
      <w:pPr>
        <w:pStyle w:val="Noidung"/>
        <w:spacing w:line="240" w:lineRule="auto"/>
        <w:rPr>
          <w:lang w:val="en-US"/>
        </w:rPr>
      </w:pPr>
      <w:r w:rsidRPr="000D1248">
        <w:rPr>
          <w:lang w:val="en-US"/>
        </w:rPr>
        <w:t xml:space="preserve">- Họ tên tác giả, chữ cái viết tắt tên tác giả (Năm xuất bản), tên sách, lần xuất bản, nhà xuất bản, nơi xuất bản </w:t>
      </w:r>
    </w:p>
    <w:p w14:paraId="16EF10A0" w14:textId="77777777" w:rsidR="00555C19" w:rsidRPr="000D1248" w:rsidRDefault="00555C19" w:rsidP="00555C19">
      <w:pPr>
        <w:pStyle w:val="Noidung"/>
        <w:spacing w:line="240" w:lineRule="auto"/>
        <w:rPr>
          <w:lang w:val="en-US"/>
        </w:rPr>
      </w:pPr>
      <w:r w:rsidRPr="000D1248">
        <w:rPr>
          <w:lang w:val="en-US"/>
        </w:rPr>
        <w:t>- Họ và chữ cái viết tắt tên tác giả (Năm xuất bản), Tên bài viết, tên tập san, số, kì/thời gian phát hành, số trang</w:t>
      </w:r>
    </w:p>
    <w:p w14:paraId="6C5D7BBA" w14:textId="77777777" w:rsidR="00555C19" w:rsidRPr="000D1248" w:rsidRDefault="00555C19" w:rsidP="00555C19">
      <w:pPr>
        <w:pStyle w:val="Noidung"/>
        <w:spacing w:line="240" w:lineRule="auto"/>
        <w:rPr>
          <w:lang w:val="en-US"/>
        </w:rPr>
      </w:pPr>
      <w:r w:rsidRPr="000D1248">
        <w:rPr>
          <w:lang w:val="en-US"/>
        </w:rPr>
        <w:t xml:space="preserve">- Tác giả (Năm xuất bản), Tên tài liệu, đơn vị bảo trợ thông tin, ngày truy cập </w:t>
      </w:r>
    </w:p>
    <w:p w14:paraId="596071D9" w14:textId="77777777" w:rsidR="00555C19" w:rsidRPr="000D1248" w:rsidRDefault="00555C19" w:rsidP="00555C19">
      <w:pPr>
        <w:pStyle w:val="Noidung"/>
        <w:spacing w:line="240" w:lineRule="auto"/>
        <w:rPr>
          <w:lang w:val="en-US"/>
        </w:rPr>
        <w:sectPr w:rsidR="00555C19" w:rsidRPr="000D1248" w:rsidSect="00555C19">
          <w:pgSz w:w="16840" w:h="11907" w:orient="landscape"/>
          <w:pgMar w:top="1701" w:right="1134" w:bottom="992" w:left="1134" w:header="567" w:footer="567" w:gutter="0"/>
          <w:cols w:space="720"/>
        </w:sectPr>
      </w:pPr>
      <w:r w:rsidRPr="000D1248">
        <w:rPr>
          <w:lang w:val="en-US"/>
        </w:rPr>
        <w:t>- Họ tác giả, chữ cái viết tắt tên tác giả (Năm xuất bản), Tiêu đề bài viết, [trang] tên kỷ yếu, địa điểm và thời gian tổ chức, nhà xuất bản, nơi xuất bản, số trang</w:t>
      </w:r>
    </w:p>
    <w:p w14:paraId="63FC8598" w14:textId="77777777" w:rsidR="00555C19" w:rsidRPr="000D1248" w:rsidRDefault="00555C19" w:rsidP="00555C19">
      <w:pPr>
        <w:pStyle w:val="Heading1"/>
      </w:pPr>
      <w:bookmarkStart w:id="79" w:name="_Toc132144962"/>
      <w:r w:rsidRPr="000D1248">
        <w:lastRenderedPageBreak/>
        <w:t>PHẦN V. ĐIỀU KIỆN CƠ SỞ VẬT CHẤT ĐỂ MỞ NGÀNH ĐÀO TẠO</w:t>
      </w:r>
      <w:bookmarkEnd w:id="79"/>
    </w:p>
    <w:p w14:paraId="699E0A68" w14:textId="77777777" w:rsidR="00555C19" w:rsidRPr="000D1248" w:rsidRDefault="00555C19" w:rsidP="00555C19">
      <w:pPr>
        <w:pStyle w:val="Noidung"/>
        <w:ind w:firstLine="0"/>
        <w:rPr>
          <w:b/>
          <w:lang w:val="en-US"/>
        </w:rPr>
      </w:pPr>
      <w:bookmarkStart w:id="80" w:name="_Toc110333231"/>
      <w:r w:rsidRPr="000D1248">
        <w:rPr>
          <w:b/>
          <w:lang w:val="en-US"/>
        </w:rPr>
        <w:t>5.1. Cơ sở vật chất, trang thiết bị phục vụ thực hiện chương trình đào tạo thuộc ngành đào tạo trình độ đại học</w:t>
      </w:r>
      <w:bookmarkEnd w:id="80"/>
    </w:p>
    <w:p w14:paraId="6F023116" w14:textId="77777777" w:rsidR="00555C19" w:rsidRPr="000D1248" w:rsidRDefault="00555C19" w:rsidP="00555C19">
      <w:pPr>
        <w:pStyle w:val="Noidung"/>
        <w:ind w:firstLine="0"/>
        <w:jc w:val="center"/>
        <w:rPr>
          <w:b/>
        </w:rPr>
      </w:pPr>
      <w:r w:rsidRPr="000D1248">
        <w:rPr>
          <w:rFonts w:eastAsia="Times New Roman"/>
          <w:i/>
        </w:rPr>
        <w:t xml:space="preserve">Bảng 7. </w:t>
      </w:r>
      <w:r w:rsidRPr="000D1248">
        <w:rPr>
          <w:i/>
        </w:rPr>
        <w:t>Cơ sở vật chất, trang thiết bị phục vụ thực hiện chương trình đào tạo thuộc ngành..... đào tạo trình độ đại học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55"/>
        <w:gridCol w:w="3726"/>
        <w:gridCol w:w="803"/>
        <w:gridCol w:w="732"/>
        <w:gridCol w:w="1439"/>
        <w:gridCol w:w="1362"/>
        <w:gridCol w:w="1195"/>
      </w:tblGrid>
      <w:tr w:rsidR="00555C19" w:rsidRPr="000D1248" w14:paraId="5BEB5714" w14:textId="77777777" w:rsidTr="00555C19">
        <w:trPr>
          <w:trHeight w:val="1084"/>
          <w:tblHeader/>
        </w:trPr>
        <w:tc>
          <w:tcPr>
            <w:tcW w:w="330" w:type="pct"/>
            <w:vAlign w:val="center"/>
          </w:tcPr>
          <w:p w14:paraId="42221C1E" w14:textId="77777777" w:rsidR="00555C19" w:rsidRPr="000D1248" w:rsidRDefault="00555C19" w:rsidP="00555C19">
            <w:pPr>
              <w:widowControl w:val="0"/>
              <w:autoSpaceDE w:val="0"/>
              <w:autoSpaceDN w:val="0"/>
              <w:spacing w:after="0" w:line="240" w:lineRule="auto"/>
              <w:rPr>
                <w:rFonts w:eastAsia="Times New Roman"/>
                <w:b/>
                <w:sz w:val="24"/>
                <w:szCs w:val="24"/>
              </w:rPr>
            </w:pPr>
            <w:r w:rsidRPr="000D1248">
              <w:rPr>
                <w:rFonts w:eastAsia="Times New Roman"/>
                <w:b/>
                <w:sz w:val="24"/>
                <w:szCs w:val="24"/>
              </w:rPr>
              <w:t>STT</w:t>
            </w:r>
          </w:p>
        </w:tc>
        <w:tc>
          <w:tcPr>
            <w:tcW w:w="1879" w:type="pct"/>
            <w:vAlign w:val="center"/>
          </w:tcPr>
          <w:p w14:paraId="319D7FF1" w14:textId="77777777" w:rsidR="00555C19" w:rsidRPr="000D1248" w:rsidRDefault="00555C19" w:rsidP="00555C19">
            <w:pPr>
              <w:widowControl w:val="0"/>
              <w:autoSpaceDE w:val="0"/>
              <w:autoSpaceDN w:val="0"/>
              <w:spacing w:after="0" w:line="240" w:lineRule="auto"/>
              <w:rPr>
                <w:rFonts w:eastAsia="Times New Roman"/>
                <w:b/>
                <w:sz w:val="24"/>
                <w:szCs w:val="24"/>
              </w:rPr>
            </w:pPr>
            <w:r w:rsidRPr="000D1248">
              <w:rPr>
                <w:rFonts w:eastAsia="Times New Roman"/>
                <w:b/>
                <w:sz w:val="24"/>
                <w:szCs w:val="24"/>
              </w:rPr>
              <w:t>Hạng mục</w:t>
            </w:r>
          </w:p>
        </w:tc>
        <w:tc>
          <w:tcPr>
            <w:tcW w:w="405" w:type="pct"/>
            <w:vAlign w:val="center"/>
          </w:tcPr>
          <w:p w14:paraId="0242209D" w14:textId="77777777" w:rsidR="00555C19" w:rsidRPr="000D1248" w:rsidRDefault="00555C19" w:rsidP="00555C19">
            <w:pPr>
              <w:widowControl w:val="0"/>
              <w:autoSpaceDE w:val="0"/>
              <w:autoSpaceDN w:val="0"/>
              <w:spacing w:after="0" w:line="240" w:lineRule="auto"/>
              <w:rPr>
                <w:rFonts w:eastAsia="Times New Roman"/>
                <w:b/>
                <w:sz w:val="24"/>
                <w:szCs w:val="24"/>
              </w:rPr>
            </w:pPr>
            <w:r w:rsidRPr="000D1248">
              <w:rPr>
                <w:rFonts w:eastAsia="Times New Roman"/>
                <w:b/>
                <w:sz w:val="24"/>
                <w:szCs w:val="24"/>
              </w:rPr>
              <w:t>Số</w:t>
            </w:r>
          </w:p>
          <w:p w14:paraId="3DE9D544" w14:textId="77777777" w:rsidR="00555C19" w:rsidRPr="000D1248" w:rsidRDefault="00555C19" w:rsidP="00555C19">
            <w:pPr>
              <w:widowControl w:val="0"/>
              <w:autoSpaceDE w:val="0"/>
              <w:autoSpaceDN w:val="0"/>
              <w:spacing w:after="0" w:line="240" w:lineRule="auto"/>
              <w:rPr>
                <w:rFonts w:eastAsia="Times New Roman"/>
                <w:b/>
                <w:sz w:val="24"/>
                <w:szCs w:val="24"/>
              </w:rPr>
            </w:pPr>
            <w:r w:rsidRPr="000D1248">
              <w:rPr>
                <w:rFonts w:eastAsia="Times New Roman"/>
                <w:b/>
                <w:sz w:val="24"/>
                <w:szCs w:val="24"/>
              </w:rPr>
              <w:t>lượng</w:t>
            </w:r>
          </w:p>
        </w:tc>
        <w:tc>
          <w:tcPr>
            <w:tcW w:w="369" w:type="pct"/>
            <w:vAlign w:val="center"/>
          </w:tcPr>
          <w:p w14:paraId="4EA76E51" w14:textId="77777777" w:rsidR="00555C19" w:rsidRPr="000D1248" w:rsidRDefault="00555C19" w:rsidP="00555C19">
            <w:pPr>
              <w:widowControl w:val="0"/>
              <w:autoSpaceDE w:val="0"/>
              <w:autoSpaceDN w:val="0"/>
              <w:spacing w:after="0" w:line="240" w:lineRule="auto"/>
              <w:rPr>
                <w:rFonts w:eastAsia="Times New Roman"/>
                <w:b/>
                <w:sz w:val="24"/>
                <w:szCs w:val="24"/>
              </w:rPr>
            </w:pPr>
            <w:r w:rsidRPr="000D1248">
              <w:rPr>
                <w:rFonts w:eastAsia="Times New Roman"/>
                <w:b/>
                <w:sz w:val="24"/>
                <w:szCs w:val="24"/>
              </w:rPr>
              <w:t>Diện tích sàn</w:t>
            </w:r>
            <w:r w:rsidRPr="000D1248">
              <w:rPr>
                <w:rFonts w:eastAsia="Times New Roman"/>
                <w:b/>
                <w:spacing w:val="1"/>
                <w:sz w:val="24"/>
                <w:szCs w:val="24"/>
              </w:rPr>
              <w:t xml:space="preserve"> </w:t>
            </w:r>
            <w:r w:rsidRPr="000D1248">
              <w:rPr>
                <w:rFonts w:eastAsia="Times New Roman"/>
                <w:b/>
                <w:sz w:val="24"/>
                <w:szCs w:val="24"/>
              </w:rPr>
              <w:t>xây</w:t>
            </w:r>
            <w:r w:rsidRPr="000D1248">
              <w:rPr>
                <w:rFonts w:eastAsia="Times New Roman"/>
                <w:b/>
                <w:spacing w:val="-7"/>
                <w:sz w:val="24"/>
                <w:szCs w:val="24"/>
              </w:rPr>
              <w:t xml:space="preserve"> </w:t>
            </w:r>
            <w:r w:rsidRPr="000D1248">
              <w:rPr>
                <w:rFonts w:eastAsia="Times New Roman"/>
                <w:b/>
                <w:sz w:val="24"/>
                <w:szCs w:val="24"/>
              </w:rPr>
              <w:t>dựng</w:t>
            </w:r>
            <w:r w:rsidRPr="000D1248">
              <w:rPr>
                <w:rFonts w:eastAsia="Times New Roman"/>
                <w:b/>
                <w:spacing w:val="-6"/>
                <w:sz w:val="24"/>
                <w:szCs w:val="24"/>
              </w:rPr>
              <w:t xml:space="preserve"> </w:t>
            </w:r>
            <w:r w:rsidRPr="000D1248">
              <w:rPr>
                <w:rFonts w:eastAsia="Times New Roman"/>
                <w:b/>
                <w:sz w:val="24"/>
                <w:szCs w:val="24"/>
              </w:rPr>
              <w:t>(m2)</w:t>
            </w:r>
          </w:p>
        </w:tc>
        <w:tc>
          <w:tcPr>
            <w:tcW w:w="726" w:type="pct"/>
            <w:vAlign w:val="center"/>
          </w:tcPr>
          <w:p w14:paraId="083FF764" w14:textId="77777777" w:rsidR="00555C19" w:rsidRPr="000D1248" w:rsidRDefault="00555C19" w:rsidP="00555C19">
            <w:pPr>
              <w:widowControl w:val="0"/>
              <w:autoSpaceDE w:val="0"/>
              <w:autoSpaceDN w:val="0"/>
              <w:spacing w:after="0" w:line="240" w:lineRule="auto"/>
              <w:rPr>
                <w:rFonts w:eastAsia="Times New Roman"/>
                <w:b/>
                <w:sz w:val="24"/>
                <w:szCs w:val="24"/>
              </w:rPr>
            </w:pPr>
            <w:r w:rsidRPr="000D1248">
              <w:rPr>
                <w:rFonts w:eastAsia="Times New Roman"/>
                <w:b/>
                <w:sz w:val="24"/>
                <w:szCs w:val="24"/>
              </w:rPr>
              <w:t>Học phần /môn</w:t>
            </w:r>
            <w:r w:rsidRPr="000D1248">
              <w:rPr>
                <w:rFonts w:eastAsia="Times New Roman"/>
                <w:b/>
                <w:spacing w:val="-57"/>
                <w:sz w:val="24"/>
                <w:szCs w:val="24"/>
              </w:rPr>
              <w:t xml:space="preserve"> </w:t>
            </w:r>
            <w:r w:rsidRPr="000D1248">
              <w:rPr>
                <w:rFonts w:eastAsia="Times New Roman"/>
                <w:b/>
                <w:sz w:val="24"/>
                <w:szCs w:val="24"/>
              </w:rPr>
              <w:t>học</w:t>
            </w:r>
          </w:p>
        </w:tc>
        <w:tc>
          <w:tcPr>
            <w:tcW w:w="687" w:type="pct"/>
            <w:vAlign w:val="center"/>
          </w:tcPr>
          <w:p w14:paraId="19026244" w14:textId="77777777" w:rsidR="00555C19" w:rsidRPr="000D1248" w:rsidRDefault="00555C19" w:rsidP="00555C19">
            <w:pPr>
              <w:widowControl w:val="0"/>
              <w:autoSpaceDE w:val="0"/>
              <w:autoSpaceDN w:val="0"/>
              <w:spacing w:after="0" w:line="240" w:lineRule="auto"/>
              <w:rPr>
                <w:rFonts w:eastAsia="Times New Roman"/>
                <w:b/>
                <w:sz w:val="24"/>
                <w:szCs w:val="24"/>
              </w:rPr>
            </w:pPr>
            <w:r w:rsidRPr="000D1248">
              <w:rPr>
                <w:rFonts w:eastAsia="Times New Roman"/>
                <w:b/>
                <w:sz w:val="24"/>
                <w:szCs w:val="24"/>
              </w:rPr>
              <w:t>Thời gian sử</w:t>
            </w:r>
            <w:r w:rsidRPr="000D1248">
              <w:rPr>
                <w:rFonts w:eastAsia="Times New Roman"/>
                <w:b/>
                <w:spacing w:val="1"/>
                <w:sz w:val="24"/>
                <w:szCs w:val="24"/>
              </w:rPr>
              <w:t xml:space="preserve"> </w:t>
            </w:r>
            <w:r w:rsidRPr="000D1248">
              <w:rPr>
                <w:rFonts w:eastAsia="Times New Roman"/>
                <w:b/>
                <w:sz w:val="24"/>
                <w:szCs w:val="24"/>
              </w:rPr>
              <w:t>dụng (học kỳ,</w:t>
            </w:r>
            <w:r w:rsidRPr="000D1248">
              <w:rPr>
                <w:rFonts w:eastAsia="Times New Roman"/>
                <w:b/>
                <w:spacing w:val="-57"/>
                <w:sz w:val="24"/>
                <w:szCs w:val="24"/>
              </w:rPr>
              <w:t xml:space="preserve"> </w:t>
            </w:r>
            <w:r w:rsidRPr="000D1248">
              <w:rPr>
                <w:rFonts w:eastAsia="Times New Roman"/>
                <w:b/>
                <w:sz w:val="24"/>
                <w:szCs w:val="24"/>
              </w:rPr>
              <w:t>năm học)</w:t>
            </w:r>
          </w:p>
        </w:tc>
        <w:tc>
          <w:tcPr>
            <w:tcW w:w="603" w:type="pct"/>
            <w:vAlign w:val="center"/>
          </w:tcPr>
          <w:p w14:paraId="0B808141" w14:textId="77777777" w:rsidR="00555C19" w:rsidRPr="000D1248" w:rsidRDefault="00555C19" w:rsidP="00555C19">
            <w:pPr>
              <w:widowControl w:val="0"/>
              <w:autoSpaceDE w:val="0"/>
              <w:autoSpaceDN w:val="0"/>
              <w:spacing w:after="0" w:line="240" w:lineRule="auto"/>
              <w:rPr>
                <w:rFonts w:eastAsia="Times New Roman"/>
                <w:b/>
                <w:sz w:val="24"/>
                <w:szCs w:val="24"/>
              </w:rPr>
            </w:pPr>
            <w:r w:rsidRPr="000D1248">
              <w:rPr>
                <w:rFonts w:eastAsia="Times New Roman"/>
                <w:b/>
                <w:sz w:val="24"/>
                <w:szCs w:val="24"/>
              </w:rPr>
              <w:t>Ghi chú</w:t>
            </w:r>
          </w:p>
        </w:tc>
      </w:tr>
      <w:tr w:rsidR="00555C19" w:rsidRPr="000D1248" w14:paraId="69DB439C" w14:textId="77777777" w:rsidTr="00555C19">
        <w:trPr>
          <w:trHeight w:val="657"/>
        </w:trPr>
        <w:tc>
          <w:tcPr>
            <w:tcW w:w="330" w:type="pct"/>
            <w:vAlign w:val="center"/>
          </w:tcPr>
          <w:p w14:paraId="6E788A81"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1</w:t>
            </w:r>
          </w:p>
        </w:tc>
        <w:tc>
          <w:tcPr>
            <w:tcW w:w="1879" w:type="pct"/>
            <w:vAlign w:val="center"/>
          </w:tcPr>
          <w:p w14:paraId="21667AD0" w14:textId="77777777" w:rsidR="00555C19" w:rsidRPr="000D1248" w:rsidRDefault="00555C19" w:rsidP="001A11CE">
            <w:pPr>
              <w:widowControl w:val="0"/>
              <w:autoSpaceDE w:val="0"/>
              <w:autoSpaceDN w:val="0"/>
              <w:spacing w:after="0" w:line="240" w:lineRule="auto"/>
              <w:ind w:right="127"/>
              <w:jc w:val="both"/>
              <w:rPr>
                <w:rFonts w:eastAsia="Times New Roman"/>
                <w:sz w:val="24"/>
                <w:szCs w:val="24"/>
              </w:rPr>
            </w:pPr>
            <w:r w:rsidRPr="000D1248">
              <w:rPr>
                <w:rFonts w:eastAsia="Times New Roman"/>
                <w:sz w:val="24"/>
                <w:szCs w:val="24"/>
              </w:rPr>
              <w:t>Hội</w:t>
            </w:r>
            <w:r w:rsidRPr="000D1248">
              <w:rPr>
                <w:rFonts w:eastAsia="Times New Roman"/>
                <w:spacing w:val="-3"/>
                <w:sz w:val="24"/>
                <w:szCs w:val="24"/>
              </w:rPr>
              <w:t xml:space="preserve"> </w:t>
            </w:r>
            <w:r w:rsidRPr="000D1248">
              <w:rPr>
                <w:rFonts w:eastAsia="Times New Roman"/>
                <w:sz w:val="24"/>
                <w:szCs w:val="24"/>
              </w:rPr>
              <w:t>trường,</w:t>
            </w:r>
            <w:r w:rsidRPr="000D1248">
              <w:rPr>
                <w:rFonts w:eastAsia="Times New Roman"/>
                <w:spacing w:val="-1"/>
                <w:sz w:val="24"/>
                <w:szCs w:val="24"/>
              </w:rPr>
              <w:t xml:space="preserve"> </w:t>
            </w:r>
            <w:r w:rsidRPr="000D1248">
              <w:rPr>
                <w:rFonts w:eastAsia="Times New Roman"/>
                <w:sz w:val="24"/>
                <w:szCs w:val="24"/>
              </w:rPr>
              <w:t>giảng</w:t>
            </w:r>
            <w:r w:rsidRPr="000D1248">
              <w:rPr>
                <w:rFonts w:eastAsia="Times New Roman"/>
                <w:spacing w:val="-1"/>
                <w:sz w:val="24"/>
                <w:szCs w:val="24"/>
              </w:rPr>
              <w:t xml:space="preserve"> </w:t>
            </w:r>
            <w:r w:rsidRPr="000D1248">
              <w:rPr>
                <w:rFonts w:eastAsia="Times New Roman"/>
                <w:sz w:val="24"/>
                <w:szCs w:val="24"/>
              </w:rPr>
              <w:t>đường,</w:t>
            </w:r>
            <w:r w:rsidRPr="000D1248">
              <w:rPr>
                <w:rFonts w:eastAsia="Times New Roman"/>
                <w:spacing w:val="-2"/>
                <w:sz w:val="24"/>
                <w:szCs w:val="24"/>
              </w:rPr>
              <w:t xml:space="preserve"> </w:t>
            </w:r>
            <w:r w:rsidRPr="000D1248">
              <w:rPr>
                <w:rFonts w:eastAsia="Times New Roman"/>
                <w:sz w:val="24"/>
                <w:szCs w:val="24"/>
              </w:rPr>
              <w:t>phòng</w:t>
            </w:r>
            <w:r w:rsidRPr="000D1248">
              <w:rPr>
                <w:rFonts w:eastAsia="Times New Roman"/>
                <w:spacing w:val="-1"/>
                <w:sz w:val="24"/>
                <w:szCs w:val="24"/>
              </w:rPr>
              <w:t xml:space="preserve"> </w:t>
            </w:r>
            <w:r w:rsidRPr="000D1248">
              <w:rPr>
                <w:rFonts w:eastAsia="Times New Roman"/>
                <w:sz w:val="24"/>
                <w:szCs w:val="24"/>
              </w:rPr>
              <w:t>học</w:t>
            </w:r>
            <w:r w:rsidRPr="000D1248">
              <w:rPr>
                <w:rFonts w:eastAsia="Times New Roman"/>
                <w:spacing w:val="-2"/>
                <w:sz w:val="24"/>
                <w:szCs w:val="24"/>
              </w:rPr>
              <w:t xml:space="preserve"> </w:t>
            </w:r>
            <w:r w:rsidRPr="000D1248">
              <w:rPr>
                <w:rFonts w:eastAsia="Times New Roman"/>
                <w:sz w:val="24"/>
                <w:szCs w:val="24"/>
              </w:rPr>
              <w:t>các</w:t>
            </w:r>
            <w:r w:rsidRPr="000D1248">
              <w:rPr>
                <w:rFonts w:eastAsia="Times New Roman"/>
                <w:spacing w:val="-3"/>
                <w:sz w:val="24"/>
                <w:szCs w:val="24"/>
              </w:rPr>
              <w:t xml:space="preserve"> </w:t>
            </w:r>
            <w:r w:rsidRPr="000D1248">
              <w:rPr>
                <w:rFonts w:eastAsia="Times New Roman"/>
                <w:sz w:val="24"/>
                <w:szCs w:val="24"/>
              </w:rPr>
              <w:t>loại,</w:t>
            </w:r>
            <w:r w:rsidRPr="000D1248">
              <w:rPr>
                <w:rFonts w:eastAsia="Times New Roman"/>
                <w:spacing w:val="-1"/>
                <w:sz w:val="24"/>
                <w:szCs w:val="24"/>
              </w:rPr>
              <w:t xml:space="preserve"> </w:t>
            </w:r>
            <w:r w:rsidRPr="000D1248">
              <w:rPr>
                <w:rFonts w:eastAsia="Times New Roman"/>
                <w:sz w:val="24"/>
                <w:szCs w:val="24"/>
              </w:rPr>
              <w:t>phòng</w:t>
            </w:r>
            <w:r w:rsidRPr="000D1248">
              <w:rPr>
                <w:rFonts w:eastAsia="Times New Roman"/>
                <w:spacing w:val="-1"/>
                <w:sz w:val="24"/>
                <w:szCs w:val="24"/>
              </w:rPr>
              <w:t xml:space="preserve"> </w:t>
            </w:r>
            <w:r w:rsidRPr="000D1248">
              <w:rPr>
                <w:rFonts w:eastAsia="Times New Roman"/>
                <w:sz w:val="24"/>
                <w:szCs w:val="24"/>
              </w:rPr>
              <w:t>đa</w:t>
            </w:r>
            <w:r w:rsidRPr="000D1248">
              <w:rPr>
                <w:rFonts w:eastAsia="Times New Roman"/>
                <w:spacing w:val="-3"/>
                <w:sz w:val="24"/>
                <w:szCs w:val="24"/>
              </w:rPr>
              <w:t xml:space="preserve"> </w:t>
            </w:r>
            <w:r w:rsidRPr="000D1248">
              <w:rPr>
                <w:rFonts w:eastAsia="Times New Roman"/>
                <w:sz w:val="24"/>
                <w:szCs w:val="24"/>
              </w:rPr>
              <w:t>năng,</w:t>
            </w:r>
            <w:r w:rsidRPr="000D1248">
              <w:rPr>
                <w:rFonts w:eastAsia="Times New Roman"/>
                <w:spacing w:val="-1"/>
                <w:sz w:val="24"/>
                <w:szCs w:val="24"/>
              </w:rPr>
              <w:t xml:space="preserve"> </w:t>
            </w:r>
            <w:r w:rsidRPr="000D1248">
              <w:rPr>
                <w:rFonts w:eastAsia="Times New Roman"/>
                <w:sz w:val="24"/>
                <w:szCs w:val="24"/>
              </w:rPr>
              <w:t>phòng</w:t>
            </w:r>
            <w:r w:rsidRPr="000D1248">
              <w:rPr>
                <w:rFonts w:eastAsia="Times New Roman"/>
                <w:spacing w:val="-57"/>
                <w:sz w:val="24"/>
                <w:szCs w:val="24"/>
              </w:rPr>
              <w:t xml:space="preserve"> </w:t>
            </w:r>
            <w:r w:rsidRPr="000D1248">
              <w:rPr>
                <w:rFonts w:eastAsia="Times New Roman"/>
                <w:sz w:val="24"/>
                <w:szCs w:val="24"/>
              </w:rPr>
              <w:t>làm</w:t>
            </w:r>
            <w:r w:rsidRPr="000D1248">
              <w:rPr>
                <w:rFonts w:eastAsia="Times New Roman"/>
                <w:spacing w:val="-1"/>
                <w:sz w:val="24"/>
                <w:szCs w:val="24"/>
              </w:rPr>
              <w:t xml:space="preserve"> </w:t>
            </w:r>
            <w:r w:rsidRPr="000D1248">
              <w:rPr>
                <w:rFonts w:eastAsia="Times New Roman"/>
                <w:sz w:val="24"/>
                <w:szCs w:val="24"/>
              </w:rPr>
              <w:t>việc</w:t>
            </w:r>
            <w:r w:rsidRPr="000D1248">
              <w:rPr>
                <w:rFonts w:eastAsia="Times New Roman"/>
                <w:spacing w:val="-2"/>
                <w:sz w:val="24"/>
                <w:szCs w:val="24"/>
              </w:rPr>
              <w:t xml:space="preserve"> </w:t>
            </w:r>
            <w:r w:rsidRPr="000D1248">
              <w:rPr>
                <w:rFonts w:eastAsia="Times New Roman"/>
                <w:sz w:val="24"/>
                <w:szCs w:val="24"/>
              </w:rPr>
              <w:t>của</w:t>
            </w:r>
            <w:r w:rsidRPr="000D1248">
              <w:rPr>
                <w:rFonts w:eastAsia="Times New Roman"/>
                <w:spacing w:val="-1"/>
                <w:sz w:val="24"/>
                <w:szCs w:val="24"/>
              </w:rPr>
              <w:t xml:space="preserve"> </w:t>
            </w:r>
            <w:r w:rsidRPr="000D1248">
              <w:rPr>
                <w:rFonts w:eastAsia="Times New Roman"/>
                <w:sz w:val="24"/>
                <w:szCs w:val="24"/>
              </w:rPr>
              <w:t>giáo sư, phó</w:t>
            </w:r>
            <w:r w:rsidRPr="000D1248">
              <w:rPr>
                <w:rFonts w:eastAsia="Times New Roman"/>
                <w:spacing w:val="1"/>
                <w:sz w:val="24"/>
                <w:szCs w:val="24"/>
              </w:rPr>
              <w:t xml:space="preserve"> </w:t>
            </w:r>
            <w:r w:rsidRPr="000D1248">
              <w:rPr>
                <w:rFonts w:eastAsia="Times New Roman"/>
                <w:sz w:val="24"/>
                <w:szCs w:val="24"/>
              </w:rPr>
              <w:t>giáo sư,</w:t>
            </w:r>
            <w:r w:rsidRPr="000D1248">
              <w:rPr>
                <w:rFonts w:eastAsia="Times New Roman"/>
                <w:spacing w:val="1"/>
                <w:sz w:val="24"/>
                <w:szCs w:val="24"/>
              </w:rPr>
              <w:t xml:space="preserve"> </w:t>
            </w:r>
            <w:r w:rsidRPr="000D1248">
              <w:rPr>
                <w:rFonts w:eastAsia="Times New Roman"/>
                <w:sz w:val="24"/>
                <w:szCs w:val="24"/>
              </w:rPr>
              <w:t>giảng viên cơ hữu</w:t>
            </w:r>
          </w:p>
        </w:tc>
        <w:tc>
          <w:tcPr>
            <w:tcW w:w="405" w:type="pct"/>
            <w:vAlign w:val="center"/>
          </w:tcPr>
          <w:p w14:paraId="73825274"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369" w:type="pct"/>
            <w:vAlign w:val="center"/>
          </w:tcPr>
          <w:p w14:paraId="69A224A0" w14:textId="77777777" w:rsidR="00555C19" w:rsidRPr="000D1248" w:rsidRDefault="00555C19" w:rsidP="00555C19">
            <w:pPr>
              <w:widowControl w:val="0"/>
              <w:autoSpaceDE w:val="0"/>
              <w:autoSpaceDN w:val="0"/>
              <w:spacing w:after="0" w:line="240" w:lineRule="auto"/>
              <w:rPr>
                <w:rFonts w:eastAsia="Times New Roman"/>
                <w:sz w:val="24"/>
                <w:szCs w:val="24"/>
                <w:lang w:val="vi-VN"/>
              </w:rPr>
            </w:pPr>
          </w:p>
        </w:tc>
        <w:tc>
          <w:tcPr>
            <w:tcW w:w="726" w:type="pct"/>
            <w:vAlign w:val="center"/>
          </w:tcPr>
          <w:p w14:paraId="0C63EAF7" w14:textId="77777777" w:rsidR="00555C19" w:rsidRPr="000D1248" w:rsidRDefault="00555C19" w:rsidP="00555C19">
            <w:pPr>
              <w:widowControl w:val="0"/>
              <w:autoSpaceDE w:val="0"/>
              <w:autoSpaceDN w:val="0"/>
              <w:spacing w:after="0" w:line="240" w:lineRule="auto"/>
              <w:jc w:val="both"/>
              <w:rPr>
                <w:rFonts w:eastAsia="Times New Roman"/>
                <w:sz w:val="24"/>
                <w:szCs w:val="24"/>
              </w:rPr>
            </w:pPr>
          </w:p>
        </w:tc>
        <w:tc>
          <w:tcPr>
            <w:tcW w:w="687" w:type="pct"/>
            <w:vAlign w:val="center"/>
          </w:tcPr>
          <w:p w14:paraId="7039BB3A"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603" w:type="pct"/>
            <w:vAlign w:val="center"/>
          </w:tcPr>
          <w:p w14:paraId="71D0946E" w14:textId="77777777" w:rsidR="00555C19" w:rsidRPr="000D1248" w:rsidRDefault="00555C19" w:rsidP="00555C19">
            <w:pPr>
              <w:widowControl w:val="0"/>
              <w:autoSpaceDE w:val="0"/>
              <w:autoSpaceDN w:val="0"/>
              <w:spacing w:after="0" w:line="240" w:lineRule="auto"/>
              <w:rPr>
                <w:rFonts w:eastAsia="Times New Roman"/>
                <w:sz w:val="24"/>
                <w:szCs w:val="24"/>
              </w:rPr>
            </w:pPr>
          </w:p>
        </w:tc>
      </w:tr>
      <w:tr w:rsidR="00555C19" w:rsidRPr="000D1248" w14:paraId="1125C2A7" w14:textId="77777777" w:rsidTr="00555C19">
        <w:trPr>
          <w:trHeight w:val="330"/>
        </w:trPr>
        <w:tc>
          <w:tcPr>
            <w:tcW w:w="330" w:type="pct"/>
            <w:vAlign w:val="center"/>
          </w:tcPr>
          <w:p w14:paraId="1BBD970F"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1.1</w:t>
            </w:r>
          </w:p>
        </w:tc>
        <w:tc>
          <w:tcPr>
            <w:tcW w:w="1879" w:type="pct"/>
            <w:vAlign w:val="center"/>
          </w:tcPr>
          <w:p w14:paraId="5358D6B1" w14:textId="77777777" w:rsidR="00555C19" w:rsidRPr="000D1248" w:rsidRDefault="00555C19" w:rsidP="001A11CE">
            <w:pPr>
              <w:widowControl w:val="0"/>
              <w:autoSpaceDE w:val="0"/>
              <w:autoSpaceDN w:val="0"/>
              <w:spacing w:after="0" w:line="240" w:lineRule="auto"/>
              <w:ind w:right="127"/>
              <w:jc w:val="both"/>
              <w:rPr>
                <w:rFonts w:eastAsia="Times New Roman"/>
                <w:sz w:val="24"/>
                <w:szCs w:val="24"/>
              </w:rPr>
            </w:pPr>
            <w:r w:rsidRPr="000D1248">
              <w:rPr>
                <w:rFonts w:eastAsia="Times New Roman"/>
                <w:sz w:val="24"/>
                <w:szCs w:val="24"/>
              </w:rPr>
              <w:t>Hội</w:t>
            </w:r>
            <w:r w:rsidRPr="000D1248">
              <w:rPr>
                <w:rFonts w:eastAsia="Times New Roman"/>
                <w:spacing w:val="-2"/>
                <w:sz w:val="24"/>
                <w:szCs w:val="24"/>
              </w:rPr>
              <w:t xml:space="preserve"> </w:t>
            </w:r>
            <w:r w:rsidRPr="000D1248">
              <w:rPr>
                <w:rFonts w:eastAsia="Times New Roman"/>
                <w:sz w:val="24"/>
                <w:szCs w:val="24"/>
              </w:rPr>
              <w:t>trường,</w:t>
            </w:r>
            <w:r w:rsidRPr="000D1248">
              <w:rPr>
                <w:rFonts w:eastAsia="Times New Roman"/>
                <w:spacing w:val="-1"/>
                <w:sz w:val="24"/>
                <w:szCs w:val="24"/>
              </w:rPr>
              <w:t xml:space="preserve"> </w:t>
            </w:r>
            <w:r w:rsidRPr="000D1248">
              <w:rPr>
                <w:rFonts w:eastAsia="Times New Roman"/>
                <w:sz w:val="24"/>
                <w:szCs w:val="24"/>
              </w:rPr>
              <w:t>phòng học</w:t>
            </w:r>
            <w:r w:rsidRPr="000D1248">
              <w:rPr>
                <w:rFonts w:eastAsia="Times New Roman"/>
                <w:spacing w:val="-2"/>
                <w:sz w:val="24"/>
                <w:szCs w:val="24"/>
              </w:rPr>
              <w:t xml:space="preserve"> </w:t>
            </w:r>
            <w:r w:rsidRPr="000D1248">
              <w:rPr>
                <w:rFonts w:eastAsia="Times New Roman"/>
                <w:sz w:val="24"/>
                <w:szCs w:val="24"/>
              </w:rPr>
              <w:t>lớn trên</w:t>
            </w:r>
            <w:r w:rsidRPr="000D1248">
              <w:rPr>
                <w:rFonts w:eastAsia="Times New Roman"/>
                <w:spacing w:val="-1"/>
                <w:sz w:val="24"/>
                <w:szCs w:val="24"/>
              </w:rPr>
              <w:t xml:space="preserve"> </w:t>
            </w:r>
            <w:r w:rsidRPr="000D1248">
              <w:rPr>
                <w:rFonts w:eastAsia="Times New Roman"/>
                <w:sz w:val="24"/>
                <w:szCs w:val="24"/>
              </w:rPr>
              <w:t>200 chỗ</w:t>
            </w:r>
          </w:p>
        </w:tc>
        <w:tc>
          <w:tcPr>
            <w:tcW w:w="405" w:type="pct"/>
            <w:vAlign w:val="center"/>
          </w:tcPr>
          <w:p w14:paraId="12311FA4"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369" w:type="pct"/>
            <w:vAlign w:val="center"/>
          </w:tcPr>
          <w:p w14:paraId="01979A2B"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726" w:type="pct"/>
            <w:vAlign w:val="center"/>
          </w:tcPr>
          <w:p w14:paraId="300210F4" w14:textId="77777777" w:rsidR="00555C19" w:rsidRPr="000D1248" w:rsidRDefault="00555C19" w:rsidP="00555C19">
            <w:pPr>
              <w:widowControl w:val="0"/>
              <w:autoSpaceDE w:val="0"/>
              <w:autoSpaceDN w:val="0"/>
              <w:spacing w:after="0" w:line="240" w:lineRule="auto"/>
              <w:jc w:val="both"/>
              <w:rPr>
                <w:rFonts w:eastAsia="Times New Roman"/>
                <w:sz w:val="24"/>
                <w:szCs w:val="24"/>
              </w:rPr>
            </w:pPr>
          </w:p>
        </w:tc>
        <w:tc>
          <w:tcPr>
            <w:tcW w:w="687" w:type="pct"/>
            <w:vAlign w:val="center"/>
          </w:tcPr>
          <w:p w14:paraId="5A51365C"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603" w:type="pct"/>
            <w:vAlign w:val="center"/>
          </w:tcPr>
          <w:p w14:paraId="789F44F7" w14:textId="77777777" w:rsidR="00555C19" w:rsidRPr="000D1248" w:rsidRDefault="00555C19" w:rsidP="00555C19">
            <w:pPr>
              <w:widowControl w:val="0"/>
              <w:autoSpaceDE w:val="0"/>
              <w:autoSpaceDN w:val="0"/>
              <w:spacing w:after="0" w:line="240" w:lineRule="auto"/>
              <w:rPr>
                <w:rFonts w:eastAsia="Times New Roman"/>
                <w:sz w:val="24"/>
                <w:szCs w:val="24"/>
              </w:rPr>
            </w:pPr>
          </w:p>
        </w:tc>
      </w:tr>
      <w:tr w:rsidR="00555C19" w:rsidRPr="000D1248" w14:paraId="2FDC567C" w14:textId="77777777" w:rsidTr="00555C19">
        <w:trPr>
          <w:trHeight w:val="330"/>
        </w:trPr>
        <w:tc>
          <w:tcPr>
            <w:tcW w:w="330" w:type="pct"/>
            <w:vAlign w:val="center"/>
          </w:tcPr>
          <w:p w14:paraId="70A92B26"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1.2</w:t>
            </w:r>
          </w:p>
        </w:tc>
        <w:tc>
          <w:tcPr>
            <w:tcW w:w="1879" w:type="pct"/>
            <w:vAlign w:val="center"/>
          </w:tcPr>
          <w:p w14:paraId="24E950A2" w14:textId="77777777" w:rsidR="00555C19" w:rsidRPr="000D1248" w:rsidRDefault="00555C19" w:rsidP="001A11CE">
            <w:pPr>
              <w:widowControl w:val="0"/>
              <w:autoSpaceDE w:val="0"/>
              <w:autoSpaceDN w:val="0"/>
              <w:spacing w:after="0" w:line="240" w:lineRule="auto"/>
              <w:ind w:right="127"/>
              <w:jc w:val="both"/>
              <w:rPr>
                <w:rFonts w:eastAsia="Times New Roman"/>
                <w:sz w:val="24"/>
                <w:szCs w:val="24"/>
              </w:rPr>
            </w:pPr>
            <w:r w:rsidRPr="000D1248">
              <w:rPr>
                <w:rFonts w:eastAsia="Times New Roman"/>
                <w:sz w:val="24"/>
                <w:szCs w:val="24"/>
              </w:rPr>
              <w:t>Phòng học</w:t>
            </w:r>
            <w:r w:rsidRPr="000D1248">
              <w:rPr>
                <w:rFonts w:eastAsia="Times New Roman"/>
                <w:spacing w:val="-1"/>
                <w:sz w:val="24"/>
                <w:szCs w:val="24"/>
              </w:rPr>
              <w:t xml:space="preserve"> </w:t>
            </w:r>
            <w:r w:rsidRPr="000D1248">
              <w:rPr>
                <w:rFonts w:eastAsia="Times New Roman"/>
                <w:sz w:val="24"/>
                <w:szCs w:val="24"/>
              </w:rPr>
              <w:t>từ 100 -</w:t>
            </w:r>
            <w:r w:rsidRPr="000D1248">
              <w:rPr>
                <w:rFonts w:eastAsia="Times New Roman"/>
                <w:spacing w:val="-1"/>
                <w:sz w:val="24"/>
                <w:szCs w:val="24"/>
              </w:rPr>
              <w:t xml:space="preserve"> </w:t>
            </w:r>
            <w:r w:rsidRPr="000D1248">
              <w:rPr>
                <w:rFonts w:eastAsia="Times New Roman"/>
                <w:sz w:val="24"/>
                <w:szCs w:val="24"/>
              </w:rPr>
              <w:t>200 chỗ</w:t>
            </w:r>
          </w:p>
        </w:tc>
        <w:tc>
          <w:tcPr>
            <w:tcW w:w="405" w:type="pct"/>
            <w:vAlign w:val="center"/>
          </w:tcPr>
          <w:p w14:paraId="25C72C32"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369" w:type="pct"/>
            <w:vAlign w:val="center"/>
          </w:tcPr>
          <w:p w14:paraId="64F74FBB"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726" w:type="pct"/>
            <w:vAlign w:val="center"/>
          </w:tcPr>
          <w:p w14:paraId="7EBAA367" w14:textId="77777777" w:rsidR="00555C19" w:rsidRPr="000D1248" w:rsidRDefault="00555C19" w:rsidP="00555C19">
            <w:pPr>
              <w:widowControl w:val="0"/>
              <w:autoSpaceDE w:val="0"/>
              <w:autoSpaceDN w:val="0"/>
              <w:spacing w:after="0" w:line="240" w:lineRule="auto"/>
              <w:jc w:val="both"/>
              <w:rPr>
                <w:rFonts w:eastAsia="Times New Roman"/>
                <w:sz w:val="24"/>
                <w:szCs w:val="24"/>
              </w:rPr>
            </w:pPr>
          </w:p>
        </w:tc>
        <w:tc>
          <w:tcPr>
            <w:tcW w:w="687" w:type="pct"/>
            <w:vAlign w:val="center"/>
          </w:tcPr>
          <w:p w14:paraId="591BAAE4"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603" w:type="pct"/>
            <w:vAlign w:val="center"/>
          </w:tcPr>
          <w:p w14:paraId="1577CC11" w14:textId="77777777" w:rsidR="00555C19" w:rsidRPr="000D1248" w:rsidRDefault="00555C19" w:rsidP="00555C19">
            <w:pPr>
              <w:widowControl w:val="0"/>
              <w:autoSpaceDE w:val="0"/>
              <w:autoSpaceDN w:val="0"/>
              <w:spacing w:after="0" w:line="240" w:lineRule="auto"/>
              <w:rPr>
                <w:rFonts w:eastAsia="Times New Roman"/>
                <w:sz w:val="24"/>
                <w:szCs w:val="24"/>
              </w:rPr>
            </w:pPr>
          </w:p>
        </w:tc>
      </w:tr>
      <w:tr w:rsidR="00555C19" w:rsidRPr="000D1248" w14:paraId="7D6CD8B2" w14:textId="77777777" w:rsidTr="00555C19">
        <w:trPr>
          <w:trHeight w:val="340"/>
        </w:trPr>
        <w:tc>
          <w:tcPr>
            <w:tcW w:w="330" w:type="pct"/>
            <w:vAlign w:val="center"/>
          </w:tcPr>
          <w:p w14:paraId="32EE9044"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1.3</w:t>
            </w:r>
          </w:p>
        </w:tc>
        <w:tc>
          <w:tcPr>
            <w:tcW w:w="1879" w:type="pct"/>
            <w:vAlign w:val="center"/>
          </w:tcPr>
          <w:p w14:paraId="0521438B" w14:textId="77777777" w:rsidR="00555C19" w:rsidRPr="000D1248" w:rsidRDefault="00555C19" w:rsidP="001A11CE">
            <w:pPr>
              <w:widowControl w:val="0"/>
              <w:autoSpaceDE w:val="0"/>
              <w:autoSpaceDN w:val="0"/>
              <w:spacing w:after="0" w:line="240" w:lineRule="auto"/>
              <w:ind w:right="127"/>
              <w:jc w:val="both"/>
              <w:rPr>
                <w:rFonts w:eastAsia="Times New Roman"/>
                <w:sz w:val="24"/>
                <w:szCs w:val="24"/>
              </w:rPr>
            </w:pPr>
            <w:r w:rsidRPr="000D1248">
              <w:rPr>
                <w:rFonts w:eastAsia="Times New Roman"/>
                <w:sz w:val="24"/>
                <w:szCs w:val="24"/>
              </w:rPr>
              <w:t>Phòng học</w:t>
            </w:r>
            <w:r w:rsidRPr="000D1248">
              <w:rPr>
                <w:rFonts w:eastAsia="Times New Roman"/>
                <w:spacing w:val="-1"/>
                <w:sz w:val="24"/>
                <w:szCs w:val="24"/>
              </w:rPr>
              <w:t xml:space="preserve"> </w:t>
            </w:r>
            <w:r w:rsidRPr="000D1248">
              <w:rPr>
                <w:rFonts w:eastAsia="Times New Roman"/>
                <w:sz w:val="24"/>
                <w:szCs w:val="24"/>
              </w:rPr>
              <w:t>từ 50 -</w:t>
            </w:r>
            <w:r w:rsidRPr="000D1248">
              <w:rPr>
                <w:rFonts w:eastAsia="Times New Roman"/>
                <w:spacing w:val="-1"/>
                <w:sz w:val="24"/>
                <w:szCs w:val="24"/>
              </w:rPr>
              <w:t xml:space="preserve"> </w:t>
            </w:r>
            <w:r w:rsidRPr="000D1248">
              <w:rPr>
                <w:rFonts w:eastAsia="Times New Roman"/>
                <w:sz w:val="24"/>
                <w:szCs w:val="24"/>
              </w:rPr>
              <w:t>100 chỗ</w:t>
            </w:r>
          </w:p>
        </w:tc>
        <w:tc>
          <w:tcPr>
            <w:tcW w:w="405" w:type="pct"/>
            <w:vAlign w:val="center"/>
          </w:tcPr>
          <w:p w14:paraId="6828DFDE"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369" w:type="pct"/>
            <w:vAlign w:val="center"/>
          </w:tcPr>
          <w:p w14:paraId="03214695"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726" w:type="pct"/>
            <w:vAlign w:val="center"/>
          </w:tcPr>
          <w:p w14:paraId="2E9D6A11" w14:textId="77777777" w:rsidR="00555C19" w:rsidRPr="000D1248" w:rsidRDefault="00555C19" w:rsidP="00555C19">
            <w:pPr>
              <w:widowControl w:val="0"/>
              <w:autoSpaceDE w:val="0"/>
              <w:autoSpaceDN w:val="0"/>
              <w:spacing w:after="0" w:line="240" w:lineRule="auto"/>
              <w:jc w:val="both"/>
              <w:rPr>
                <w:rFonts w:eastAsia="Times New Roman"/>
                <w:sz w:val="24"/>
                <w:szCs w:val="24"/>
              </w:rPr>
            </w:pPr>
          </w:p>
        </w:tc>
        <w:tc>
          <w:tcPr>
            <w:tcW w:w="687" w:type="pct"/>
            <w:vAlign w:val="center"/>
          </w:tcPr>
          <w:p w14:paraId="67FAE0E6"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603" w:type="pct"/>
            <w:vAlign w:val="center"/>
          </w:tcPr>
          <w:p w14:paraId="1E92B66B" w14:textId="77777777" w:rsidR="00555C19" w:rsidRPr="000D1248" w:rsidRDefault="00555C19" w:rsidP="00555C19">
            <w:pPr>
              <w:widowControl w:val="0"/>
              <w:autoSpaceDE w:val="0"/>
              <w:autoSpaceDN w:val="0"/>
              <w:spacing w:after="0" w:line="240" w:lineRule="auto"/>
              <w:rPr>
                <w:rFonts w:eastAsia="Times New Roman"/>
                <w:sz w:val="24"/>
                <w:szCs w:val="24"/>
              </w:rPr>
            </w:pPr>
          </w:p>
        </w:tc>
      </w:tr>
      <w:tr w:rsidR="00555C19" w:rsidRPr="000D1248" w14:paraId="3FB06ED8" w14:textId="77777777" w:rsidTr="00555C19">
        <w:trPr>
          <w:trHeight w:val="340"/>
        </w:trPr>
        <w:tc>
          <w:tcPr>
            <w:tcW w:w="330" w:type="pct"/>
            <w:vAlign w:val="center"/>
          </w:tcPr>
          <w:p w14:paraId="53C21CD9"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1.4</w:t>
            </w:r>
          </w:p>
        </w:tc>
        <w:tc>
          <w:tcPr>
            <w:tcW w:w="1879" w:type="pct"/>
            <w:vAlign w:val="center"/>
          </w:tcPr>
          <w:p w14:paraId="58D99828" w14:textId="77777777" w:rsidR="00555C19" w:rsidRPr="000D1248" w:rsidRDefault="00555C19" w:rsidP="001A11CE">
            <w:pPr>
              <w:widowControl w:val="0"/>
              <w:autoSpaceDE w:val="0"/>
              <w:autoSpaceDN w:val="0"/>
              <w:spacing w:after="0" w:line="240" w:lineRule="auto"/>
              <w:ind w:right="127"/>
              <w:jc w:val="both"/>
              <w:rPr>
                <w:rFonts w:eastAsia="Times New Roman"/>
                <w:sz w:val="24"/>
                <w:szCs w:val="24"/>
              </w:rPr>
            </w:pPr>
            <w:r w:rsidRPr="000D1248">
              <w:rPr>
                <w:rFonts w:eastAsia="Times New Roman"/>
                <w:sz w:val="24"/>
                <w:szCs w:val="24"/>
              </w:rPr>
              <w:t>Số</w:t>
            </w:r>
            <w:r w:rsidRPr="000D1248">
              <w:rPr>
                <w:rFonts w:eastAsia="Times New Roman"/>
                <w:spacing w:val="-1"/>
                <w:sz w:val="24"/>
                <w:szCs w:val="24"/>
              </w:rPr>
              <w:t xml:space="preserve"> </w:t>
            </w:r>
            <w:r w:rsidRPr="000D1248">
              <w:rPr>
                <w:rFonts w:eastAsia="Times New Roman"/>
                <w:sz w:val="24"/>
                <w:szCs w:val="24"/>
              </w:rPr>
              <w:t>phòng học</w:t>
            </w:r>
            <w:r w:rsidRPr="000D1248">
              <w:rPr>
                <w:rFonts w:eastAsia="Times New Roman"/>
                <w:spacing w:val="-1"/>
                <w:sz w:val="24"/>
                <w:szCs w:val="24"/>
              </w:rPr>
              <w:t xml:space="preserve"> </w:t>
            </w:r>
            <w:r w:rsidRPr="000D1248">
              <w:rPr>
                <w:rFonts w:eastAsia="Times New Roman"/>
                <w:sz w:val="24"/>
                <w:szCs w:val="24"/>
              </w:rPr>
              <w:t>dưới 50 chỗ</w:t>
            </w:r>
          </w:p>
        </w:tc>
        <w:tc>
          <w:tcPr>
            <w:tcW w:w="405" w:type="pct"/>
            <w:vAlign w:val="center"/>
          </w:tcPr>
          <w:p w14:paraId="2EAF22E1"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369" w:type="pct"/>
            <w:vAlign w:val="center"/>
          </w:tcPr>
          <w:p w14:paraId="0FD9DE3E"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726" w:type="pct"/>
            <w:vAlign w:val="center"/>
          </w:tcPr>
          <w:p w14:paraId="342FB575" w14:textId="77777777" w:rsidR="00555C19" w:rsidRPr="000D1248" w:rsidRDefault="00555C19" w:rsidP="00555C19">
            <w:pPr>
              <w:widowControl w:val="0"/>
              <w:autoSpaceDE w:val="0"/>
              <w:autoSpaceDN w:val="0"/>
              <w:spacing w:after="0" w:line="240" w:lineRule="auto"/>
              <w:jc w:val="both"/>
              <w:rPr>
                <w:rFonts w:eastAsia="Times New Roman"/>
                <w:sz w:val="24"/>
                <w:szCs w:val="24"/>
              </w:rPr>
            </w:pPr>
          </w:p>
        </w:tc>
        <w:tc>
          <w:tcPr>
            <w:tcW w:w="687" w:type="pct"/>
            <w:vAlign w:val="center"/>
          </w:tcPr>
          <w:p w14:paraId="2551278A"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603" w:type="pct"/>
            <w:vAlign w:val="center"/>
          </w:tcPr>
          <w:p w14:paraId="3566B166" w14:textId="77777777" w:rsidR="00555C19" w:rsidRPr="000D1248" w:rsidRDefault="00555C19" w:rsidP="00555C19">
            <w:pPr>
              <w:widowControl w:val="0"/>
              <w:autoSpaceDE w:val="0"/>
              <w:autoSpaceDN w:val="0"/>
              <w:spacing w:after="0" w:line="240" w:lineRule="auto"/>
              <w:rPr>
                <w:rFonts w:eastAsia="Times New Roman"/>
                <w:sz w:val="24"/>
                <w:szCs w:val="24"/>
              </w:rPr>
            </w:pPr>
          </w:p>
        </w:tc>
      </w:tr>
      <w:tr w:rsidR="00555C19" w:rsidRPr="000D1248" w14:paraId="6F590D2E" w14:textId="77777777" w:rsidTr="00555C19">
        <w:trPr>
          <w:trHeight w:val="340"/>
        </w:trPr>
        <w:tc>
          <w:tcPr>
            <w:tcW w:w="330" w:type="pct"/>
            <w:vAlign w:val="center"/>
          </w:tcPr>
          <w:p w14:paraId="6E9937AC"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1.5</w:t>
            </w:r>
          </w:p>
        </w:tc>
        <w:tc>
          <w:tcPr>
            <w:tcW w:w="1879" w:type="pct"/>
            <w:vAlign w:val="center"/>
          </w:tcPr>
          <w:p w14:paraId="06F9AE36" w14:textId="77777777" w:rsidR="00555C19" w:rsidRPr="000D1248" w:rsidRDefault="00555C19" w:rsidP="001A11CE">
            <w:pPr>
              <w:widowControl w:val="0"/>
              <w:autoSpaceDE w:val="0"/>
              <w:autoSpaceDN w:val="0"/>
              <w:spacing w:after="0" w:line="240" w:lineRule="auto"/>
              <w:ind w:right="127"/>
              <w:jc w:val="both"/>
              <w:rPr>
                <w:rFonts w:eastAsia="Times New Roman"/>
                <w:sz w:val="24"/>
                <w:szCs w:val="24"/>
              </w:rPr>
            </w:pPr>
            <w:r w:rsidRPr="000D1248">
              <w:rPr>
                <w:rFonts w:eastAsia="Times New Roman"/>
                <w:sz w:val="24"/>
                <w:szCs w:val="24"/>
              </w:rPr>
              <w:t>Số</w:t>
            </w:r>
            <w:r w:rsidRPr="000D1248">
              <w:rPr>
                <w:rFonts w:eastAsia="Times New Roman"/>
                <w:spacing w:val="-1"/>
                <w:sz w:val="24"/>
                <w:szCs w:val="24"/>
              </w:rPr>
              <w:t xml:space="preserve"> </w:t>
            </w:r>
            <w:r w:rsidRPr="000D1248">
              <w:rPr>
                <w:rFonts w:eastAsia="Times New Roman"/>
                <w:sz w:val="24"/>
                <w:szCs w:val="24"/>
              </w:rPr>
              <w:t>phòng học</w:t>
            </w:r>
            <w:r w:rsidRPr="000D1248">
              <w:rPr>
                <w:rFonts w:eastAsia="Times New Roman"/>
                <w:spacing w:val="-1"/>
                <w:sz w:val="24"/>
                <w:szCs w:val="24"/>
              </w:rPr>
              <w:t xml:space="preserve"> </w:t>
            </w:r>
            <w:r w:rsidRPr="000D1248">
              <w:rPr>
                <w:rFonts w:eastAsia="Times New Roman"/>
                <w:sz w:val="24"/>
                <w:szCs w:val="24"/>
              </w:rPr>
              <w:t>đa</w:t>
            </w:r>
            <w:r w:rsidRPr="000D1248">
              <w:rPr>
                <w:rFonts w:eastAsia="Times New Roman"/>
                <w:spacing w:val="-1"/>
                <w:sz w:val="24"/>
                <w:szCs w:val="24"/>
              </w:rPr>
              <w:t xml:space="preserve"> </w:t>
            </w:r>
            <w:r w:rsidRPr="000D1248">
              <w:rPr>
                <w:rFonts w:eastAsia="Times New Roman"/>
                <w:sz w:val="24"/>
                <w:szCs w:val="24"/>
              </w:rPr>
              <w:t>phương</w:t>
            </w:r>
            <w:r w:rsidRPr="000D1248">
              <w:rPr>
                <w:rFonts w:eastAsia="Times New Roman"/>
                <w:spacing w:val="1"/>
                <w:sz w:val="24"/>
                <w:szCs w:val="24"/>
              </w:rPr>
              <w:t xml:space="preserve"> </w:t>
            </w:r>
            <w:r w:rsidRPr="000D1248">
              <w:rPr>
                <w:rFonts w:eastAsia="Times New Roman"/>
                <w:sz w:val="24"/>
                <w:szCs w:val="24"/>
              </w:rPr>
              <w:t>tiện</w:t>
            </w:r>
          </w:p>
        </w:tc>
        <w:tc>
          <w:tcPr>
            <w:tcW w:w="405" w:type="pct"/>
            <w:vAlign w:val="center"/>
          </w:tcPr>
          <w:p w14:paraId="339CF04F"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369" w:type="pct"/>
            <w:vAlign w:val="center"/>
          </w:tcPr>
          <w:p w14:paraId="26BBE45D"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726" w:type="pct"/>
            <w:vAlign w:val="center"/>
          </w:tcPr>
          <w:p w14:paraId="11347936" w14:textId="77777777" w:rsidR="00555C19" w:rsidRPr="000D1248" w:rsidRDefault="00555C19" w:rsidP="00555C19">
            <w:pPr>
              <w:widowControl w:val="0"/>
              <w:autoSpaceDE w:val="0"/>
              <w:autoSpaceDN w:val="0"/>
              <w:spacing w:after="0" w:line="240" w:lineRule="auto"/>
              <w:jc w:val="both"/>
              <w:rPr>
                <w:rFonts w:eastAsia="Times New Roman"/>
                <w:sz w:val="24"/>
                <w:szCs w:val="24"/>
              </w:rPr>
            </w:pPr>
          </w:p>
        </w:tc>
        <w:tc>
          <w:tcPr>
            <w:tcW w:w="687" w:type="pct"/>
            <w:vAlign w:val="center"/>
          </w:tcPr>
          <w:p w14:paraId="251AD3A7"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603" w:type="pct"/>
            <w:vAlign w:val="center"/>
          </w:tcPr>
          <w:p w14:paraId="113668A4" w14:textId="77777777" w:rsidR="00555C19" w:rsidRPr="000D1248" w:rsidRDefault="00555C19" w:rsidP="00555C19">
            <w:pPr>
              <w:widowControl w:val="0"/>
              <w:autoSpaceDE w:val="0"/>
              <w:autoSpaceDN w:val="0"/>
              <w:spacing w:after="0" w:line="240" w:lineRule="auto"/>
              <w:rPr>
                <w:rFonts w:eastAsia="Times New Roman"/>
                <w:sz w:val="24"/>
                <w:szCs w:val="24"/>
              </w:rPr>
            </w:pPr>
          </w:p>
        </w:tc>
      </w:tr>
      <w:tr w:rsidR="00555C19" w:rsidRPr="000D1248" w14:paraId="21A15B71" w14:textId="77777777" w:rsidTr="00555C19">
        <w:trPr>
          <w:trHeight w:val="340"/>
        </w:trPr>
        <w:tc>
          <w:tcPr>
            <w:tcW w:w="330" w:type="pct"/>
            <w:vAlign w:val="center"/>
          </w:tcPr>
          <w:p w14:paraId="465B80FE"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1.6</w:t>
            </w:r>
          </w:p>
        </w:tc>
        <w:tc>
          <w:tcPr>
            <w:tcW w:w="1879" w:type="pct"/>
            <w:vAlign w:val="center"/>
          </w:tcPr>
          <w:p w14:paraId="3F705DAD" w14:textId="77777777" w:rsidR="00555C19" w:rsidRPr="000D1248" w:rsidRDefault="00555C19" w:rsidP="001A11CE">
            <w:pPr>
              <w:widowControl w:val="0"/>
              <w:autoSpaceDE w:val="0"/>
              <w:autoSpaceDN w:val="0"/>
              <w:spacing w:after="0" w:line="240" w:lineRule="auto"/>
              <w:ind w:right="127"/>
              <w:jc w:val="both"/>
              <w:rPr>
                <w:rFonts w:eastAsia="Times New Roman"/>
                <w:sz w:val="24"/>
                <w:szCs w:val="24"/>
                <w:lang w:val="vi-VN"/>
              </w:rPr>
            </w:pPr>
            <w:r w:rsidRPr="000D1248">
              <w:rPr>
                <w:rFonts w:eastAsia="Times New Roman"/>
                <w:sz w:val="24"/>
                <w:szCs w:val="24"/>
              </w:rPr>
              <w:t>Phòng</w:t>
            </w:r>
            <w:r w:rsidRPr="000D1248">
              <w:rPr>
                <w:rFonts w:eastAsia="Times New Roman"/>
                <w:sz w:val="24"/>
                <w:szCs w:val="24"/>
                <w:lang w:val="vi-VN"/>
              </w:rPr>
              <w:t xml:space="preserve"> máy tính</w:t>
            </w:r>
          </w:p>
        </w:tc>
        <w:tc>
          <w:tcPr>
            <w:tcW w:w="405" w:type="pct"/>
            <w:vAlign w:val="center"/>
          </w:tcPr>
          <w:p w14:paraId="54C681AD"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369" w:type="pct"/>
            <w:vAlign w:val="center"/>
          </w:tcPr>
          <w:p w14:paraId="5E699CCB"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726" w:type="pct"/>
            <w:vAlign w:val="center"/>
          </w:tcPr>
          <w:p w14:paraId="14B0F483" w14:textId="77777777" w:rsidR="00555C19" w:rsidRPr="000D1248" w:rsidRDefault="00555C19" w:rsidP="00555C19">
            <w:pPr>
              <w:widowControl w:val="0"/>
              <w:autoSpaceDE w:val="0"/>
              <w:autoSpaceDN w:val="0"/>
              <w:spacing w:after="0" w:line="240" w:lineRule="auto"/>
              <w:jc w:val="both"/>
              <w:rPr>
                <w:rFonts w:eastAsia="Times New Roman"/>
                <w:sz w:val="24"/>
                <w:szCs w:val="24"/>
              </w:rPr>
            </w:pPr>
          </w:p>
        </w:tc>
        <w:tc>
          <w:tcPr>
            <w:tcW w:w="687" w:type="pct"/>
            <w:vAlign w:val="center"/>
          </w:tcPr>
          <w:p w14:paraId="63A0F41E"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603" w:type="pct"/>
            <w:vAlign w:val="center"/>
          </w:tcPr>
          <w:p w14:paraId="30C21B62" w14:textId="77777777" w:rsidR="00555C19" w:rsidRPr="000D1248" w:rsidRDefault="00555C19" w:rsidP="00555C19">
            <w:pPr>
              <w:widowControl w:val="0"/>
              <w:autoSpaceDE w:val="0"/>
              <w:autoSpaceDN w:val="0"/>
              <w:spacing w:after="0" w:line="240" w:lineRule="auto"/>
              <w:rPr>
                <w:rFonts w:eastAsia="Times New Roman"/>
                <w:sz w:val="24"/>
                <w:szCs w:val="24"/>
              </w:rPr>
            </w:pPr>
          </w:p>
        </w:tc>
      </w:tr>
      <w:tr w:rsidR="00555C19" w:rsidRPr="000D1248" w14:paraId="73EFA367" w14:textId="77777777" w:rsidTr="00555C19">
        <w:trPr>
          <w:trHeight w:val="340"/>
        </w:trPr>
        <w:tc>
          <w:tcPr>
            <w:tcW w:w="330" w:type="pct"/>
            <w:vAlign w:val="center"/>
          </w:tcPr>
          <w:p w14:paraId="463DB38D"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2</w:t>
            </w:r>
          </w:p>
        </w:tc>
        <w:tc>
          <w:tcPr>
            <w:tcW w:w="1879" w:type="pct"/>
            <w:vAlign w:val="center"/>
          </w:tcPr>
          <w:p w14:paraId="481DF639" w14:textId="77777777" w:rsidR="00555C19" w:rsidRPr="000D1248" w:rsidRDefault="00555C19" w:rsidP="001A11CE">
            <w:pPr>
              <w:widowControl w:val="0"/>
              <w:autoSpaceDE w:val="0"/>
              <w:autoSpaceDN w:val="0"/>
              <w:spacing w:after="0" w:line="240" w:lineRule="auto"/>
              <w:ind w:right="127"/>
              <w:jc w:val="both"/>
              <w:rPr>
                <w:rFonts w:eastAsia="Times New Roman"/>
                <w:sz w:val="24"/>
                <w:szCs w:val="24"/>
              </w:rPr>
            </w:pPr>
            <w:r w:rsidRPr="000D1248">
              <w:rPr>
                <w:rFonts w:eastAsia="Times New Roman"/>
                <w:sz w:val="24"/>
                <w:szCs w:val="24"/>
              </w:rPr>
              <w:t>Thư</w:t>
            </w:r>
            <w:r w:rsidRPr="000D1248">
              <w:rPr>
                <w:rFonts w:eastAsia="Times New Roman"/>
                <w:spacing w:val="-1"/>
                <w:sz w:val="24"/>
                <w:szCs w:val="24"/>
              </w:rPr>
              <w:t xml:space="preserve"> </w:t>
            </w:r>
            <w:r w:rsidRPr="000D1248">
              <w:rPr>
                <w:rFonts w:eastAsia="Times New Roman"/>
                <w:sz w:val="24"/>
                <w:szCs w:val="24"/>
              </w:rPr>
              <w:t>viện, trung tâm học</w:t>
            </w:r>
            <w:r w:rsidRPr="000D1248">
              <w:rPr>
                <w:rFonts w:eastAsia="Times New Roman"/>
                <w:spacing w:val="-1"/>
                <w:sz w:val="24"/>
                <w:szCs w:val="24"/>
              </w:rPr>
              <w:t xml:space="preserve"> </w:t>
            </w:r>
            <w:r w:rsidRPr="000D1248">
              <w:rPr>
                <w:rFonts w:eastAsia="Times New Roman"/>
                <w:sz w:val="24"/>
                <w:szCs w:val="24"/>
              </w:rPr>
              <w:t>liệu</w:t>
            </w:r>
          </w:p>
        </w:tc>
        <w:tc>
          <w:tcPr>
            <w:tcW w:w="405" w:type="pct"/>
            <w:vAlign w:val="center"/>
          </w:tcPr>
          <w:p w14:paraId="407BC5EB"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369" w:type="pct"/>
            <w:vAlign w:val="center"/>
          </w:tcPr>
          <w:p w14:paraId="6764A0B6"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726" w:type="pct"/>
            <w:vAlign w:val="center"/>
          </w:tcPr>
          <w:p w14:paraId="1A7645E1" w14:textId="77777777" w:rsidR="00555C19" w:rsidRPr="000D1248" w:rsidRDefault="00555C19" w:rsidP="00555C19">
            <w:pPr>
              <w:widowControl w:val="0"/>
              <w:autoSpaceDE w:val="0"/>
              <w:autoSpaceDN w:val="0"/>
              <w:spacing w:after="0" w:line="240" w:lineRule="auto"/>
              <w:jc w:val="both"/>
              <w:rPr>
                <w:rFonts w:eastAsia="Times New Roman"/>
                <w:sz w:val="24"/>
                <w:szCs w:val="24"/>
              </w:rPr>
            </w:pPr>
          </w:p>
        </w:tc>
        <w:tc>
          <w:tcPr>
            <w:tcW w:w="687" w:type="pct"/>
            <w:vAlign w:val="center"/>
          </w:tcPr>
          <w:p w14:paraId="46638175"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603" w:type="pct"/>
            <w:vAlign w:val="center"/>
          </w:tcPr>
          <w:p w14:paraId="726A5299" w14:textId="77777777" w:rsidR="00555C19" w:rsidRPr="000D1248" w:rsidRDefault="00555C19" w:rsidP="00555C19">
            <w:pPr>
              <w:widowControl w:val="0"/>
              <w:autoSpaceDE w:val="0"/>
              <w:autoSpaceDN w:val="0"/>
              <w:spacing w:after="0" w:line="240" w:lineRule="auto"/>
              <w:rPr>
                <w:rFonts w:eastAsia="Times New Roman"/>
                <w:sz w:val="24"/>
                <w:szCs w:val="24"/>
              </w:rPr>
            </w:pPr>
          </w:p>
        </w:tc>
      </w:tr>
      <w:tr w:rsidR="00555C19" w:rsidRPr="000D1248" w14:paraId="3A30360E" w14:textId="77777777" w:rsidTr="00555C19">
        <w:trPr>
          <w:trHeight w:val="340"/>
        </w:trPr>
        <w:tc>
          <w:tcPr>
            <w:tcW w:w="330" w:type="pct"/>
            <w:vAlign w:val="center"/>
          </w:tcPr>
          <w:p w14:paraId="4B5C8EF1"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3</w:t>
            </w:r>
          </w:p>
        </w:tc>
        <w:tc>
          <w:tcPr>
            <w:tcW w:w="1879" w:type="pct"/>
            <w:vAlign w:val="center"/>
          </w:tcPr>
          <w:p w14:paraId="38E49C60" w14:textId="77777777" w:rsidR="00555C19" w:rsidRPr="000D1248" w:rsidRDefault="00555C19" w:rsidP="001A11CE">
            <w:pPr>
              <w:widowControl w:val="0"/>
              <w:autoSpaceDE w:val="0"/>
              <w:autoSpaceDN w:val="0"/>
              <w:spacing w:after="0" w:line="240" w:lineRule="auto"/>
              <w:ind w:right="127"/>
              <w:jc w:val="both"/>
              <w:rPr>
                <w:rFonts w:eastAsia="Times New Roman"/>
                <w:sz w:val="24"/>
                <w:szCs w:val="24"/>
              </w:rPr>
            </w:pPr>
            <w:r w:rsidRPr="000D1248">
              <w:rPr>
                <w:rFonts w:eastAsia="Times New Roman"/>
                <w:sz w:val="24"/>
                <w:szCs w:val="24"/>
              </w:rPr>
              <w:t>Trung tâm nghiên cứu, phòng thí nghiệm, thực nghiệm, cơ sở thực hành, thực tập, luyện tập</w:t>
            </w:r>
          </w:p>
        </w:tc>
        <w:tc>
          <w:tcPr>
            <w:tcW w:w="405" w:type="pct"/>
            <w:vAlign w:val="center"/>
          </w:tcPr>
          <w:p w14:paraId="354FED23"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369" w:type="pct"/>
            <w:vAlign w:val="center"/>
          </w:tcPr>
          <w:p w14:paraId="56491E85"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726" w:type="pct"/>
            <w:vAlign w:val="center"/>
          </w:tcPr>
          <w:p w14:paraId="4E24C71B" w14:textId="77777777" w:rsidR="00555C19" w:rsidRPr="000D1248" w:rsidRDefault="00555C19" w:rsidP="00555C19">
            <w:pPr>
              <w:widowControl w:val="0"/>
              <w:autoSpaceDE w:val="0"/>
              <w:autoSpaceDN w:val="0"/>
              <w:spacing w:after="0" w:line="240" w:lineRule="auto"/>
              <w:jc w:val="both"/>
              <w:rPr>
                <w:rFonts w:eastAsia="Times New Roman"/>
                <w:sz w:val="24"/>
                <w:szCs w:val="24"/>
                <w:lang w:val="vi-VN"/>
              </w:rPr>
            </w:pPr>
          </w:p>
        </w:tc>
        <w:tc>
          <w:tcPr>
            <w:tcW w:w="687" w:type="pct"/>
            <w:vAlign w:val="center"/>
          </w:tcPr>
          <w:p w14:paraId="73F73B22"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603" w:type="pct"/>
            <w:vAlign w:val="center"/>
          </w:tcPr>
          <w:p w14:paraId="6EA48FDE" w14:textId="77777777" w:rsidR="00555C19" w:rsidRPr="000D1248" w:rsidRDefault="00555C19" w:rsidP="00555C19">
            <w:pPr>
              <w:widowControl w:val="0"/>
              <w:autoSpaceDE w:val="0"/>
              <w:autoSpaceDN w:val="0"/>
              <w:spacing w:after="0" w:line="240" w:lineRule="auto"/>
              <w:rPr>
                <w:rFonts w:eastAsia="Times New Roman"/>
                <w:sz w:val="24"/>
                <w:szCs w:val="24"/>
              </w:rPr>
            </w:pPr>
          </w:p>
        </w:tc>
      </w:tr>
      <w:tr w:rsidR="00555C19" w:rsidRPr="000D1248" w14:paraId="08A1F64F" w14:textId="77777777" w:rsidTr="00555C19">
        <w:trPr>
          <w:trHeight w:val="340"/>
        </w:trPr>
        <w:tc>
          <w:tcPr>
            <w:tcW w:w="330" w:type="pct"/>
            <w:vAlign w:val="center"/>
          </w:tcPr>
          <w:p w14:paraId="66967B0B" w14:textId="77777777" w:rsidR="00555C19" w:rsidRPr="000D1248" w:rsidRDefault="00555C19" w:rsidP="00555C19">
            <w:pPr>
              <w:widowControl w:val="0"/>
              <w:autoSpaceDE w:val="0"/>
              <w:autoSpaceDN w:val="0"/>
              <w:spacing w:after="0" w:line="240" w:lineRule="auto"/>
              <w:rPr>
                <w:rFonts w:eastAsia="Times New Roman"/>
                <w:sz w:val="24"/>
                <w:szCs w:val="24"/>
              </w:rPr>
            </w:pPr>
            <w:r w:rsidRPr="000D1248">
              <w:rPr>
                <w:rFonts w:eastAsia="Times New Roman"/>
                <w:sz w:val="24"/>
                <w:szCs w:val="24"/>
              </w:rPr>
              <w:t>…</w:t>
            </w:r>
          </w:p>
        </w:tc>
        <w:tc>
          <w:tcPr>
            <w:tcW w:w="1879" w:type="pct"/>
            <w:vAlign w:val="center"/>
          </w:tcPr>
          <w:p w14:paraId="35FB4B89" w14:textId="77777777" w:rsidR="00555C19" w:rsidRPr="000D1248" w:rsidRDefault="00555C19" w:rsidP="00555C19">
            <w:pPr>
              <w:widowControl w:val="0"/>
              <w:autoSpaceDE w:val="0"/>
              <w:autoSpaceDN w:val="0"/>
              <w:spacing w:after="0" w:line="240" w:lineRule="auto"/>
              <w:jc w:val="both"/>
              <w:rPr>
                <w:rFonts w:eastAsia="Times New Roman"/>
                <w:sz w:val="24"/>
                <w:szCs w:val="24"/>
              </w:rPr>
            </w:pPr>
            <w:r w:rsidRPr="000D1248">
              <w:rPr>
                <w:rFonts w:eastAsia="Times New Roman"/>
                <w:sz w:val="24"/>
                <w:szCs w:val="24"/>
              </w:rPr>
              <w:t>……………..</w:t>
            </w:r>
          </w:p>
        </w:tc>
        <w:tc>
          <w:tcPr>
            <w:tcW w:w="405" w:type="pct"/>
            <w:vAlign w:val="center"/>
          </w:tcPr>
          <w:p w14:paraId="048D87E3"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369" w:type="pct"/>
            <w:vAlign w:val="center"/>
          </w:tcPr>
          <w:p w14:paraId="44A2BD05"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726" w:type="pct"/>
            <w:vAlign w:val="center"/>
          </w:tcPr>
          <w:p w14:paraId="323A5371" w14:textId="77777777" w:rsidR="00555C19" w:rsidRPr="000D1248" w:rsidRDefault="00555C19" w:rsidP="00555C19">
            <w:pPr>
              <w:widowControl w:val="0"/>
              <w:autoSpaceDE w:val="0"/>
              <w:autoSpaceDN w:val="0"/>
              <w:spacing w:after="0" w:line="240" w:lineRule="auto"/>
              <w:jc w:val="both"/>
              <w:rPr>
                <w:rFonts w:eastAsia="Times New Roman"/>
                <w:sz w:val="24"/>
                <w:szCs w:val="24"/>
                <w:lang w:val="vi-VN"/>
              </w:rPr>
            </w:pPr>
          </w:p>
        </w:tc>
        <w:tc>
          <w:tcPr>
            <w:tcW w:w="687" w:type="pct"/>
            <w:vAlign w:val="center"/>
          </w:tcPr>
          <w:p w14:paraId="029FDBBD" w14:textId="77777777" w:rsidR="00555C19" w:rsidRPr="000D1248" w:rsidRDefault="00555C19" w:rsidP="00555C19">
            <w:pPr>
              <w:widowControl w:val="0"/>
              <w:autoSpaceDE w:val="0"/>
              <w:autoSpaceDN w:val="0"/>
              <w:spacing w:after="0" w:line="240" w:lineRule="auto"/>
              <w:rPr>
                <w:rFonts w:eastAsia="Times New Roman"/>
                <w:sz w:val="24"/>
                <w:szCs w:val="24"/>
              </w:rPr>
            </w:pPr>
          </w:p>
        </w:tc>
        <w:tc>
          <w:tcPr>
            <w:tcW w:w="603" w:type="pct"/>
            <w:vAlign w:val="center"/>
          </w:tcPr>
          <w:p w14:paraId="49BD924A" w14:textId="77777777" w:rsidR="00555C19" w:rsidRPr="000D1248" w:rsidRDefault="00555C19" w:rsidP="00555C19">
            <w:pPr>
              <w:widowControl w:val="0"/>
              <w:autoSpaceDE w:val="0"/>
              <w:autoSpaceDN w:val="0"/>
              <w:spacing w:after="0" w:line="240" w:lineRule="auto"/>
              <w:rPr>
                <w:rFonts w:eastAsia="Times New Roman"/>
                <w:sz w:val="24"/>
                <w:szCs w:val="24"/>
              </w:rPr>
            </w:pPr>
          </w:p>
        </w:tc>
      </w:tr>
    </w:tbl>
    <w:p w14:paraId="4872DB83" w14:textId="77777777" w:rsidR="00555C19" w:rsidRPr="000D1248" w:rsidRDefault="00555C19" w:rsidP="00555C19">
      <w:pPr>
        <w:pStyle w:val="Noidung"/>
        <w:ind w:firstLine="0"/>
        <w:rPr>
          <w:b/>
          <w:lang w:val="en-US"/>
        </w:rPr>
      </w:pPr>
      <w:bookmarkStart w:id="81" w:name="_Toc110333232"/>
      <w:r w:rsidRPr="000D1248">
        <w:rPr>
          <w:b/>
          <w:lang w:val="en-US"/>
        </w:rPr>
        <w:t>5.2. Trung tâm nghiên cứu, phòng thí nghiệm, thực nghiệm, cơ sở thực hành, thực tập, luyện tập của ngành đào tạo</w:t>
      </w:r>
      <w:bookmarkEnd w:id="81"/>
    </w:p>
    <w:p w14:paraId="795C0DDF" w14:textId="77777777" w:rsidR="00555C19" w:rsidRPr="000D1248" w:rsidRDefault="00555C19" w:rsidP="00555C19">
      <w:pPr>
        <w:pStyle w:val="Noidung"/>
        <w:ind w:firstLine="0"/>
        <w:jc w:val="center"/>
        <w:rPr>
          <w:i/>
          <w:lang w:val="en-US"/>
        </w:rPr>
      </w:pPr>
      <w:r w:rsidRPr="000D1248">
        <w:rPr>
          <w:rFonts w:eastAsia="Times New Roman"/>
          <w:i/>
          <w:lang w:val="en-US"/>
        </w:rPr>
        <w:t xml:space="preserve">Bảng 8. </w:t>
      </w:r>
      <w:r w:rsidRPr="000D1248">
        <w:rPr>
          <w:i/>
          <w:lang w:val="en-US"/>
        </w:rPr>
        <w:t>Trung tâm nghiên cứu, phòng thí nghiệm, thực nghiệm, cơ sở thực hành, thực tập, luyện tập của ngành đào tạo</w:t>
      </w:r>
    </w:p>
    <w:tbl>
      <w:tblPr>
        <w:tblpPr w:leftFromText="180" w:rightFromText="180" w:vertAnchor="text" w:tblpXSpec="center"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04"/>
        <w:gridCol w:w="1939"/>
        <w:gridCol w:w="1253"/>
        <w:gridCol w:w="876"/>
        <w:gridCol w:w="708"/>
        <w:gridCol w:w="2175"/>
        <w:gridCol w:w="831"/>
        <w:gridCol w:w="876"/>
        <w:gridCol w:w="650"/>
      </w:tblGrid>
      <w:tr w:rsidR="00555C19" w:rsidRPr="000D1248" w14:paraId="7F2CD3F6" w14:textId="77777777" w:rsidTr="00555C19">
        <w:trPr>
          <w:trHeight w:val="20"/>
          <w:tblHeader/>
        </w:trPr>
        <w:tc>
          <w:tcPr>
            <w:tcW w:w="2714" w:type="pct"/>
            <w:gridSpan w:val="5"/>
          </w:tcPr>
          <w:p w14:paraId="5B8D29AF" w14:textId="77777777" w:rsidR="00555C19" w:rsidRPr="000D1248" w:rsidRDefault="00555C19" w:rsidP="00555C19">
            <w:pPr>
              <w:keepNext/>
              <w:pBdr>
                <w:top w:val="nil"/>
                <w:left w:val="nil"/>
                <w:bottom w:val="nil"/>
                <w:right w:val="nil"/>
                <w:between w:val="nil"/>
              </w:pBdr>
              <w:spacing w:after="0" w:line="240" w:lineRule="atLeast"/>
              <w:rPr>
                <w:rFonts w:eastAsia="Times New Roman"/>
                <w:b/>
                <w:sz w:val="24"/>
                <w:szCs w:val="24"/>
              </w:rPr>
            </w:pPr>
            <w:r w:rsidRPr="000D1248">
              <w:rPr>
                <w:rFonts w:eastAsia="Times New Roman"/>
                <w:b/>
                <w:sz w:val="24"/>
                <w:szCs w:val="24"/>
              </w:rPr>
              <w:t>Danh mục hỗ trợ nghiên cứu, thí nghiệm, thực nghiệm, thực hành, thực tập, luyện tập</w:t>
            </w:r>
          </w:p>
        </w:tc>
        <w:tc>
          <w:tcPr>
            <w:tcW w:w="1097" w:type="pct"/>
            <w:vAlign w:val="center"/>
          </w:tcPr>
          <w:p w14:paraId="5184FA36" w14:textId="77777777" w:rsidR="00555C19" w:rsidRPr="000D1248" w:rsidRDefault="00555C19" w:rsidP="00555C19">
            <w:pPr>
              <w:keepNext/>
              <w:pBdr>
                <w:top w:val="nil"/>
                <w:left w:val="nil"/>
                <w:bottom w:val="nil"/>
                <w:right w:val="nil"/>
                <w:between w:val="nil"/>
              </w:pBdr>
              <w:spacing w:after="0" w:line="240" w:lineRule="atLeast"/>
              <w:rPr>
                <w:rFonts w:eastAsia="Times New Roman"/>
                <w:b/>
                <w:sz w:val="24"/>
                <w:szCs w:val="24"/>
                <w:lang w:val="vi-VN"/>
              </w:rPr>
            </w:pPr>
            <w:r w:rsidRPr="000D1248">
              <w:rPr>
                <w:rFonts w:eastAsia="Times New Roman"/>
                <w:b/>
                <w:sz w:val="24"/>
                <w:szCs w:val="24"/>
              </w:rPr>
              <w:t>Tên</w:t>
            </w:r>
            <w:r w:rsidRPr="000D1248">
              <w:rPr>
                <w:rFonts w:eastAsia="Times New Roman"/>
                <w:b/>
                <w:sz w:val="24"/>
                <w:szCs w:val="24"/>
                <w:lang w:val="vi-VN"/>
              </w:rPr>
              <w:t xml:space="preserve"> học phần môn học sử dụng thiết bị</w:t>
            </w:r>
          </w:p>
        </w:tc>
        <w:tc>
          <w:tcPr>
            <w:tcW w:w="419" w:type="pct"/>
            <w:vAlign w:val="center"/>
          </w:tcPr>
          <w:p w14:paraId="757FC913" w14:textId="77777777" w:rsidR="00555C19" w:rsidRPr="000D1248" w:rsidRDefault="00555C19" w:rsidP="00555C19">
            <w:pPr>
              <w:keepNext/>
              <w:pBdr>
                <w:top w:val="nil"/>
                <w:left w:val="nil"/>
                <w:bottom w:val="nil"/>
                <w:right w:val="nil"/>
                <w:between w:val="nil"/>
              </w:pBdr>
              <w:spacing w:after="0" w:line="240" w:lineRule="atLeast"/>
              <w:rPr>
                <w:rFonts w:eastAsia="Times New Roman"/>
                <w:b/>
                <w:sz w:val="24"/>
                <w:szCs w:val="24"/>
                <w:lang w:val="vi-VN"/>
              </w:rPr>
            </w:pPr>
            <w:r w:rsidRPr="000D1248">
              <w:rPr>
                <w:b/>
                <w:sz w:val="24"/>
                <w:szCs w:val="24"/>
                <w:lang w:val="vi-VN"/>
              </w:rPr>
              <w:t>Thời gian dử dụng (học kì, năm học)</w:t>
            </w:r>
          </w:p>
        </w:tc>
        <w:tc>
          <w:tcPr>
            <w:tcW w:w="442" w:type="pct"/>
            <w:vAlign w:val="center"/>
          </w:tcPr>
          <w:p w14:paraId="4251C77A" w14:textId="77777777" w:rsidR="00555C19" w:rsidRPr="000D1248" w:rsidRDefault="00555C19" w:rsidP="00555C19">
            <w:pPr>
              <w:keepNext/>
              <w:pBdr>
                <w:top w:val="nil"/>
                <w:left w:val="nil"/>
                <w:bottom w:val="nil"/>
                <w:right w:val="nil"/>
                <w:between w:val="nil"/>
              </w:pBdr>
              <w:spacing w:after="0" w:line="240" w:lineRule="atLeast"/>
              <w:rPr>
                <w:rFonts w:eastAsia="Times New Roman"/>
                <w:b/>
                <w:sz w:val="24"/>
                <w:szCs w:val="24"/>
                <w:lang w:val="vi-VN"/>
              </w:rPr>
            </w:pPr>
            <w:r w:rsidRPr="000D1248">
              <w:rPr>
                <w:rFonts w:eastAsia="Times New Roman"/>
                <w:b/>
                <w:sz w:val="24"/>
                <w:szCs w:val="24"/>
                <w:lang w:val="vi-VN"/>
              </w:rPr>
              <w:t>Số người học /máy, thiết bị</w:t>
            </w:r>
          </w:p>
        </w:tc>
        <w:tc>
          <w:tcPr>
            <w:tcW w:w="328" w:type="pct"/>
            <w:vAlign w:val="center"/>
          </w:tcPr>
          <w:p w14:paraId="565E6A9C" w14:textId="77777777" w:rsidR="00555C19" w:rsidRPr="000D1248" w:rsidRDefault="00555C19" w:rsidP="00555C19">
            <w:pPr>
              <w:keepNext/>
              <w:pBdr>
                <w:top w:val="nil"/>
                <w:left w:val="nil"/>
                <w:bottom w:val="nil"/>
                <w:right w:val="nil"/>
                <w:between w:val="nil"/>
              </w:pBdr>
              <w:spacing w:after="0" w:line="240" w:lineRule="atLeast"/>
              <w:rPr>
                <w:rFonts w:eastAsia="Times New Roman"/>
                <w:b/>
                <w:sz w:val="24"/>
                <w:szCs w:val="24"/>
              </w:rPr>
            </w:pPr>
            <w:r w:rsidRPr="000D1248">
              <w:rPr>
                <w:b/>
                <w:sz w:val="24"/>
                <w:szCs w:val="24"/>
              </w:rPr>
              <w:t>Ghi chú</w:t>
            </w:r>
          </w:p>
        </w:tc>
      </w:tr>
      <w:tr w:rsidR="00555C19" w:rsidRPr="000D1248" w14:paraId="60E95B35" w14:textId="77777777" w:rsidTr="00555C19">
        <w:trPr>
          <w:trHeight w:val="20"/>
        </w:trPr>
        <w:tc>
          <w:tcPr>
            <w:tcW w:w="305" w:type="pct"/>
          </w:tcPr>
          <w:p w14:paraId="75CC76C8" w14:textId="77777777" w:rsidR="00555C19" w:rsidRPr="000D1248" w:rsidRDefault="00555C19" w:rsidP="00555C19">
            <w:pPr>
              <w:keepNext/>
              <w:pBdr>
                <w:top w:val="nil"/>
                <w:left w:val="nil"/>
                <w:bottom w:val="nil"/>
                <w:right w:val="nil"/>
                <w:between w:val="nil"/>
              </w:pBdr>
              <w:spacing w:after="0" w:line="240" w:lineRule="atLeast"/>
              <w:rPr>
                <w:b/>
                <w:bCs/>
                <w:sz w:val="24"/>
                <w:szCs w:val="24"/>
              </w:rPr>
            </w:pPr>
            <w:r w:rsidRPr="000D1248">
              <w:rPr>
                <w:b/>
                <w:bCs/>
                <w:sz w:val="24"/>
                <w:szCs w:val="24"/>
              </w:rPr>
              <w:t>TT</w:t>
            </w:r>
          </w:p>
        </w:tc>
        <w:tc>
          <w:tcPr>
            <w:tcW w:w="978" w:type="pct"/>
          </w:tcPr>
          <w:p w14:paraId="3FF5BE95" w14:textId="77777777" w:rsidR="00555C19" w:rsidRPr="000D1248" w:rsidRDefault="00555C19" w:rsidP="00555C19">
            <w:pPr>
              <w:keepNext/>
              <w:pBdr>
                <w:top w:val="nil"/>
                <w:left w:val="nil"/>
                <w:bottom w:val="nil"/>
                <w:right w:val="nil"/>
                <w:between w:val="nil"/>
              </w:pBdr>
              <w:spacing w:after="0" w:line="240" w:lineRule="atLeast"/>
              <w:rPr>
                <w:rFonts w:eastAsia="Times New Roman"/>
                <w:b/>
                <w:bCs/>
                <w:sz w:val="24"/>
                <w:szCs w:val="24"/>
              </w:rPr>
            </w:pPr>
            <w:r w:rsidRPr="000D1248">
              <w:rPr>
                <w:b/>
                <w:bCs/>
                <w:sz w:val="24"/>
                <w:szCs w:val="24"/>
              </w:rPr>
              <w:t>Tên gọi của máy, thiết bị, kí hiệu, mục đích sử dụng</w:t>
            </w:r>
          </w:p>
        </w:tc>
        <w:tc>
          <w:tcPr>
            <w:tcW w:w="632" w:type="pct"/>
          </w:tcPr>
          <w:p w14:paraId="519D3192" w14:textId="77777777" w:rsidR="00555C19" w:rsidRPr="000D1248" w:rsidRDefault="00555C19" w:rsidP="00555C19">
            <w:pPr>
              <w:pBdr>
                <w:top w:val="nil"/>
                <w:left w:val="nil"/>
                <w:bottom w:val="nil"/>
                <w:right w:val="nil"/>
                <w:between w:val="nil"/>
              </w:pBdr>
              <w:spacing w:after="0" w:line="240" w:lineRule="atLeast"/>
              <w:rPr>
                <w:rFonts w:eastAsia="Times New Roman"/>
                <w:b/>
                <w:bCs/>
                <w:sz w:val="24"/>
                <w:szCs w:val="24"/>
              </w:rPr>
            </w:pPr>
            <w:r w:rsidRPr="000D1248">
              <w:rPr>
                <w:b/>
                <w:bCs/>
                <w:sz w:val="24"/>
                <w:szCs w:val="24"/>
              </w:rPr>
              <w:t>Nước xuất bản/Năm xuất bản</w:t>
            </w:r>
          </w:p>
        </w:tc>
        <w:tc>
          <w:tcPr>
            <w:tcW w:w="442" w:type="pct"/>
          </w:tcPr>
          <w:p w14:paraId="168386E8" w14:textId="77777777" w:rsidR="00555C19" w:rsidRPr="000D1248" w:rsidRDefault="00555C19" w:rsidP="00555C19">
            <w:pPr>
              <w:pBdr>
                <w:top w:val="nil"/>
                <w:left w:val="nil"/>
                <w:bottom w:val="nil"/>
                <w:right w:val="nil"/>
                <w:between w:val="nil"/>
              </w:pBdr>
              <w:spacing w:after="0" w:line="240" w:lineRule="atLeast"/>
              <w:rPr>
                <w:rFonts w:eastAsia="Times New Roman"/>
                <w:b/>
                <w:bCs/>
                <w:sz w:val="24"/>
                <w:szCs w:val="24"/>
              </w:rPr>
            </w:pPr>
            <w:r w:rsidRPr="000D1248">
              <w:rPr>
                <w:b/>
                <w:bCs/>
                <w:sz w:val="24"/>
                <w:szCs w:val="24"/>
              </w:rPr>
              <w:t>Số lượng</w:t>
            </w:r>
          </w:p>
        </w:tc>
        <w:tc>
          <w:tcPr>
            <w:tcW w:w="357" w:type="pct"/>
          </w:tcPr>
          <w:p w14:paraId="4EDB3617" w14:textId="77777777" w:rsidR="00555C19" w:rsidRPr="000D1248" w:rsidRDefault="00555C19" w:rsidP="00555C19">
            <w:pPr>
              <w:keepNext/>
              <w:pBdr>
                <w:top w:val="nil"/>
                <w:left w:val="nil"/>
                <w:bottom w:val="nil"/>
                <w:right w:val="nil"/>
                <w:between w:val="nil"/>
              </w:pBdr>
              <w:spacing w:after="0" w:line="240" w:lineRule="atLeast"/>
              <w:rPr>
                <w:rFonts w:eastAsia="Times New Roman"/>
                <w:b/>
                <w:bCs/>
                <w:sz w:val="24"/>
                <w:szCs w:val="24"/>
                <w:lang w:val="vi-VN"/>
              </w:rPr>
            </w:pPr>
            <w:r w:rsidRPr="000D1248">
              <w:rPr>
                <w:b/>
                <w:bCs/>
                <w:sz w:val="24"/>
                <w:szCs w:val="24"/>
              </w:rPr>
              <w:t>Đơn</w:t>
            </w:r>
            <w:r w:rsidRPr="000D1248">
              <w:rPr>
                <w:b/>
                <w:bCs/>
                <w:sz w:val="24"/>
                <w:szCs w:val="24"/>
                <w:lang w:val="vi-VN"/>
              </w:rPr>
              <w:t xml:space="preserve"> vị</w:t>
            </w:r>
          </w:p>
        </w:tc>
        <w:tc>
          <w:tcPr>
            <w:tcW w:w="1097" w:type="pct"/>
          </w:tcPr>
          <w:p w14:paraId="4AB6F8F4" w14:textId="77777777" w:rsidR="00555C19" w:rsidRPr="000D1248" w:rsidRDefault="00555C19" w:rsidP="00555C19">
            <w:pPr>
              <w:keepNext/>
              <w:pBdr>
                <w:top w:val="nil"/>
                <w:left w:val="nil"/>
                <w:bottom w:val="nil"/>
                <w:right w:val="nil"/>
                <w:between w:val="nil"/>
              </w:pBdr>
              <w:spacing w:after="0" w:line="240" w:lineRule="atLeast"/>
              <w:rPr>
                <w:sz w:val="24"/>
                <w:szCs w:val="24"/>
              </w:rPr>
            </w:pPr>
          </w:p>
        </w:tc>
        <w:tc>
          <w:tcPr>
            <w:tcW w:w="419" w:type="pct"/>
            <w:vAlign w:val="center"/>
          </w:tcPr>
          <w:p w14:paraId="6879985B" w14:textId="77777777" w:rsidR="00555C19" w:rsidRPr="000D1248" w:rsidRDefault="00555C19" w:rsidP="00555C19">
            <w:pPr>
              <w:keepNext/>
              <w:pBdr>
                <w:top w:val="nil"/>
                <w:left w:val="nil"/>
                <w:bottom w:val="nil"/>
                <w:right w:val="nil"/>
                <w:between w:val="nil"/>
              </w:pBdr>
              <w:spacing w:after="0" w:line="240" w:lineRule="atLeast"/>
              <w:rPr>
                <w:rFonts w:eastAsia="Times New Roman"/>
                <w:b/>
                <w:sz w:val="24"/>
                <w:szCs w:val="24"/>
              </w:rPr>
            </w:pPr>
          </w:p>
        </w:tc>
        <w:tc>
          <w:tcPr>
            <w:tcW w:w="442" w:type="pct"/>
            <w:vAlign w:val="center"/>
          </w:tcPr>
          <w:p w14:paraId="1BD6D498" w14:textId="77777777" w:rsidR="00555C19" w:rsidRPr="000D1248" w:rsidRDefault="00555C19" w:rsidP="00555C19">
            <w:pPr>
              <w:keepNext/>
              <w:pBdr>
                <w:top w:val="nil"/>
                <w:left w:val="nil"/>
                <w:bottom w:val="nil"/>
                <w:right w:val="nil"/>
                <w:between w:val="nil"/>
              </w:pBdr>
              <w:spacing w:after="0" w:line="240" w:lineRule="atLeast"/>
              <w:rPr>
                <w:sz w:val="24"/>
                <w:szCs w:val="24"/>
              </w:rPr>
            </w:pPr>
          </w:p>
        </w:tc>
        <w:tc>
          <w:tcPr>
            <w:tcW w:w="328" w:type="pct"/>
            <w:vAlign w:val="center"/>
          </w:tcPr>
          <w:p w14:paraId="1BA69686" w14:textId="77777777" w:rsidR="00555C19" w:rsidRPr="000D1248" w:rsidRDefault="00555C19" w:rsidP="00555C19">
            <w:pPr>
              <w:keepNext/>
              <w:pBdr>
                <w:top w:val="nil"/>
                <w:left w:val="nil"/>
                <w:bottom w:val="nil"/>
                <w:right w:val="nil"/>
                <w:between w:val="nil"/>
              </w:pBdr>
              <w:spacing w:after="0" w:line="240" w:lineRule="atLeast"/>
              <w:rPr>
                <w:rFonts w:eastAsia="Times New Roman"/>
                <w:b/>
                <w:sz w:val="24"/>
                <w:szCs w:val="24"/>
              </w:rPr>
            </w:pPr>
          </w:p>
        </w:tc>
      </w:tr>
      <w:tr w:rsidR="00555C19" w:rsidRPr="000D1248" w14:paraId="6DC5ED2E" w14:textId="77777777" w:rsidTr="00555C19">
        <w:trPr>
          <w:trHeight w:val="20"/>
        </w:trPr>
        <w:tc>
          <w:tcPr>
            <w:tcW w:w="305" w:type="pct"/>
            <w:vAlign w:val="center"/>
          </w:tcPr>
          <w:p w14:paraId="735CF9DC" w14:textId="77777777" w:rsidR="00555C19" w:rsidRPr="000D1248" w:rsidRDefault="00555C19" w:rsidP="00555C19">
            <w:pPr>
              <w:keepNext/>
              <w:pBdr>
                <w:top w:val="nil"/>
                <w:left w:val="nil"/>
                <w:bottom w:val="nil"/>
                <w:right w:val="nil"/>
                <w:between w:val="nil"/>
              </w:pBdr>
              <w:spacing w:after="0" w:line="240" w:lineRule="atLeast"/>
              <w:rPr>
                <w:rFonts w:eastAsia="Times New Roman"/>
                <w:sz w:val="24"/>
                <w:szCs w:val="24"/>
              </w:rPr>
            </w:pPr>
            <w:r w:rsidRPr="000D1248">
              <w:rPr>
                <w:rFonts w:eastAsia="Times New Roman"/>
                <w:i/>
                <w:sz w:val="24"/>
                <w:szCs w:val="24"/>
              </w:rPr>
              <w:t>(1)</w:t>
            </w:r>
          </w:p>
        </w:tc>
        <w:tc>
          <w:tcPr>
            <w:tcW w:w="978" w:type="pct"/>
            <w:vAlign w:val="center"/>
          </w:tcPr>
          <w:p w14:paraId="50EA658E" w14:textId="77777777" w:rsidR="00555C19" w:rsidRPr="000D1248" w:rsidRDefault="00555C19" w:rsidP="00555C19">
            <w:pPr>
              <w:keepNext/>
              <w:pBdr>
                <w:top w:val="nil"/>
                <w:left w:val="nil"/>
                <w:bottom w:val="nil"/>
                <w:right w:val="nil"/>
                <w:between w:val="nil"/>
              </w:pBdr>
              <w:spacing w:after="0" w:line="240" w:lineRule="atLeast"/>
              <w:rPr>
                <w:rFonts w:eastAsia="Times New Roman"/>
                <w:i/>
                <w:sz w:val="24"/>
                <w:szCs w:val="24"/>
              </w:rPr>
            </w:pPr>
            <w:r w:rsidRPr="000D1248">
              <w:rPr>
                <w:rFonts w:eastAsia="Times New Roman"/>
                <w:i/>
                <w:sz w:val="24"/>
                <w:szCs w:val="24"/>
              </w:rPr>
              <w:t>(2)</w:t>
            </w:r>
          </w:p>
        </w:tc>
        <w:tc>
          <w:tcPr>
            <w:tcW w:w="632" w:type="pct"/>
            <w:vAlign w:val="center"/>
          </w:tcPr>
          <w:p w14:paraId="4B46E382" w14:textId="77777777" w:rsidR="00555C19" w:rsidRPr="000D1248" w:rsidRDefault="00555C19" w:rsidP="00555C19">
            <w:pPr>
              <w:keepNext/>
              <w:pBdr>
                <w:top w:val="nil"/>
                <w:left w:val="nil"/>
                <w:bottom w:val="nil"/>
                <w:right w:val="nil"/>
                <w:between w:val="nil"/>
              </w:pBdr>
              <w:spacing w:after="0" w:line="240" w:lineRule="atLeast"/>
              <w:rPr>
                <w:rFonts w:eastAsia="Times New Roman"/>
                <w:i/>
                <w:sz w:val="24"/>
                <w:szCs w:val="24"/>
              </w:rPr>
            </w:pPr>
            <w:r w:rsidRPr="000D1248">
              <w:rPr>
                <w:rFonts w:eastAsia="Times New Roman"/>
                <w:i/>
                <w:sz w:val="24"/>
                <w:szCs w:val="24"/>
              </w:rPr>
              <w:t>(3)</w:t>
            </w:r>
          </w:p>
        </w:tc>
        <w:tc>
          <w:tcPr>
            <w:tcW w:w="442" w:type="pct"/>
            <w:vAlign w:val="center"/>
          </w:tcPr>
          <w:p w14:paraId="7992D3C8" w14:textId="77777777" w:rsidR="00555C19" w:rsidRPr="000D1248" w:rsidRDefault="00555C19" w:rsidP="00555C19">
            <w:pPr>
              <w:keepNext/>
              <w:pBdr>
                <w:top w:val="nil"/>
                <w:left w:val="nil"/>
                <w:bottom w:val="nil"/>
                <w:right w:val="nil"/>
                <w:between w:val="nil"/>
              </w:pBdr>
              <w:spacing w:after="0" w:line="240" w:lineRule="atLeast"/>
              <w:rPr>
                <w:rFonts w:eastAsia="Times New Roman"/>
                <w:i/>
                <w:sz w:val="24"/>
                <w:szCs w:val="24"/>
              </w:rPr>
            </w:pPr>
            <w:r w:rsidRPr="000D1248">
              <w:rPr>
                <w:rFonts w:eastAsia="Times New Roman"/>
                <w:i/>
                <w:sz w:val="24"/>
                <w:szCs w:val="24"/>
              </w:rPr>
              <w:t>(4)</w:t>
            </w:r>
          </w:p>
        </w:tc>
        <w:tc>
          <w:tcPr>
            <w:tcW w:w="357" w:type="pct"/>
          </w:tcPr>
          <w:p w14:paraId="10D38C88" w14:textId="77777777" w:rsidR="00555C19" w:rsidRPr="000D1248" w:rsidRDefault="00555C19" w:rsidP="00555C19">
            <w:pPr>
              <w:pBdr>
                <w:top w:val="nil"/>
                <w:left w:val="nil"/>
                <w:bottom w:val="nil"/>
                <w:right w:val="nil"/>
                <w:between w:val="nil"/>
              </w:pBdr>
              <w:spacing w:after="0" w:line="240" w:lineRule="atLeast"/>
              <w:rPr>
                <w:rFonts w:eastAsia="Times New Roman"/>
                <w:i/>
                <w:sz w:val="24"/>
                <w:szCs w:val="24"/>
              </w:rPr>
            </w:pPr>
            <w:r w:rsidRPr="000D1248">
              <w:rPr>
                <w:rFonts w:eastAsia="Times New Roman"/>
                <w:i/>
                <w:sz w:val="24"/>
                <w:szCs w:val="24"/>
              </w:rPr>
              <w:t>(5)</w:t>
            </w:r>
          </w:p>
        </w:tc>
        <w:tc>
          <w:tcPr>
            <w:tcW w:w="1097" w:type="pct"/>
            <w:vAlign w:val="center"/>
          </w:tcPr>
          <w:p w14:paraId="1EC2EE09" w14:textId="77777777" w:rsidR="00555C19" w:rsidRPr="000D1248" w:rsidRDefault="00555C19" w:rsidP="00555C19">
            <w:pPr>
              <w:pBdr>
                <w:top w:val="nil"/>
                <w:left w:val="nil"/>
                <w:bottom w:val="nil"/>
                <w:right w:val="nil"/>
                <w:between w:val="nil"/>
              </w:pBdr>
              <w:spacing w:after="0" w:line="240" w:lineRule="atLeast"/>
              <w:rPr>
                <w:rFonts w:eastAsia="Times New Roman"/>
                <w:i/>
                <w:sz w:val="24"/>
                <w:szCs w:val="24"/>
              </w:rPr>
            </w:pPr>
            <w:r w:rsidRPr="000D1248">
              <w:rPr>
                <w:rFonts w:eastAsia="Times New Roman"/>
                <w:i/>
                <w:sz w:val="24"/>
                <w:szCs w:val="24"/>
              </w:rPr>
              <w:t>(6)</w:t>
            </w:r>
          </w:p>
        </w:tc>
        <w:tc>
          <w:tcPr>
            <w:tcW w:w="419" w:type="pct"/>
            <w:vAlign w:val="center"/>
          </w:tcPr>
          <w:p w14:paraId="3732A4B0" w14:textId="77777777" w:rsidR="00555C19" w:rsidRPr="000D1248" w:rsidRDefault="00555C19" w:rsidP="00555C19">
            <w:pPr>
              <w:pBdr>
                <w:top w:val="nil"/>
                <w:left w:val="nil"/>
                <w:bottom w:val="nil"/>
                <w:right w:val="nil"/>
                <w:between w:val="nil"/>
              </w:pBdr>
              <w:spacing w:after="0" w:line="240" w:lineRule="atLeast"/>
              <w:rPr>
                <w:rFonts w:eastAsia="Times New Roman"/>
                <w:i/>
                <w:sz w:val="24"/>
                <w:szCs w:val="24"/>
              </w:rPr>
            </w:pPr>
            <w:r w:rsidRPr="000D1248">
              <w:rPr>
                <w:rFonts w:eastAsia="Times New Roman"/>
                <w:i/>
                <w:sz w:val="24"/>
                <w:szCs w:val="24"/>
              </w:rPr>
              <w:t>(7)</w:t>
            </w:r>
          </w:p>
        </w:tc>
        <w:tc>
          <w:tcPr>
            <w:tcW w:w="442" w:type="pct"/>
            <w:vAlign w:val="center"/>
          </w:tcPr>
          <w:p w14:paraId="2CE4D07A" w14:textId="77777777" w:rsidR="00555C19" w:rsidRPr="000D1248" w:rsidRDefault="00555C19" w:rsidP="00555C19">
            <w:pPr>
              <w:pBdr>
                <w:top w:val="nil"/>
                <w:left w:val="nil"/>
                <w:bottom w:val="nil"/>
                <w:right w:val="nil"/>
                <w:between w:val="nil"/>
              </w:pBdr>
              <w:spacing w:after="0" w:line="240" w:lineRule="atLeast"/>
              <w:rPr>
                <w:rFonts w:eastAsia="Times New Roman"/>
                <w:i/>
                <w:sz w:val="24"/>
                <w:szCs w:val="24"/>
              </w:rPr>
            </w:pPr>
            <w:r w:rsidRPr="000D1248">
              <w:rPr>
                <w:rFonts w:eastAsia="Times New Roman"/>
                <w:i/>
                <w:sz w:val="24"/>
                <w:szCs w:val="24"/>
              </w:rPr>
              <w:t>(8)</w:t>
            </w:r>
          </w:p>
        </w:tc>
        <w:tc>
          <w:tcPr>
            <w:tcW w:w="328" w:type="pct"/>
            <w:vAlign w:val="center"/>
          </w:tcPr>
          <w:p w14:paraId="611E984F" w14:textId="77777777" w:rsidR="00555C19" w:rsidRPr="000D1248" w:rsidRDefault="00555C19" w:rsidP="00555C19">
            <w:pPr>
              <w:pBdr>
                <w:top w:val="nil"/>
                <w:left w:val="nil"/>
                <w:bottom w:val="nil"/>
                <w:right w:val="nil"/>
                <w:between w:val="nil"/>
              </w:pBdr>
              <w:spacing w:after="0" w:line="240" w:lineRule="atLeast"/>
              <w:rPr>
                <w:rFonts w:eastAsia="Times New Roman"/>
                <w:i/>
                <w:sz w:val="24"/>
                <w:szCs w:val="24"/>
              </w:rPr>
            </w:pPr>
            <w:r w:rsidRPr="000D1248">
              <w:rPr>
                <w:rFonts w:eastAsia="Times New Roman"/>
                <w:i/>
                <w:sz w:val="24"/>
                <w:szCs w:val="24"/>
              </w:rPr>
              <w:t>(9)</w:t>
            </w:r>
          </w:p>
        </w:tc>
      </w:tr>
    </w:tbl>
    <w:p w14:paraId="5D28FFC9" w14:textId="77777777" w:rsidR="00555C19" w:rsidRPr="000D1248" w:rsidRDefault="00555C19" w:rsidP="00555C19">
      <w:pPr>
        <w:pStyle w:val="Noidung"/>
        <w:ind w:firstLine="0"/>
        <w:jc w:val="center"/>
        <w:rPr>
          <w:b/>
        </w:rPr>
      </w:pPr>
    </w:p>
    <w:p w14:paraId="08E9A873" w14:textId="77777777" w:rsidR="00555C19" w:rsidRPr="000D1248" w:rsidRDefault="00555C19" w:rsidP="00555C19">
      <w:pPr>
        <w:pStyle w:val="Noidung"/>
        <w:ind w:firstLine="0"/>
        <w:rPr>
          <w:b/>
        </w:rPr>
      </w:pPr>
      <w:bookmarkStart w:id="82" w:name="_Toc110333233"/>
      <w:r w:rsidRPr="000D1248">
        <w:rPr>
          <w:b/>
        </w:rPr>
        <w:t>5.3. Thư viện, giáo trình, sách, tài liệu tham khảo</w:t>
      </w:r>
      <w:bookmarkEnd w:id="82"/>
    </w:p>
    <w:p w14:paraId="06F002DF" w14:textId="77777777" w:rsidR="00555C19" w:rsidRPr="000D1248" w:rsidRDefault="00555C19" w:rsidP="00555C19">
      <w:pPr>
        <w:pBdr>
          <w:top w:val="nil"/>
          <w:left w:val="nil"/>
          <w:bottom w:val="nil"/>
          <w:right w:val="nil"/>
          <w:between w:val="nil"/>
        </w:pBdr>
        <w:tabs>
          <w:tab w:val="left" w:pos="284"/>
          <w:tab w:val="left" w:pos="851"/>
        </w:tabs>
        <w:jc w:val="both"/>
        <w:rPr>
          <w:rFonts w:eastAsia="Times New Roman"/>
          <w:i/>
          <w:lang w:val="de-DE"/>
        </w:rPr>
      </w:pPr>
      <w:r w:rsidRPr="000D1248">
        <w:rPr>
          <w:rFonts w:eastAsia="Times New Roman"/>
          <w:i/>
          <w:lang w:val="de-DE"/>
        </w:rPr>
        <w:t>a) Thư viện</w:t>
      </w:r>
    </w:p>
    <w:p w14:paraId="40AAD63D" w14:textId="77777777" w:rsidR="00555C19" w:rsidRPr="000D1248" w:rsidRDefault="00555C19" w:rsidP="00555C19">
      <w:pPr>
        <w:pBdr>
          <w:top w:val="nil"/>
          <w:left w:val="nil"/>
          <w:bottom w:val="nil"/>
          <w:right w:val="nil"/>
          <w:between w:val="nil"/>
        </w:pBdr>
        <w:tabs>
          <w:tab w:val="left" w:pos="284"/>
          <w:tab w:val="left" w:pos="851"/>
        </w:tabs>
        <w:jc w:val="both"/>
        <w:rPr>
          <w:rFonts w:eastAsia="Times New Roman"/>
          <w:i/>
          <w:lang w:val="de-DE"/>
        </w:rPr>
      </w:pPr>
      <w:r w:rsidRPr="000D1248">
        <w:rPr>
          <w:rFonts w:eastAsia="Times New Roman"/>
          <w:i/>
          <w:lang w:val="de-DE"/>
        </w:rPr>
        <w:t>b) Sách, giáo trình, tài liệu học tập</w:t>
      </w:r>
    </w:p>
    <w:p w14:paraId="74E9C8F5" w14:textId="77777777" w:rsidR="00555C19" w:rsidRPr="000D1248" w:rsidRDefault="00555C19" w:rsidP="00555C19">
      <w:pPr>
        <w:pStyle w:val="Noidung"/>
        <w:ind w:firstLine="0"/>
        <w:jc w:val="center"/>
        <w:rPr>
          <w:i/>
        </w:rPr>
      </w:pPr>
      <w:r w:rsidRPr="000D1248">
        <w:rPr>
          <w:rFonts w:eastAsia="Times New Roman"/>
          <w:i/>
        </w:rPr>
        <w:t xml:space="preserve">Bảng 9. </w:t>
      </w:r>
      <w:r w:rsidRPr="000D1248">
        <w:rPr>
          <w:i/>
        </w:rPr>
        <w:t>Danh mục giáo trình, sách, tài liệu học tập</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
        <w:gridCol w:w="1382"/>
        <w:gridCol w:w="1326"/>
        <w:gridCol w:w="1304"/>
        <w:gridCol w:w="814"/>
        <w:gridCol w:w="1261"/>
        <w:gridCol w:w="1118"/>
        <w:gridCol w:w="934"/>
        <w:gridCol w:w="866"/>
      </w:tblGrid>
      <w:tr w:rsidR="00555C19" w:rsidRPr="000D1248" w14:paraId="5D7B4335" w14:textId="77777777" w:rsidTr="00555C19">
        <w:tc>
          <w:tcPr>
            <w:tcW w:w="459" w:type="pct"/>
            <w:vAlign w:val="center"/>
            <w:hideMark/>
          </w:tcPr>
          <w:p w14:paraId="47CF674C"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STT</w:t>
            </w:r>
          </w:p>
        </w:tc>
        <w:tc>
          <w:tcPr>
            <w:tcW w:w="698" w:type="pct"/>
            <w:vAlign w:val="center"/>
            <w:hideMark/>
          </w:tcPr>
          <w:p w14:paraId="7ABAB808"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Tên giáo trình/ sách/tạp chí (5 năm trở lại đây)</w:t>
            </w:r>
          </w:p>
        </w:tc>
        <w:tc>
          <w:tcPr>
            <w:tcW w:w="670" w:type="pct"/>
            <w:vAlign w:val="center"/>
            <w:hideMark/>
          </w:tcPr>
          <w:p w14:paraId="6832FA8C"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Tên tác giả</w:t>
            </w:r>
          </w:p>
        </w:tc>
        <w:tc>
          <w:tcPr>
            <w:tcW w:w="659" w:type="pct"/>
            <w:vAlign w:val="center"/>
            <w:hideMark/>
          </w:tcPr>
          <w:p w14:paraId="06C2BF94"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Nhà xuất bản, năm xuất bản, nước</w:t>
            </w:r>
          </w:p>
        </w:tc>
        <w:tc>
          <w:tcPr>
            <w:tcW w:w="402" w:type="pct"/>
            <w:vAlign w:val="center"/>
            <w:hideMark/>
          </w:tcPr>
          <w:p w14:paraId="783C47C3"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Số lượng bản</w:t>
            </w:r>
          </w:p>
        </w:tc>
        <w:tc>
          <w:tcPr>
            <w:tcW w:w="637" w:type="pct"/>
            <w:vAlign w:val="center"/>
            <w:hideMark/>
          </w:tcPr>
          <w:p w14:paraId="3B99EA1E"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Tên học phần sử dụng sách, tạp chí</w:t>
            </w:r>
          </w:p>
        </w:tc>
        <w:tc>
          <w:tcPr>
            <w:tcW w:w="565" w:type="pct"/>
            <w:vAlign w:val="center"/>
            <w:hideMark/>
          </w:tcPr>
          <w:p w14:paraId="1AB7587E"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Mã học phần môn học</w:t>
            </w:r>
          </w:p>
        </w:tc>
        <w:tc>
          <w:tcPr>
            <w:tcW w:w="472" w:type="pct"/>
            <w:vAlign w:val="center"/>
            <w:hideMark/>
          </w:tcPr>
          <w:p w14:paraId="06CA9A37"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Thời gian sử dung (học kỳ, năm học)</w:t>
            </w:r>
          </w:p>
        </w:tc>
        <w:tc>
          <w:tcPr>
            <w:tcW w:w="438" w:type="pct"/>
            <w:vAlign w:val="center"/>
            <w:hideMark/>
          </w:tcPr>
          <w:p w14:paraId="258AEB8D" w14:textId="77777777" w:rsidR="00555C19" w:rsidRPr="000D1248" w:rsidRDefault="00555C19" w:rsidP="00555C19">
            <w:pPr>
              <w:spacing w:line="240" w:lineRule="atLeast"/>
              <w:rPr>
                <w:rFonts w:eastAsia="Times New Roman"/>
                <w:b/>
                <w:bCs/>
                <w:sz w:val="24"/>
                <w:szCs w:val="24"/>
              </w:rPr>
            </w:pPr>
            <w:r w:rsidRPr="000D1248">
              <w:rPr>
                <w:rFonts w:eastAsia="Times New Roman"/>
                <w:b/>
                <w:bCs/>
                <w:sz w:val="24"/>
                <w:szCs w:val="24"/>
              </w:rPr>
              <w:t>Ghi chú</w:t>
            </w:r>
          </w:p>
        </w:tc>
      </w:tr>
      <w:tr w:rsidR="00555C19" w:rsidRPr="000D1248" w14:paraId="0861CF6C" w14:textId="77777777" w:rsidTr="00555C19">
        <w:tc>
          <w:tcPr>
            <w:tcW w:w="459" w:type="pct"/>
            <w:vAlign w:val="center"/>
            <w:hideMark/>
          </w:tcPr>
          <w:p w14:paraId="5CCE30ED" w14:textId="77777777" w:rsidR="00555C19" w:rsidRPr="000D1248" w:rsidRDefault="00555C19" w:rsidP="00555C19">
            <w:pPr>
              <w:spacing w:line="240" w:lineRule="atLeast"/>
              <w:rPr>
                <w:rFonts w:eastAsia="Times New Roman"/>
                <w:i/>
                <w:sz w:val="24"/>
                <w:szCs w:val="24"/>
              </w:rPr>
            </w:pPr>
            <w:r w:rsidRPr="000D1248">
              <w:rPr>
                <w:rFonts w:eastAsia="Times New Roman"/>
                <w:i/>
                <w:sz w:val="24"/>
                <w:szCs w:val="24"/>
              </w:rPr>
              <w:t>(1)</w:t>
            </w:r>
          </w:p>
        </w:tc>
        <w:tc>
          <w:tcPr>
            <w:tcW w:w="698" w:type="pct"/>
            <w:vAlign w:val="center"/>
            <w:hideMark/>
          </w:tcPr>
          <w:p w14:paraId="6D37EAC8" w14:textId="77777777" w:rsidR="00555C19" w:rsidRPr="000D1248" w:rsidRDefault="00555C19" w:rsidP="00555C19">
            <w:pPr>
              <w:spacing w:line="240" w:lineRule="atLeast"/>
              <w:rPr>
                <w:rFonts w:eastAsia="Times New Roman"/>
                <w:i/>
                <w:sz w:val="24"/>
                <w:szCs w:val="24"/>
              </w:rPr>
            </w:pPr>
            <w:r w:rsidRPr="000D1248">
              <w:rPr>
                <w:rFonts w:eastAsia="Times New Roman"/>
                <w:i/>
                <w:sz w:val="24"/>
                <w:szCs w:val="24"/>
              </w:rPr>
              <w:t>(2)</w:t>
            </w:r>
          </w:p>
        </w:tc>
        <w:tc>
          <w:tcPr>
            <w:tcW w:w="670" w:type="pct"/>
            <w:vAlign w:val="center"/>
            <w:hideMark/>
          </w:tcPr>
          <w:p w14:paraId="1536F012" w14:textId="77777777" w:rsidR="00555C19" w:rsidRPr="000D1248" w:rsidRDefault="00555C19" w:rsidP="00555C19">
            <w:pPr>
              <w:spacing w:line="240" w:lineRule="atLeast"/>
              <w:rPr>
                <w:rFonts w:eastAsia="Times New Roman"/>
                <w:i/>
                <w:sz w:val="24"/>
                <w:szCs w:val="24"/>
              </w:rPr>
            </w:pPr>
            <w:r w:rsidRPr="000D1248">
              <w:rPr>
                <w:rFonts w:eastAsia="Times New Roman"/>
                <w:i/>
                <w:sz w:val="24"/>
                <w:szCs w:val="24"/>
              </w:rPr>
              <w:t>(3)</w:t>
            </w:r>
          </w:p>
        </w:tc>
        <w:tc>
          <w:tcPr>
            <w:tcW w:w="659" w:type="pct"/>
            <w:vAlign w:val="center"/>
            <w:hideMark/>
          </w:tcPr>
          <w:p w14:paraId="77A4AE4A" w14:textId="77777777" w:rsidR="00555C19" w:rsidRPr="000D1248" w:rsidRDefault="00555C19" w:rsidP="00555C19">
            <w:pPr>
              <w:spacing w:line="240" w:lineRule="atLeast"/>
              <w:rPr>
                <w:rFonts w:eastAsia="Times New Roman"/>
                <w:i/>
                <w:sz w:val="24"/>
                <w:szCs w:val="24"/>
              </w:rPr>
            </w:pPr>
            <w:r w:rsidRPr="000D1248">
              <w:rPr>
                <w:rFonts w:eastAsia="Times New Roman"/>
                <w:i/>
                <w:sz w:val="24"/>
                <w:szCs w:val="24"/>
              </w:rPr>
              <w:t>(4)</w:t>
            </w:r>
          </w:p>
        </w:tc>
        <w:tc>
          <w:tcPr>
            <w:tcW w:w="402" w:type="pct"/>
            <w:vAlign w:val="center"/>
            <w:hideMark/>
          </w:tcPr>
          <w:p w14:paraId="03BF3F3A" w14:textId="77777777" w:rsidR="00555C19" w:rsidRPr="000D1248" w:rsidRDefault="00555C19" w:rsidP="00555C19">
            <w:pPr>
              <w:spacing w:line="240" w:lineRule="atLeast"/>
              <w:rPr>
                <w:rFonts w:eastAsia="Times New Roman"/>
                <w:i/>
                <w:sz w:val="24"/>
                <w:szCs w:val="24"/>
              </w:rPr>
            </w:pPr>
            <w:r w:rsidRPr="000D1248">
              <w:rPr>
                <w:rFonts w:eastAsia="Times New Roman"/>
                <w:i/>
                <w:sz w:val="24"/>
                <w:szCs w:val="24"/>
              </w:rPr>
              <w:t>(5)</w:t>
            </w:r>
          </w:p>
        </w:tc>
        <w:tc>
          <w:tcPr>
            <w:tcW w:w="637" w:type="pct"/>
            <w:vAlign w:val="center"/>
            <w:hideMark/>
          </w:tcPr>
          <w:p w14:paraId="5AE94EBD" w14:textId="77777777" w:rsidR="00555C19" w:rsidRPr="000D1248" w:rsidRDefault="00555C19" w:rsidP="00555C19">
            <w:pPr>
              <w:spacing w:line="240" w:lineRule="atLeast"/>
              <w:rPr>
                <w:rFonts w:eastAsia="Times New Roman"/>
                <w:i/>
                <w:sz w:val="24"/>
                <w:szCs w:val="24"/>
              </w:rPr>
            </w:pPr>
            <w:r w:rsidRPr="000D1248">
              <w:rPr>
                <w:rFonts w:eastAsia="Times New Roman"/>
                <w:i/>
                <w:sz w:val="24"/>
                <w:szCs w:val="24"/>
              </w:rPr>
              <w:t>(6)</w:t>
            </w:r>
          </w:p>
        </w:tc>
        <w:tc>
          <w:tcPr>
            <w:tcW w:w="565" w:type="pct"/>
            <w:vAlign w:val="center"/>
            <w:hideMark/>
          </w:tcPr>
          <w:p w14:paraId="437E8B1E" w14:textId="77777777" w:rsidR="00555C19" w:rsidRPr="000D1248" w:rsidRDefault="00555C19" w:rsidP="00555C19">
            <w:pPr>
              <w:spacing w:line="240" w:lineRule="atLeast"/>
              <w:rPr>
                <w:rFonts w:eastAsia="Times New Roman"/>
                <w:i/>
                <w:sz w:val="24"/>
                <w:szCs w:val="24"/>
              </w:rPr>
            </w:pPr>
            <w:r w:rsidRPr="000D1248">
              <w:rPr>
                <w:rFonts w:eastAsia="Times New Roman"/>
                <w:i/>
                <w:sz w:val="24"/>
                <w:szCs w:val="24"/>
              </w:rPr>
              <w:t>(7)</w:t>
            </w:r>
          </w:p>
        </w:tc>
        <w:tc>
          <w:tcPr>
            <w:tcW w:w="472" w:type="pct"/>
            <w:vAlign w:val="center"/>
            <w:hideMark/>
          </w:tcPr>
          <w:p w14:paraId="68ABCB4C" w14:textId="77777777" w:rsidR="00555C19" w:rsidRPr="000D1248" w:rsidRDefault="00555C19" w:rsidP="00555C19">
            <w:pPr>
              <w:spacing w:line="240" w:lineRule="atLeast"/>
              <w:rPr>
                <w:rFonts w:eastAsia="Times New Roman"/>
                <w:i/>
                <w:sz w:val="24"/>
                <w:szCs w:val="24"/>
              </w:rPr>
            </w:pPr>
            <w:r w:rsidRPr="000D1248">
              <w:rPr>
                <w:rFonts w:eastAsia="Times New Roman"/>
                <w:i/>
                <w:sz w:val="24"/>
                <w:szCs w:val="24"/>
              </w:rPr>
              <w:t>(8)</w:t>
            </w:r>
          </w:p>
        </w:tc>
        <w:tc>
          <w:tcPr>
            <w:tcW w:w="438" w:type="pct"/>
            <w:vAlign w:val="center"/>
            <w:hideMark/>
          </w:tcPr>
          <w:p w14:paraId="21A314CD" w14:textId="77777777" w:rsidR="00555C19" w:rsidRPr="000D1248" w:rsidRDefault="00555C19" w:rsidP="00555C19">
            <w:pPr>
              <w:spacing w:line="240" w:lineRule="atLeast"/>
              <w:rPr>
                <w:rFonts w:eastAsia="Times New Roman"/>
                <w:i/>
                <w:sz w:val="24"/>
                <w:szCs w:val="24"/>
              </w:rPr>
            </w:pPr>
            <w:r w:rsidRPr="000D1248">
              <w:rPr>
                <w:rFonts w:eastAsia="Times New Roman"/>
                <w:i/>
                <w:sz w:val="24"/>
                <w:szCs w:val="24"/>
              </w:rPr>
              <w:t>(9)</w:t>
            </w:r>
          </w:p>
        </w:tc>
      </w:tr>
      <w:tr w:rsidR="00555C19" w:rsidRPr="000D1248" w14:paraId="078A754A" w14:textId="77777777" w:rsidTr="00555C19">
        <w:tc>
          <w:tcPr>
            <w:tcW w:w="459" w:type="pct"/>
            <w:vAlign w:val="center"/>
          </w:tcPr>
          <w:p w14:paraId="2B5F18A2" w14:textId="77777777" w:rsidR="00555C19" w:rsidRPr="000D1248" w:rsidRDefault="00555C19" w:rsidP="00555C19">
            <w:pPr>
              <w:spacing w:line="240" w:lineRule="atLeast"/>
              <w:rPr>
                <w:rFonts w:eastAsia="Times New Roman"/>
                <w:i/>
                <w:sz w:val="24"/>
                <w:szCs w:val="24"/>
              </w:rPr>
            </w:pPr>
          </w:p>
        </w:tc>
        <w:tc>
          <w:tcPr>
            <w:tcW w:w="698" w:type="pct"/>
            <w:vAlign w:val="center"/>
          </w:tcPr>
          <w:p w14:paraId="7A40D3BE" w14:textId="77777777" w:rsidR="00555C19" w:rsidRPr="000D1248" w:rsidRDefault="00555C19" w:rsidP="00555C19">
            <w:pPr>
              <w:spacing w:line="240" w:lineRule="atLeast"/>
              <w:rPr>
                <w:rFonts w:eastAsia="Times New Roman"/>
                <w:i/>
                <w:sz w:val="24"/>
                <w:szCs w:val="24"/>
              </w:rPr>
            </w:pPr>
          </w:p>
        </w:tc>
        <w:tc>
          <w:tcPr>
            <w:tcW w:w="670" w:type="pct"/>
            <w:vAlign w:val="center"/>
          </w:tcPr>
          <w:p w14:paraId="24081883" w14:textId="77777777" w:rsidR="00555C19" w:rsidRPr="000D1248" w:rsidRDefault="00555C19" w:rsidP="00555C19">
            <w:pPr>
              <w:spacing w:line="240" w:lineRule="atLeast"/>
              <w:rPr>
                <w:rFonts w:eastAsia="Times New Roman"/>
                <w:i/>
                <w:sz w:val="24"/>
                <w:szCs w:val="24"/>
              </w:rPr>
            </w:pPr>
          </w:p>
        </w:tc>
        <w:tc>
          <w:tcPr>
            <w:tcW w:w="659" w:type="pct"/>
            <w:vAlign w:val="center"/>
          </w:tcPr>
          <w:p w14:paraId="65A11010" w14:textId="77777777" w:rsidR="00555C19" w:rsidRPr="000D1248" w:rsidRDefault="00555C19" w:rsidP="00555C19">
            <w:pPr>
              <w:spacing w:line="240" w:lineRule="atLeast"/>
              <w:rPr>
                <w:rFonts w:eastAsia="Times New Roman"/>
                <w:i/>
                <w:sz w:val="24"/>
                <w:szCs w:val="24"/>
              </w:rPr>
            </w:pPr>
          </w:p>
        </w:tc>
        <w:tc>
          <w:tcPr>
            <w:tcW w:w="402" w:type="pct"/>
            <w:vAlign w:val="center"/>
          </w:tcPr>
          <w:p w14:paraId="6EF211AC" w14:textId="77777777" w:rsidR="00555C19" w:rsidRPr="000D1248" w:rsidRDefault="00555C19" w:rsidP="00555C19">
            <w:pPr>
              <w:spacing w:line="240" w:lineRule="atLeast"/>
              <w:rPr>
                <w:rFonts w:eastAsia="Times New Roman"/>
                <w:i/>
                <w:sz w:val="24"/>
                <w:szCs w:val="24"/>
              </w:rPr>
            </w:pPr>
          </w:p>
        </w:tc>
        <w:tc>
          <w:tcPr>
            <w:tcW w:w="637" w:type="pct"/>
            <w:vAlign w:val="center"/>
          </w:tcPr>
          <w:p w14:paraId="579CE7D9" w14:textId="77777777" w:rsidR="00555C19" w:rsidRPr="000D1248" w:rsidRDefault="00555C19" w:rsidP="00555C19">
            <w:pPr>
              <w:spacing w:line="240" w:lineRule="atLeast"/>
              <w:rPr>
                <w:rFonts w:eastAsia="Times New Roman"/>
                <w:i/>
                <w:sz w:val="24"/>
                <w:szCs w:val="24"/>
              </w:rPr>
            </w:pPr>
          </w:p>
        </w:tc>
        <w:tc>
          <w:tcPr>
            <w:tcW w:w="565" w:type="pct"/>
            <w:vAlign w:val="center"/>
          </w:tcPr>
          <w:p w14:paraId="39774D1E" w14:textId="77777777" w:rsidR="00555C19" w:rsidRPr="000D1248" w:rsidRDefault="00555C19" w:rsidP="00555C19">
            <w:pPr>
              <w:spacing w:line="240" w:lineRule="atLeast"/>
              <w:rPr>
                <w:rFonts w:eastAsia="Times New Roman"/>
                <w:i/>
                <w:sz w:val="24"/>
                <w:szCs w:val="24"/>
              </w:rPr>
            </w:pPr>
          </w:p>
        </w:tc>
        <w:tc>
          <w:tcPr>
            <w:tcW w:w="472" w:type="pct"/>
            <w:vAlign w:val="center"/>
          </w:tcPr>
          <w:p w14:paraId="30D65735" w14:textId="77777777" w:rsidR="00555C19" w:rsidRPr="000D1248" w:rsidRDefault="00555C19" w:rsidP="00555C19">
            <w:pPr>
              <w:spacing w:line="240" w:lineRule="atLeast"/>
              <w:rPr>
                <w:rFonts w:eastAsia="Times New Roman"/>
                <w:i/>
                <w:sz w:val="24"/>
                <w:szCs w:val="24"/>
              </w:rPr>
            </w:pPr>
          </w:p>
        </w:tc>
        <w:tc>
          <w:tcPr>
            <w:tcW w:w="438" w:type="pct"/>
            <w:vAlign w:val="center"/>
          </w:tcPr>
          <w:p w14:paraId="29DC67E5" w14:textId="77777777" w:rsidR="00555C19" w:rsidRPr="000D1248" w:rsidRDefault="00555C19" w:rsidP="00555C19">
            <w:pPr>
              <w:spacing w:line="240" w:lineRule="atLeast"/>
              <w:rPr>
                <w:rFonts w:eastAsia="Times New Roman"/>
                <w:i/>
                <w:sz w:val="24"/>
                <w:szCs w:val="24"/>
              </w:rPr>
            </w:pPr>
          </w:p>
        </w:tc>
      </w:tr>
    </w:tbl>
    <w:p w14:paraId="65C25B17" w14:textId="77777777" w:rsidR="00555C19" w:rsidRPr="000D1248" w:rsidRDefault="00555C19" w:rsidP="00555C19">
      <w:pPr>
        <w:pStyle w:val="Noidung"/>
        <w:ind w:firstLine="0"/>
        <w:jc w:val="center"/>
        <w:rPr>
          <w:i/>
        </w:rPr>
      </w:pPr>
    </w:p>
    <w:p w14:paraId="6C2D7EEF" w14:textId="77777777" w:rsidR="00555C19" w:rsidRPr="000D1248" w:rsidRDefault="00555C19" w:rsidP="00555C19">
      <w:pPr>
        <w:pStyle w:val="Heading1"/>
        <w:rPr>
          <w:lang w:val="de-DE"/>
        </w:rPr>
      </w:pPr>
      <w:bookmarkStart w:id="83" w:name="_Toc132144963"/>
      <w:r w:rsidRPr="000D1248">
        <w:rPr>
          <w:lang w:val="de-DE"/>
        </w:rPr>
        <w:t>PHẦN VI. ĐIỀU KIỆN VỀ TỔ CHỨC BỘ MÁY QUẢN LÝ ĐỂ MỞ NGÀNH ĐÀO TẠO</w:t>
      </w:r>
      <w:bookmarkEnd w:id="83"/>
    </w:p>
    <w:p w14:paraId="286B8126" w14:textId="77777777" w:rsidR="00555C19" w:rsidRPr="000D1248" w:rsidRDefault="00555C19" w:rsidP="00555C19">
      <w:pPr>
        <w:spacing w:after="0"/>
        <w:ind w:firstLine="720"/>
        <w:jc w:val="both"/>
        <w:rPr>
          <w:lang w:val="de-DE"/>
        </w:rPr>
      </w:pPr>
      <w:r w:rsidRPr="000D1248">
        <w:rPr>
          <w:lang w:val="de-DE"/>
        </w:rPr>
        <w:t>Đề án mở ngành đào tạo …………, Nhà trường giao cho Khoa …………. chịu trách nhiệm chính trong việc quản lý các hoạt động chuyên môn, giảng viên, người học. Bộ môn</w:t>
      </w:r>
      <w:r w:rsidRPr="000D1248">
        <w:rPr>
          <w:lang w:val="vi-VN"/>
        </w:rPr>
        <w:t xml:space="preserve"> </w:t>
      </w:r>
      <w:r w:rsidRPr="000D1248">
        <w:rPr>
          <w:lang w:val="de-DE"/>
        </w:rPr>
        <w:t>………..</w:t>
      </w:r>
      <w:r w:rsidRPr="000D1248">
        <w:rPr>
          <w:lang w:val="vi-VN"/>
        </w:rPr>
        <w:t xml:space="preserve"> </w:t>
      </w:r>
      <w:r w:rsidRPr="000D1248">
        <w:rPr>
          <w:lang w:val="de-DE"/>
        </w:rPr>
        <w:t>là đơn vị quản lý chuyên trách đáp ứng yêu cầu chuyên môn và chịu trách nhiệm trước Nhà trường về chất lượng đào tạo. Trưởng khoa ………….. có trách nhiệm phối hợp với các Khoa liên quan tổ chức, chỉ đạo tiến hành xây dựng đề cương chi tiết học phần đảm bảo mục tiêu, nội dung, yêu cầu đề ra, đồng thời phù hợp với điều kiện cụ thể của nhà trường, của địa phương, đáp ứng nhu cầu của người học và của xã hội.</w:t>
      </w:r>
    </w:p>
    <w:p w14:paraId="3F465F0E" w14:textId="77777777" w:rsidR="00555C19" w:rsidRPr="000D1248" w:rsidRDefault="00555C19" w:rsidP="00555C19">
      <w:pPr>
        <w:pStyle w:val="Noidung"/>
        <w:ind w:firstLine="0"/>
        <w:rPr>
          <w:b/>
        </w:rPr>
      </w:pPr>
      <w:bookmarkStart w:id="84" w:name="_Toc104732825"/>
      <w:bookmarkStart w:id="85" w:name="_Toc105103408"/>
      <w:bookmarkStart w:id="86" w:name="_Toc110333235"/>
      <w:r w:rsidRPr="000D1248">
        <w:rPr>
          <w:b/>
        </w:rPr>
        <w:t>6.1. Bộ máy quản lý cấp Khoa</w:t>
      </w:r>
      <w:bookmarkEnd w:id="84"/>
      <w:bookmarkEnd w:id="85"/>
      <w:bookmarkEnd w:id="86"/>
    </w:p>
    <w:p w14:paraId="09B9642C" w14:textId="77777777" w:rsidR="00555C19" w:rsidRPr="000D1248" w:rsidRDefault="00555C19" w:rsidP="00555C19">
      <w:pPr>
        <w:pStyle w:val="Noidung"/>
      </w:pPr>
      <w:r w:rsidRPr="000D1248">
        <w:t>...................................................................................................................................................................................................</w:t>
      </w:r>
    </w:p>
    <w:p w14:paraId="2844956C" w14:textId="77777777" w:rsidR="00555C19" w:rsidRPr="000D1248" w:rsidRDefault="00555C19" w:rsidP="00555C19">
      <w:pPr>
        <w:pStyle w:val="Noidung"/>
        <w:ind w:firstLine="0"/>
        <w:rPr>
          <w:b/>
        </w:rPr>
      </w:pPr>
      <w:bookmarkStart w:id="87" w:name="_Toc104732826"/>
      <w:bookmarkStart w:id="88" w:name="_Toc105103409"/>
      <w:bookmarkStart w:id="89" w:name="_Toc110333236"/>
      <w:r w:rsidRPr="000D1248">
        <w:rPr>
          <w:b/>
        </w:rPr>
        <w:t>6.2. Bộ môn quản lý chuyên môn</w:t>
      </w:r>
      <w:bookmarkEnd w:id="87"/>
      <w:bookmarkEnd w:id="88"/>
      <w:bookmarkEnd w:id="89"/>
    </w:p>
    <w:p w14:paraId="6A2514DE" w14:textId="77777777" w:rsidR="00555C19" w:rsidRPr="000D1248" w:rsidRDefault="00555C19" w:rsidP="00555C19">
      <w:pPr>
        <w:pStyle w:val="Noidung"/>
      </w:pPr>
      <w:r w:rsidRPr="000D1248">
        <w:t>...................................................................................................................................................................................................</w:t>
      </w:r>
    </w:p>
    <w:p w14:paraId="2B9E712D" w14:textId="77777777" w:rsidR="00555C19" w:rsidRPr="000D1248" w:rsidRDefault="00555C19" w:rsidP="00555C19">
      <w:pPr>
        <w:pStyle w:val="Heading1"/>
        <w:rPr>
          <w:szCs w:val="26"/>
          <w:lang w:val="de-DE"/>
        </w:rPr>
      </w:pPr>
      <w:bookmarkStart w:id="90" w:name="_Toc132144964"/>
      <w:r w:rsidRPr="000D1248">
        <w:rPr>
          <w:lang w:val="de-DE"/>
        </w:rPr>
        <w:t xml:space="preserve">PHẦN VII. </w:t>
      </w:r>
      <w:r w:rsidRPr="000D1248">
        <w:rPr>
          <w:szCs w:val="26"/>
          <w:lang w:val="de-DE"/>
        </w:rPr>
        <w:t>KẾ HOẠCH ĐẢM BẢO CHẤT LƯỢNG</w:t>
      </w:r>
      <w:bookmarkEnd w:id="90"/>
    </w:p>
    <w:p w14:paraId="78688DBB" w14:textId="77777777" w:rsidR="00555C19" w:rsidRPr="000D1248" w:rsidRDefault="00555C19" w:rsidP="00555C19">
      <w:pPr>
        <w:pStyle w:val="Noidung"/>
        <w:ind w:firstLine="0"/>
        <w:rPr>
          <w:b/>
        </w:rPr>
      </w:pPr>
      <w:r w:rsidRPr="000D1248">
        <w:rPr>
          <w:b/>
        </w:rPr>
        <w:t>7.1. Kế hoạch phát triển đội ngũ giảng viên, cán bộ quản lý</w:t>
      </w:r>
    </w:p>
    <w:p w14:paraId="5E123C96" w14:textId="77777777" w:rsidR="00555C19" w:rsidRPr="000D1248" w:rsidRDefault="00555C19" w:rsidP="00555C19">
      <w:pPr>
        <w:pStyle w:val="Noidung"/>
        <w:ind w:firstLine="0"/>
        <w:rPr>
          <w:b/>
        </w:rPr>
      </w:pPr>
      <w:r w:rsidRPr="000D1248">
        <w:rPr>
          <w:b/>
        </w:rPr>
        <w:t>7.2. Kế hoạch đầu tư cơ sở vật chất, đầu tư chi phí đào tạo</w:t>
      </w:r>
    </w:p>
    <w:p w14:paraId="7CAB37DB" w14:textId="77777777" w:rsidR="00555C19" w:rsidRPr="000D1248" w:rsidRDefault="00555C19" w:rsidP="00555C19">
      <w:pPr>
        <w:pStyle w:val="Noidung"/>
        <w:ind w:firstLine="0"/>
        <w:rPr>
          <w:b/>
        </w:rPr>
      </w:pPr>
      <w:r w:rsidRPr="000D1248">
        <w:rPr>
          <w:b/>
        </w:rPr>
        <w:t>7.3. Kế hoạch hợp tác quốc tế về đào tạo, tổ chức hội nghị, hội thảo và nghiên cứu khoa học</w:t>
      </w:r>
    </w:p>
    <w:p w14:paraId="4F8AC5F1" w14:textId="77777777" w:rsidR="00555C19" w:rsidRPr="000D1248" w:rsidRDefault="00555C19" w:rsidP="00555C19">
      <w:pPr>
        <w:pStyle w:val="Heading1"/>
        <w:rPr>
          <w:szCs w:val="26"/>
          <w:lang w:val="de-DE"/>
        </w:rPr>
      </w:pPr>
      <w:bookmarkStart w:id="91" w:name="_Toc132144965"/>
      <w:r w:rsidRPr="000D1248">
        <w:rPr>
          <w:lang w:val="de-DE"/>
        </w:rPr>
        <w:t xml:space="preserve">PHẦN VIII. </w:t>
      </w:r>
      <w:r w:rsidRPr="000D1248">
        <w:rPr>
          <w:szCs w:val="26"/>
          <w:lang w:val="de-DE"/>
        </w:rPr>
        <w:t>PHƯƠNG ÁN, GIẢI PHÁP ĐỀ PHÒNG, NGĂN NGỪA, XỬ LÝ RỦI RO TRONG MỞ NGÀNH ĐÀO TẠO</w:t>
      </w:r>
      <w:bookmarkEnd w:id="91"/>
      <w:r w:rsidRPr="000D1248">
        <w:rPr>
          <w:szCs w:val="26"/>
          <w:lang w:val="de-DE"/>
        </w:rPr>
        <w:tab/>
      </w:r>
    </w:p>
    <w:p w14:paraId="19D89248" w14:textId="77777777" w:rsidR="00555C19" w:rsidRPr="000D1248" w:rsidRDefault="00555C19" w:rsidP="00555C19">
      <w:pPr>
        <w:pStyle w:val="Noidung"/>
        <w:ind w:firstLine="0"/>
        <w:rPr>
          <w:b/>
          <w:lang w:val="en-US"/>
        </w:rPr>
      </w:pPr>
      <w:bookmarkStart w:id="92" w:name="_Toc110333238"/>
      <w:r w:rsidRPr="000D1248">
        <w:rPr>
          <w:b/>
          <w:lang w:val="en-US"/>
        </w:rPr>
        <w:t>8.1. Rủi ro trong mở ngành đào tạo</w:t>
      </w:r>
      <w:bookmarkEnd w:id="92"/>
    </w:p>
    <w:p w14:paraId="2470A4EE" w14:textId="77777777" w:rsidR="00555C19" w:rsidRPr="000D1248" w:rsidRDefault="00555C19" w:rsidP="00555C19">
      <w:pPr>
        <w:pStyle w:val="Noidung"/>
        <w:ind w:firstLine="0"/>
        <w:rPr>
          <w:b/>
          <w:lang w:val="en-US"/>
        </w:rPr>
      </w:pPr>
      <w:bookmarkStart w:id="93" w:name="_Toc110333239"/>
      <w:r w:rsidRPr="000D1248">
        <w:rPr>
          <w:b/>
          <w:lang w:val="en-US"/>
        </w:rPr>
        <w:lastRenderedPageBreak/>
        <w:t>8.2. Phương án, giải pháp đề phòng, ngăn ngừa, xử lý rủi ro</w:t>
      </w:r>
      <w:bookmarkEnd w:id="93"/>
    </w:p>
    <w:p w14:paraId="107410F6" w14:textId="77777777" w:rsidR="00555C19" w:rsidRPr="000D1248" w:rsidRDefault="00555C19" w:rsidP="00555C19">
      <w:pPr>
        <w:pStyle w:val="Noidung"/>
        <w:ind w:firstLine="0"/>
        <w:rPr>
          <w:b/>
          <w:lang w:val="en-US"/>
        </w:rPr>
      </w:pPr>
      <w:r w:rsidRPr="000D1248">
        <w:rPr>
          <w:b/>
          <w:lang w:val="en-US"/>
        </w:rPr>
        <w:t>PHẦN IX. ĐỀ NGHỊ VÀ CAM KẾT THỰC HIỆN</w:t>
      </w:r>
    </w:p>
    <w:p w14:paraId="4FBB6051" w14:textId="77777777" w:rsidR="00555C19" w:rsidRPr="000D1248" w:rsidRDefault="00555C19" w:rsidP="00555C19">
      <w:pPr>
        <w:spacing w:before="180" w:after="180" w:line="360" w:lineRule="auto"/>
        <w:ind w:firstLine="567"/>
        <w:jc w:val="both"/>
        <w:rPr>
          <w:lang w:val="nl-NL"/>
        </w:rPr>
      </w:pPr>
      <w:r w:rsidRPr="000D1248">
        <w:rPr>
          <w:lang w:val="nl-NL"/>
        </w:rPr>
        <w:t xml:space="preserve">1. Địa chỉ website đăng thông tin 3 công khai, chuẩn đầu ra, các quy định của cơ sở đào tạo liên quan đến hoạt động tổ chức đào tạo và nghiên cứu khoa học. </w:t>
      </w:r>
    </w:p>
    <w:p w14:paraId="626AF10B" w14:textId="77777777" w:rsidR="00555C19" w:rsidRPr="000D1248" w:rsidRDefault="00555C19" w:rsidP="00555C19">
      <w:pPr>
        <w:spacing w:before="180" w:after="180" w:line="360" w:lineRule="auto"/>
        <w:ind w:firstLine="567"/>
        <w:jc w:val="both"/>
        <w:rPr>
          <w:lang w:val="nl-NL"/>
        </w:rPr>
      </w:pPr>
      <w:r w:rsidRPr="000D1248">
        <w:rPr>
          <w:lang w:val="nl-NL"/>
        </w:rPr>
        <w:t>......</w:t>
      </w:r>
    </w:p>
    <w:p w14:paraId="3BAE293C" w14:textId="77777777" w:rsidR="00555C19" w:rsidRPr="000D1248" w:rsidRDefault="00555C19" w:rsidP="00555C19">
      <w:pPr>
        <w:spacing w:before="180" w:after="180" w:line="360" w:lineRule="auto"/>
        <w:ind w:firstLine="567"/>
        <w:jc w:val="both"/>
        <w:rPr>
          <w:lang w:val="nl-NL"/>
        </w:rPr>
      </w:pPr>
      <w:r w:rsidRPr="000D1248">
        <w:rPr>
          <w:lang w:val="nl-NL"/>
        </w:rPr>
        <w:t>2. Đề nghị của Khoa chuyên môn:</w:t>
      </w:r>
    </w:p>
    <w:p w14:paraId="2370AE67" w14:textId="77777777" w:rsidR="00555C19" w:rsidRPr="000D1248" w:rsidRDefault="00555C19" w:rsidP="00555C19">
      <w:pPr>
        <w:spacing w:before="180" w:after="180" w:line="360" w:lineRule="auto"/>
        <w:ind w:firstLine="567"/>
        <w:jc w:val="both"/>
        <w:rPr>
          <w:lang w:val="nl-NL"/>
        </w:rPr>
      </w:pPr>
      <w:r w:rsidRPr="000D1248">
        <w:rPr>
          <w:lang w:val="nl-NL"/>
        </w:rPr>
        <w:t>.......</w:t>
      </w:r>
    </w:p>
    <w:p w14:paraId="34DF6376" w14:textId="77777777" w:rsidR="00555C19" w:rsidRPr="000D1248" w:rsidRDefault="00555C19" w:rsidP="00555C19">
      <w:pPr>
        <w:spacing w:before="180" w:after="180" w:line="360" w:lineRule="auto"/>
        <w:ind w:firstLine="567"/>
        <w:jc w:val="both"/>
        <w:rPr>
          <w:lang w:val="nl-NL"/>
        </w:rPr>
      </w:pPr>
      <w:r w:rsidRPr="000D1248">
        <w:rPr>
          <w:lang w:val="nl-NL"/>
        </w:rPr>
        <w:t>3. Cam kết triển khai thực hiện.</w:t>
      </w:r>
    </w:p>
    <w:tbl>
      <w:tblPr>
        <w:tblW w:w="9366" w:type="dxa"/>
        <w:tblLayout w:type="fixed"/>
        <w:tblLook w:val="0000" w:firstRow="0" w:lastRow="0" w:firstColumn="0" w:lastColumn="0" w:noHBand="0" w:noVBand="0"/>
      </w:tblPr>
      <w:tblGrid>
        <w:gridCol w:w="3402"/>
        <w:gridCol w:w="5964"/>
      </w:tblGrid>
      <w:tr w:rsidR="00555C19" w:rsidRPr="000D1248" w14:paraId="4016FBC0" w14:textId="77777777" w:rsidTr="00555C19">
        <w:tc>
          <w:tcPr>
            <w:tcW w:w="3402" w:type="dxa"/>
          </w:tcPr>
          <w:p w14:paraId="78F768A0" w14:textId="77777777" w:rsidR="00555C19" w:rsidRPr="000D1248" w:rsidRDefault="00555C19">
            <w:pPr>
              <w:spacing w:line="312" w:lineRule="auto"/>
              <w:jc w:val="both"/>
              <w:rPr>
                <w:b/>
                <w:i/>
                <w:lang w:val="nl-NL"/>
              </w:rPr>
            </w:pPr>
          </w:p>
          <w:p w14:paraId="4675BC42" w14:textId="77777777" w:rsidR="00555C19" w:rsidRPr="000D1248" w:rsidRDefault="00555C19">
            <w:pPr>
              <w:spacing w:line="312" w:lineRule="auto"/>
              <w:jc w:val="both"/>
              <w:rPr>
                <w:lang w:val="nl-NL"/>
              </w:rPr>
            </w:pPr>
          </w:p>
        </w:tc>
        <w:tc>
          <w:tcPr>
            <w:tcW w:w="5964" w:type="dxa"/>
          </w:tcPr>
          <w:p w14:paraId="2DC40CD0" w14:textId="3DB8273B" w:rsidR="00555C19" w:rsidRPr="000D1248" w:rsidRDefault="00E70A12">
            <w:pPr>
              <w:spacing w:line="312" w:lineRule="auto"/>
              <w:rPr>
                <w:i/>
                <w:lang w:val="nl-NL"/>
              </w:rPr>
            </w:pPr>
            <w:r>
              <w:rPr>
                <w:i/>
                <w:lang w:val="nl-NL"/>
              </w:rPr>
              <w:t>Hà N</w:t>
            </w:r>
            <w:r w:rsidR="00555C19" w:rsidRPr="000D1248">
              <w:rPr>
                <w:i/>
                <w:lang w:val="nl-NL"/>
              </w:rPr>
              <w:t xml:space="preserve">ội, ngày    tháng    năm </w:t>
            </w:r>
          </w:p>
          <w:p w14:paraId="552C636C" w14:textId="77777777" w:rsidR="00555C19" w:rsidRPr="000D1248" w:rsidRDefault="00555C19">
            <w:pPr>
              <w:spacing w:line="312" w:lineRule="auto"/>
              <w:rPr>
                <w:b/>
                <w:lang w:val="nl-NL"/>
              </w:rPr>
            </w:pPr>
            <w:r w:rsidRPr="000D1248">
              <w:rPr>
                <w:b/>
                <w:lang w:val="nl-NL"/>
              </w:rPr>
              <w:t>TRƯỞNG BAN XÂY DỰNG ĐỀ ÁN MỞ NGÀNH</w:t>
            </w:r>
          </w:p>
          <w:p w14:paraId="22EF1A9A" w14:textId="77777777" w:rsidR="00555C19" w:rsidRPr="000D1248" w:rsidRDefault="00555C19">
            <w:pPr>
              <w:spacing w:line="312" w:lineRule="auto"/>
              <w:rPr>
                <w:b/>
                <w:lang w:val="nl-NL"/>
              </w:rPr>
            </w:pPr>
          </w:p>
          <w:p w14:paraId="49DC3CCB" w14:textId="77777777" w:rsidR="00555C19" w:rsidRPr="000D1248" w:rsidRDefault="00555C19">
            <w:pPr>
              <w:spacing w:line="312" w:lineRule="auto"/>
              <w:rPr>
                <w:b/>
                <w:lang w:val="nl-NL"/>
              </w:rPr>
            </w:pPr>
          </w:p>
          <w:p w14:paraId="21151017" w14:textId="77777777" w:rsidR="00555C19" w:rsidRPr="000D1248" w:rsidRDefault="00555C19" w:rsidP="00555C19">
            <w:pPr>
              <w:spacing w:line="312" w:lineRule="auto"/>
              <w:rPr>
                <w:b/>
                <w:lang w:val="nl-NL"/>
              </w:rPr>
            </w:pPr>
          </w:p>
        </w:tc>
      </w:tr>
    </w:tbl>
    <w:p w14:paraId="4CC4D3D5" w14:textId="77777777" w:rsidR="00555C19" w:rsidRPr="000D1248" w:rsidRDefault="00555C19">
      <w:pPr>
        <w:spacing w:line="312" w:lineRule="auto"/>
        <w:rPr>
          <w:rFonts w:eastAsia="Times New Roman"/>
          <w:b/>
          <w:lang w:val="nl-NL"/>
        </w:rPr>
      </w:pPr>
    </w:p>
    <w:p w14:paraId="35FF7F7A" w14:textId="77777777" w:rsidR="00555C19" w:rsidRPr="000D1248" w:rsidRDefault="00555C19" w:rsidP="00555C19">
      <w:pPr>
        <w:pStyle w:val="Heading1"/>
        <w:spacing w:before="60" w:line="312" w:lineRule="auto"/>
        <w:jc w:val="center"/>
        <w:rPr>
          <w:b w:val="0"/>
          <w:szCs w:val="26"/>
          <w:lang w:val="nl-NL"/>
        </w:rPr>
      </w:pPr>
      <w:bookmarkStart w:id="94" w:name="_heading=h.3whwml4" w:colFirst="0" w:colLast="0"/>
      <w:bookmarkEnd w:id="94"/>
    </w:p>
    <w:p w14:paraId="25CA30C8" w14:textId="77777777" w:rsidR="00555C19" w:rsidRPr="000D1248" w:rsidRDefault="00555C19" w:rsidP="00555C19">
      <w:pPr>
        <w:rPr>
          <w:b/>
          <w:lang w:val="nl-NL"/>
        </w:rPr>
      </w:pPr>
    </w:p>
    <w:p w14:paraId="51A90F51" w14:textId="562FD784" w:rsidR="00385BBE" w:rsidRPr="000D1248" w:rsidRDefault="00385BBE" w:rsidP="00385BBE">
      <w:pPr>
        <w:pStyle w:val="NormalWeb"/>
        <w:spacing w:before="60" w:beforeAutospacing="0" w:after="60" w:afterAutospacing="0" w:line="360" w:lineRule="atLeast"/>
        <w:jc w:val="both"/>
        <w:rPr>
          <w:rFonts w:eastAsiaTheme="minorHAnsi"/>
          <w:sz w:val="26"/>
          <w:szCs w:val="26"/>
          <w:lang w:val="nl-NL"/>
        </w:rPr>
      </w:pPr>
    </w:p>
    <w:sectPr w:rsidR="00385BBE" w:rsidRPr="000D1248" w:rsidSect="00555C19">
      <w:pgSz w:w="11907" w:h="16840"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29DAE9" w14:textId="77777777" w:rsidR="008A2CA0" w:rsidRDefault="008A2CA0">
      <w:pPr>
        <w:spacing w:before="0" w:after="0" w:line="240" w:lineRule="auto"/>
      </w:pPr>
      <w:r>
        <w:separator/>
      </w:r>
    </w:p>
  </w:endnote>
  <w:endnote w:type="continuationSeparator" w:id="0">
    <w:p w14:paraId="20B0210E" w14:textId="77777777" w:rsidR="008A2CA0" w:rsidRDefault="008A2C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Avant">
    <w:panose1 w:val="020B7200000000000000"/>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Italic">
    <w:altName w:val="Calibri"/>
    <w:panose1 w:val="00000400000000000000"/>
    <w:charset w:val="00"/>
    <w:family w:val="auto"/>
    <w:pitch w:val="variable"/>
    <w:sig w:usb0="20002A87" w:usb1="00000000" w:usb2="00000000" w:usb3="00000000" w:csb0="000001FF" w:csb1="00000000"/>
  </w:font>
  <w:font w:name="Times">
    <w:panose1 w:val="02020603050405020304"/>
    <w:charset w:val="00"/>
    <w:family w:val="roman"/>
    <w:pitch w:val="variable"/>
    <w:sig w:usb0="E0002EFF" w:usb1="C000785B" w:usb2="00000009" w:usb3="00000000" w:csb0="000001FF" w:csb1="00000000"/>
  </w:font>
  <w:font w:name="CIDFont+F1">
    <w:altName w:val="Malgun Gothic Semilight"/>
    <w:panose1 w:val="00000000000000000000"/>
    <w:charset w:val="88"/>
    <w:family w:val="auto"/>
    <w:notTrueType/>
    <w:pitch w:val="default"/>
    <w:sig w:usb0="00000001" w:usb1="08080000" w:usb2="00000010" w:usb3="00000000" w:csb0="001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CC8928" w14:textId="77777777" w:rsidR="00A4244B" w:rsidRDefault="00A4244B" w:rsidP="00A11F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0FA94C" w14:textId="77777777" w:rsidR="00A4244B" w:rsidRDefault="00A4244B" w:rsidP="00A11F82">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D99BED" w14:textId="77777777" w:rsidR="00A4244B" w:rsidRDefault="00A4244B">
    <w:pPr>
      <w:pBdr>
        <w:top w:val="nil"/>
        <w:left w:val="nil"/>
        <w:bottom w:val="nil"/>
        <w:right w:val="nil"/>
        <w:between w:val="nil"/>
      </w:pBdr>
      <w:tabs>
        <w:tab w:val="center" w:pos="4680"/>
        <w:tab w:val="right" w:pos="9360"/>
      </w:tabs>
      <w:spacing w:after="0" w:line="240" w:lineRule="auto"/>
      <w:rPr>
        <w:rFonts w:eastAsia="Times New Roman"/>
        <w:color w:val="000000"/>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2EEE0" w14:textId="77777777" w:rsidR="00A4244B" w:rsidRDefault="00A4244B">
    <w:pPr>
      <w:pBdr>
        <w:top w:val="nil"/>
        <w:left w:val="nil"/>
        <w:bottom w:val="nil"/>
        <w:right w:val="nil"/>
        <w:between w:val="nil"/>
      </w:pBdr>
      <w:tabs>
        <w:tab w:val="center" w:pos="4680"/>
        <w:tab w:val="right" w:pos="9360"/>
      </w:tabs>
      <w:spacing w:after="0" w:line="240" w:lineRule="auto"/>
      <w:rPr>
        <w:rFonts w:eastAsia="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7E13A" w14:textId="77777777" w:rsidR="008A2CA0" w:rsidRDefault="008A2CA0" w:rsidP="00F81D4A">
      <w:pPr>
        <w:spacing w:before="0" w:after="0" w:line="240" w:lineRule="auto"/>
        <w:jc w:val="both"/>
      </w:pPr>
      <w:r>
        <w:separator/>
      </w:r>
    </w:p>
  </w:footnote>
  <w:footnote w:type="continuationSeparator" w:id="0">
    <w:p w14:paraId="5BF27BE1" w14:textId="77777777" w:rsidR="008A2CA0" w:rsidRDefault="008A2CA0">
      <w:pPr>
        <w:spacing w:before="0" w:after="0" w:line="240" w:lineRule="auto"/>
      </w:pPr>
      <w:r>
        <w:continuationSeparator/>
      </w:r>
    </w:p>
  </w:footnote>
  <w:footnote w:id="1">
    <w:p w14:paraId="17A88F8E" w14:textId="522D24D9" w:rsidR="00A4244B" w:rsidRDefault="00A4244B">
      <w:pPr>
        <w:pStyle w:val="FootnoteText"/>
      </w:pPr>
      <w:r>
        <w:rPr>
          <w:rStyle w:val="FootnoteReference"/>
        </w:rPr>
        <w:footnoteRef/>
      </w:r>
      <w:r>
        <w:t xml:space="preserve"> Từ bước 11 – 19: Thực hiện theo quy định về xây dựng CTĐT</w:t>
      </w:r>
    </w:p>
  </w:footnote>
  <w:footnote w:id="2">
    <w:p w14:paraId="77DC308A" w14:textId="6D426229" w:rsidR="00A4244B" w:rsidRDefault="00A4244B">
      <w:pPr>
        <w:pStyle w:val="FootnoteText"/>
      </w:pPr>
      <w:r>
        <w:rPr>
          <w:rStyle w:val="FootnoteReference"/>
        </w:rPr>
        <w:footnoteRef/>
      </w:r>
      <w:r>
        <w:t xml:space="preserve"> Mỗi ngành đào tạo/trình độ đào tạo theo mẫu này để hoàn thiện bản tờ trình</w:t>
      </w:r>
    </w:p>
  </w:footnote>
  <w:footnote w:id="3">
    <w:p w14:paraId="3ADB32E2" w14:textId="6CDC7933" w:rsidR="00A4244B" w:rsidRDefault="00A4244B">
      <w:pPr>
        <w:pStyle w:val="FootnoteText"/>
      </w:pPr>
      <w:r>
        <w:rPr>
          <w:rStyle w:val="FootnoteReference"/>
        </w:rPr>
        <w:footnoteRef/>
      </w:r>
      <w:r>
        <w:t xml:space="preserve"> Chỉ kê khai dự kiến sách phục vụ cho ngành đăng ký mở mới.</w:t>
      </w:r>
    </w:p>
  </w:footnote>
  <w:footnote w:id="4">
    <w:p w14:paraId="0462D234" w14:textId="7CF961BA" w:rsidR="00A4244B" w:rsidRDefault="00A4244B">
      <w:pPr>
        <w:pStyle w:val="FootnoteText"/>
      </w:pPr>
      <w:r>
        <w:rPr>
          <w:rStyle w:val="FootnoteReference"/>
        </w:rPr>
        <w:footnoteRef/>
      </w:r>
      <w:r>
        <w:t xml:space="preserve"> Dựa trên danh sách giảng viên từ Phòng TCCB cung cấp; Khoa phụ trách mở ngành kết hợp với Phòng Đào tạo thống nhất danh sách giảng viên cơ hữu đứng tên ngành; cột (11), (12) do giảng viên chịu trách nhiệm cung cấp (có thể tham khảo thêm số liệu từ phòng KH&amp;CN)</w:t>
      </w:r>
    </w:p>
  </w:footnote>
  <w:footnote w:id="5">
    <w:p w14:paraId="07AB0ABA" w14:textId="77777777" w:rsidR="00A4244B" w:rsidRDefault="00A4244B" w:rsidP="00184050">
      <w:pPr>
        <w:pStyle w:val="FootnoteText"/>
      </w:pPr>
      <w:r>
        <w:rPr>
          <w:rStyle w:val="FootnoteReference"/>
        </w:rPr>
        <w:footnoteRef/>
      </w:r>
      <w:r>
        <w:t xml:space="preserve"> Mẫu Lý lịch khoa học được thực hiện theo LLKH của Nhà trường</w:t>
      </w:r>
    </w:p>
  </w:footnote>
  <w:footnote w:id="6">
    <w:p w14:paraId="47C73558" w14:textId="77777777" w:rsidR="00A4244B" w:rsidRDefault="00A4244B" w:rsidP="00184050">
      <w:pPr>
        <w:pStyle w:val="FootnoteText"/>
      </w:pPr>
      <w:r>
        <w:rPr>
          <w:rStyle w:val="FootnoteReference"/>
        </w:rPr>
        <w:footnoteRef/>
      </w:r>
      <w:r>
        <w:t xml:space="preserve"> Khoa phụ trách mở ngành chịu trách nhiệm kê khai mẫu 2 sau khi hoàn chỉnh CTĐT</w:t>
      </w:r>
    </w:p>
  </w:footnote>
  <w:footnote w:id="7">
    <w:p w14:paraId="40565E84" w14:textId="77777777" w:rsidR="00A4244B" w:rsidRDefault="00A4244B" w:rsidP="00184050">
      <w:pPr>
        <w:pStyle w:val="FootnoteText"/>
      </w:pPr>
      <w:r>
        <w:rPr>
          <w:rStyle w:val="FootnoteReference"/>
        </w:rPr>
        <w:footnoteRef/>
      </w:r>
      <w:r>
        <w:t xml:space="preserve"> Khoa phụ trách mở ngành phụ trách kê khai</w:t>
      </w:r>
    </w:p>
  </w:footnote>
  <w:footnote w:id="8">
    <w:p w14:paraId="4C74B6DC" w14:textId="77777777" w:rsidR="00A4244B" w:rsidRDefault="00A4244B" w:rsidP="00184050">
      <w:pPr>
        <w:pStyle w:val="FootnoteText"/>
      </w:pPr>
      <w:r>
        <w:rPr>
          <w:rStyle w:val="FootnoteReference"/>
        </w:rPr>
        <w:footnoteRef/>
      </w:r>
      <w:r>
        <w:t xml:space="preserve"> Khoa phụ trách mở ngành đào tạo liên hệ với Phòng KH_CN để có thể cập nhật đầy đủ thông tin</w:t>
      </w:r>
    </w:p>
  </w:footnote>
  <w:footnote w:id="9">
    <w:p w14:paraId="3497E5A6" w14:textId="77777777" w:rsidR="00A4244B" w:rsidRDefault="00A4244B" w:rsidP="00184050">
      <w:pPr>
        <w:pStyle w:val="FootnoteText"/>
      </w:pPr>
      <w:r>
        <w:rPr>
          <w:rStyle w:val="FootnoteReference"/>
        </w:rPr>
        <w:footnoteRef/>
      </w:r>
      <w:r>
        <w:t xml:space="preserve"> Khoa phụ trách mở ngành chịu trách nhiệm hoàn chỉnh</w:t>
      </w:r>
    </w:p>
  </w:footnote>
  <w:footnote w:id="10">
    <w:p w14:paraId="4251CEF9" w14:textId="77777777" w:rsidR="00A4244B" w:rsidRPr="00AC667D" w:rsidRDefault="00A4244B" w:rsidP="00184050">
      <w:pPr>
        <w:pStyle w:val="FootnoteText"/>
        <w:rPr>
          <w:b/>
        </w:rPr>
      </w:pPr>
      <w:r>
        <w:rPr>
          <w:rStyle w:val="FootnoteReference"/>
        </w:rPr>
        <w:footnoteRef/>
      </w:r>
      <w:r>
        <w:t xml:space="preserve"> Bảng này tổng hợp các thông tin dựa trên mẫu 1, mẫu 4 và mẫu 5; </w:t>
      </w:r>
      <w:r>
        <w:rPr>
          <w:b/>
        </w:rPr>
        <w:t>chỉ áp dụng cho đào tạo trình độ thạc sĩ</w:t>
      </w:r>
    </w:p>
  </w:footnote>
  <w:footnote w:id="11">
    <w:p w14:paraId="577DECBD" w14:textId="77777777" w:rsidR="00A4244B" w:rsidRDefault="00A4244B" w:rsidP="00184050">
      <w:pPr>
        <w:pStyle w:val="FootnoteText"/>
      </w:pPr>
      <w:r>
        <w:rPr>
          <w:rStyle w:val="FootnoteReference"/>
        </w:rPr>
        <w:footnoteRef/>
      </w:r>
      <w:r>
        <w:t xml:space="preserve"> Khoa mở ngành phối hợp cùng phòng HCQT để kê khai mẫu này </w:t>
      </w:r>
    </w:p>
  </w:footnote>
  <w:footnote w:id="12">
    <w:p w14:paraId="14EFF70A" w14:textId="77777777" w:rsidR="00A4244B" w:rsidRDefault="00A4244B" w:rsidP="00184050">
      <w:pPr>
        <w:pStyle w:val="FootnoteText"/>
      </w:pPr>
      <w:r>
        <w:rPr>
          <w:rStyle w:val="FootnoteReference"/>
        </w:rPr>
        <w:footnoteRef/>
      </w:r>
      <w:r>
        <w:t xml:space="preserve"> Khoa phụ trách mở ngành liên hệ với TTTV để phối hợp hoàn thành</w:t>
      </w:r>
    </w:p>
  </w:footnote>
  <w:footnote w:id="13">
    <w:p w14:paraId="54E4EF15" w14:textId="77777777" w:rsidR="00A4244B" w:rsidRDefault="00A4244B" w:rsidP="00184050">
      <w:pPr>
        <w:pStyle w:val="FootnoteText"/>
      </w:pPr>
      <w:r>
        <w:rPr>
          <w:rStyle w:val="FootnoteReference"/>
        </w:rPr>
        <w:footnoteRef/>
      </w:r>
      <w:r>
        <w:t xml:space="preserve"> Khoa phụ trách mở ngành kê khai thông tin này</w:t>
      </w:r>
    </w:p>
  </w:footnote>
  <w:footnote w:id="14">
    <w:p w14:paraId="68D4EEE5" w14:textId="77777777" w:rsidR="00A4244B" w:rsidRDefault="00A4244B">
      <w:pPr>
        <w:pStyle w:val="FootnoteText"/>
      </w:pPr>
      <w:r>
        <w:rPr>
          <w:rStyle w:val="FootnoteReference"/>
        </w:rPr>
        <w:footnoteRef/>
      </w:r>
      <w:r>
        <w:t xml:space="preserve"> Đầu mục các bước được viết theo các bước trong quy trình chi tiết xây dựng đề án mở ngành_Phụ lục 1</w:t>
      </w:r>
    </w:p>
  </w:footnote>
  <w:footnote w:id="15">
    <w:p w14:paraId="4BDDAB12" w14:textId="77777777" w:rsidR="00A4244B" w:rsidRPr="00282D42" w:rsidRDefault="00A4244B" w:rsidP="00555C19">
      <w:pPr>
        <w:spacing w:before="0" w:after="0"/>
        <w:rPr>
          <w:rFonts w:ascii="Arial" w:eastAsia="Times New Roman" w:hAnsi="Arial" w:cs="Arial"/>
          <w:b/>
          <w:bCs/>
          <w:color w:val="FF0000"/>
          <w:sz w:val="18"/>
          <w:szCs w:val="18"/>
          <w:u w:val="single"/>
        </w:rPr>
      </w:pPr>
      <w:r>
        <w:rPr>
          <w:rStyle w:val="FootnoteReference"/>
        </w:rPr>
        <w:footnoteRef/>
      </w:r>
      <w:r>
        <w:t xml:space="preserve"> </w:t>
      </w:r>
      <w:r w:rsidRPr="00282D42">
        <w:rPr>
          <w:rFonts w:ascii="Arial" w:eastAsia="Times New Roman" w:hAnsi="Arial" w:cs="Arial"/>
          <w:b/>
          <w:bCs/>
          <w:color w:val="FF0000"/>
          <w:sz w:val="18"/>
          <w:szCs w:val="18"/>
          <w:u w:val="single"/>
        </w:rPr>
        <w:t>Ghi chú:</w:t>
      </w:r>
      <w:r>
        <w:rPr>
          <w:rFonts w:ascii="Arial" w:eastAsia="Times New Roman" w:hAnsi="Arial" w:cs="Arial"/>
          <w:b/>
          <w:bCs/>
          <w:color w:val="FF0000"/>
          <w:sz w:val="18"/>
          <w:szCs w:val="18"/>
          <w:u w:val="single"/>
        </w:rPr>
        <w:t xml:space="preserve"> </w:t>
      </w:r>
      <w:r w:rsidRPr="00282D42">
        <w:rPr>
          <w:rFonts w:ascii="Arial" w:eastAsia="Times New Roman" w:hAnsi="Arial" w:cs="Arial"/>
          <w:bCs/>
          <w:color w:val="FF0000"/>
          <w:sz w:val="18"/>
          <w:szCs w:val="18"/>
        </w:rPr>
        <w:t>Thành viên Ban xây dựng đề án mở ngành: Có từ 09 đến 11 thành viên, bao gồm đại diện thành viên tham gia xây dựng CTĐT, Phòng Đào tạo, Phòng TCCB, Phòng HC-QT, Phòng KHCN, Trung tâm thư viện, giảng viên của Khoa.</w:t>
      </w:r>
    </w:p>
    <w:p w14:paraId="11F8B040" w14:textId="77777777" w:rsidR="00A4244B" w:rsidRDefault="00A4244B">
      <w:pPr>
        <w:pStyle w:val="FootnoteText"/>
      </w:pPr>
    </w:p>
  </w:footnote>
  <w:footnote w:id="16">
    <w:p w14:paraId="0C8E5182" w14:textId="77777777" w:rsidR="00A4244B" w:rsidRDefault="00A4244B">
      <w:pPr>
        <w:pStyle w:val="FootnoteText"/>
      </w:pPr>
      <w:r>
        <w:rPr>
          <w:rStyle w:val="FootnoteReference"/>
        </w:rPr>
        <w:footnoteRef/>
      </w:r>
      <w:r>
        <w:t xml:space="preserve"> Mẫu LLKH dùng cho GV cơ hữu thuộc nhà trường, GV thỉnh giảng sử dụng mẫu của đơn vị nơi GV công tác.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1026574"/>
      <w:docPartObj>
        <w:docPartGallery w:val="Page Numbers (Top of Page)"/>
        <w:docPartUnique/>
      </w:docPartObj>
    </w:sdtPr>
    <w:sdtEndPr>
      <w:rPr>
        <w:noProof/>
      </w:rPr>
    </w:sdtEndPr>
    <w:sdtContent>
      <w:p w14:paraId="1E84007E" w14:textId="124EDC4C" w:rsidR="00A4244B" w:rsidRDefault="00A4244B">
        <w:pPr>
          <w:pStyle w:val="Header"/>
        </w:pPr>
        <w:r>
          <w:fldChar w:fldCharType="begin"/>
        </w:r>
        <w:r>
          <w:instrText xml:space="preserve"> PAGE   \* MERGEFORMAT </w:instrText>
        </w:r>
        <w:r>
          <w:fldChar w:fldCharType="separate"/>
        </w:r>
        <w:r w:rsidR="006E5F25">
          <w:rPr>
            <w:noProof/>
          </w:rPr>
          <w:t>40</w:t>
        </w:r>
        <w:r>
          <w:rPr>
            <w:noProof/>
          </w:rPr>
          <w:fldChar w:fldCharType="end"/>
        </w:r>
      </w:p>
    </w:sdtContent>
  </w:sdt>
  <w:p w14:paraId="2AE6D37B" w14:textId="77777777" w:rsidR="00A4244B" w:rsidRDefault="00A424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5348282"/>
      <w:docPartObj>
        <w:docPartGallery w:val="Page Numbers (Top of Page)"/>
        <w:docPartUnique/>
      </w:docPartObj>
    </w:sdtPr>
    <w:sdtEndPr>
      <w:rPr>
        <w:noProof/>
      </w:rPr>
    </w:sdtEndPr>
    <w:sdtContent>
      <w:p w14:paraId="326A66CD" w14:textId="4115C5BC" w:rsidR="00A4244B" w:rsidRDefault="00A4244B">
        <w:pPr>
          <w:pStyle w:val="Header"/>
        </w:pPr>
        <w:r>
          <w:fldChar w:fldCharType="begin"/>
        </w:r>
        <w:r>
          <w:instrText xml:space="preserve"> PAGE   \* MERGEFORMAT </w:instrText>
        </w:r>
        <w:r>
          <w:fldChar w:fldCharType="separate"/>
        </w:r>
        <w:r w:rsidR="006E5F25">
          <w:rPr>
            <w:noProof/>
          </w:rPr>
          <w:t>41</w:t>
        </w:r>
        <w:r>
          <w:rPr>
            <w:noProof/>
          </w:rPr>
          <w:fldChar w:fldCharType="end"/>
        </w:r>
      </w:p>
    </w:sdtContent>
  </w:sdt>
  <w:p w14:paraId="66725C6B" w14:textId="4A155975" w:rsidR="00A4244B" w:rsidRDefault="00A4244B" w:rsidP="00434286">
    <w:pPr>
      <w:pStyle w:val="Header"/>
      <w:tabs>
        <w:tab w:val="clear" w:pos="9360"/>
        <w:tab w:val="left" w:pos="5040"/>
        <w:tab w:val="left" w:pos="5760"/>
        <w:tab w:val="left" w:pos="6480"/>
        <w:tab w:val="left" w:pos="7200"/>
      </w:tabs>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818CC1" w14:textId="158F827F" w:rsidR="00A4244B" w:rsidRDefault="00A4244B" w:rsidP="00E363BB">
    <w:pPr>
      <w:pStyle w:val="Header"/>
    </w:pP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93539"/>
    <w:multiLevelType w:val="multilevel"/>
    <w:tmpl w:val="04AED400"/>
    <w:lvl w:ilvl="0">
      <w:start w:val="1"/>
      <w:numFmt w:val="bullet"/>
      <w:lvlText w:val="o"/>
      <w:lvlJc w:val="left"/>
      <w:pPr>
        <w:ind w:left="1080" w:hanging="360"/>
      </w:pPr>
      <w:rPr>
        <w:rFonts w:ascii="Courier New" w:eastAsia="Courier New" w:hAnsi="Courier New" w:cs="Courier New"/>
      </w:rPr>
    </w:lvl>
    <w:lvl w:ilvl="1">
      <w:start w:val="1"/>
      <w:numFmt w:val="bullet"/>
      <w:lvlText w:val="▪"/>
      <w:lvlJc w:val="left"/>
      <w:pPr>
        <w:ind w:left="1495"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3BA1E5D"/>
    <w:multiLevelType w:val="multilevel"/>
    <w:tmpl w:val="2054A6A8"/>
    <w:lvl w:ilvl="0">
      <w:start w:val="1"/>
      <w:numFmt w:val="decimal"/>
      <w:lvlText w:val="%1."/>
      <w:lvlJc w:val="left"/>
      <w:pPr>
        <w:ind w:left="360" w:hanging="360"/>
      </w:pPr>
    </w:lvl>
    <w:lvl w:ilvl="1">
      <w:start w:val="1"/>
      <w:numFmt w:val="decimal"/>
      <w:lvlText w:val="%1.%2."/>
      <w:lvlJc w:val="left"/>
      <w:pPr>
        <w:ind w:left="502" w:hanging="360"/>
      </w:pPr>
    </w:lvl>
    <w:lvl w:ilvl="2">
      <w:start w:val="1"/>
      <w:numFmt w:val="decimal"/>
      <w:lvlText w:val="%1.%2.%3."/>
      <w:lvlJc w:val="left"/>
      <w:pPr>
        <w:ind w:left="1168" w:hanging="720"/>
      </w:pPr>
    </w:lvl>
    <w:lvl w:ilvl="3">
      <w:start w:val="1"/>
      <w:numFmt w:val="decimal"/>
      <w:lvlText w:val="%1.%2.%3.%4."/>
      <w:lvlJc w:val="left"/>
      <w:pPr>
        <w:ind w:left="1392" w:hanging="720"/>
      </w:pPr>
    </w:lvl>
    <w:lvl w:ilvl="4">
      <w:start w:val="1"/>
      <w:numFmt w:val="decimal"/>
      <w:lvlText w:val="%1.%2.%3.%4.%5."/>
      <w:lvlJc w:val="left"/>
      <w:pPr>
        <w:ind w:left="1976" w:hanging="1080"/>
      </w:pPr>
    </w:lvl>
    <w:lvl w:ilvl="5">
      <w:start w:val="1"/>
      <w:numFmt w:val="decimal"/>
      <w:lvlText w:val="%1.%2.%3.%4.%5.%6."/>
      <w:lvlJc w:val="left"/>
      <w:pPr>
        <w:ind w:left="2200" w:hanging="1080"/>
      </w:pPr>
    </w:lvl>
    <w:lvl w:ilvl="6">
      <w:start w:val="1"/>
      <w:numFmt w:val="decimal"/>
      <w:lvlText w:val="%1.%2.%3.%4.%5.%6.%7."/>
      <w:lvlJc w:val="left"/>
      <w:pPr>
        <w:ind w:left="2784" w:hanging="1440"/>
      </w:pPr>
    </w:lvl>
    <w:lvl w:ilvl="7">
      <w:start w:val="1"/>
      <w:numFmt w:val="decimal"/>
      <w:lvlText w:val="%1.%2.%3.%4.%5.%6.%7.%8."/>
      <w:lvlJc w:val="left"/>
      <w:pPr>
        <w:ind w:left="3008" w:hanging="1440"/>
      </w:pPr>
    </w:lvl>
    <w:lvl w:ilvl="8">
      <w:start w:val="1"/>
      <w:numFmt w:val="decimal"/>
      <w:lvlText w:val="%1.%2.%3.%4.%5.%6.%7.%8.%9."/>
      <w:lvlJc w:val="left"/>
      <w:pPr>
        <w:ind w:left="3592" w:hanging="1800"/>
      </w:pPr>
    </w:lvl>
  </w:abstractNum>
  <w:abstractNum w:abstractNumId="2" w15:restartNumberingAfterBreak="0">
    <w:nsid w:val="06965B71"/>
    <w:multiLevelType w:val="multilevel"/>
    <w:tmpl w:val="B5842072"/>
    <w:lvl w:ilvl="0">
      <w:numFmt w:val="bullet"/>
      <w:lvlText w:val="●"/>
      <w:lvlJc w:val="left"/>
      <w:pPr>
        <w:ind w:left="1430" w:hanging="72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3" w15:restartNumberingAfterBreak="0">
    <w:nsid w:val="0A657174"/>
    <w:multiLevelType w:val="multilevel"/>
    <w:tmpl w:val="84A2A4BA"/>
    <w:lvl w:ilvl="0">
      <w:start w:val="1"/>
      <w:numFmt w:val="bullet"/>
      <w:lvlText w:val="o"/>
      <w:lvlJc w:val="left"/>
      <w:pPr>
        <w:ind w:left="1495" w:hanging="360"/>
      </w:pPr>
      <w:rPr>
        <w:rFonts w:ascii="Courier New" w:eastAsia="Courier New" w:hAnsi="Courier New" w:cs="Courier New"/>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4" w15:restartNumberingAfterBreak="0">
    <w:nsid w:val="0DFD4967"/>
    <w:multiLevelType w:val="hybridMultilevel"/>
    <w:tmpl w:val="6D0AA826"/>
    <w:lvl w:ilvl="0" w:tplc="04090003">
      <w:start w:val="1"/>
      <w:numFmt w:val="bullet"/>
      <w:lvlText w:val="o"/>
      <w:lvlJc w:val="left"/>
      <w:pPr>
        <w:tabs>
          <w:tab w:val="num" w:pos="1495"/>
        </w:tabs>
        <w:ind w:left="1495" w:hanging="360"/>
      </w:pPr>
      <w:rPr>
        <w:rFonts w:ascii="Courier New" w:hAnsi="Courier New" w:cs="Courier New" w:hint="default"/>
      </w:rPr>
    </w:lvl>
    <w:lvl w:ilvl="1" w:tplc="04090003" w:tentative="1">
      <w:start w:val="1"/>
      <w:numFmt w:val="bullet"/>
      <w:lvlText w:val="o"/>
      <w:lvlJc w:val="left"/>
      <w:pPr>
        <w:tabs>
          <w:tab w:val="num" w:pos="2215"/>
        </w:tabs>
        <w:ind w:left="2215" w:hanging="360"/>
      </w:pPr>
      <w:rPr>
        <w:rFonts w:ascii="Courier New" w:hAnsi="Courier New" w:cs="Courier New" w:hint="default"/>
      </w:rPr>
    </w:lvl>
    <w:lvl w:ilvl="2" w:tplc="04090005" w:tentative="1">
      <w:start w:val="1"/>
      <w:numFmt w:val="bullet"/>
      <w:lvlText w:val=""/>
      <w:lvlJc w:val="left"/>
      <w:pPr>
        <w:tabs>
          <w:tab w:val="num" w:pos="2935"/>
        </w:tabs>
        <w:ind w:left="2935" w:hanging="360"/>
      </w:pPr>
      <w:rPr>
        <w:rFonts w:ascii="Wingdings" w:hAnsi="Wingdings" w:hint="default"/>
      </w:rPr>
    </w:lvl>
    <w:lvl w:ilvl="3" w:tplc="04090001">
      <w:start w:val="1"/>
      <w:numFmt w:val="bullet"/>
      <w:lvlText w:val=""/>
      <w:lvlJc w:val="left"/>
      <w:pPr>
        <w:tabs>
          <w:tab w:val="num" w:pos="3655"/>
        </w:tabs>
        <w:ind w:left="3655" w:hanging="360"/>
      </w:pPr>
      <w:rPr>
        <w:rFonts w:ascii="Symbol" w:hAnsi="Symbol" w:hint="default"/>
      </w:rPr>
    </w:lvl>
    <w:lvl w:ilvl="4" w:tplc="04090003" w:tentative="1">
      <w:start w:val="1"/>
      <w:numFmt w:val="bullet"/>
      <w:lvlText w:val="o"/>
      <w:lvlJc w:val="left"/>
      <w:pPr>
        <w:tabs>
          <w:tab w:val="num" w:pos="4375"/>
        </w:tabs>
        <w:ind w:left="4375" w:hanging="360"/>
      </w:pPr>
      <w:rPr>
        <w:rFonts w:ascii="Courier New" w:hAnsi="Courier New" w:cs="Courier New" w:hint="default"/>
      </w:rPr>
    </w:lvl>
    <w:lvl w:ilvl="5" w:tplc="04090005" w:tentative="1">
      <w:start w:val="1"/>
      <w:numFmt w:val="bullet"/>
      <w:lvlText w:val=""/>
      <w:lvlJc w:val="left"/>
      <w:pPr>
        <w:tabs>
          <w:tab w:val="num" w:pos="5095"/>
        </w:tabs>
        <w:ind w:left="5095" w:hanging="360"/>
      </w:pPr>
      <w:rPr>
        <w:rFonts w:ascii="Wingdings" w:hAnsi="Wingdings" w:hint="default"/>
      </w:rPr>
    </w:lvl>
    <w:lvl w:ilvl="6" w:tplc="04090001" w:tentative="1">
      <w:start w:val="1"/>
      <w:numFmt w:val="bullet"/>
      <w:lvlText w:val=""/>
      <w:lvlJc w:val="left"/>
      <w:pPr>
        <w:tabs>
          <w:tab w:val="num" w:pos="5815"/>
        </w:tabs>
        <w:ind w:left="5815" w:hanging="360"/>
      </w:pPr>
      <w:rPr>
        <w:rFonts w:ascii="Symbol" w:hAnsi="Symbol" w:hint="default"/>
      </w:rPr>
    </w:lvl>
    <w:lvl w:ilvl="7" w:tplc="04090003" w:tentative="1">
      <w:start w:val="1"/>
      <w:numFmt w:val="bullet"/>
      <w:lvlText w:val="o"/>
      <w:lvlJc w:val="left"/>
      <w:pPr>
        <w:tabs>
          <w:tab w:val="num" w:pos="6535"/>
        </w:tabs>
        <w:ind w:left="6535" w:hanging="360"/>
      </w:pPr>
      <w:rPr>
        <w:rFonts w:ascii="Courier New" w:hAnsi="Courier New" w:cs="Courier New" w:hint="default"/>
      </w:rPr>
    </w:lvl>
    <w:lvl w:ilvl="8" w:tplc="04090005" w:tentative="1">
      <w:start w:val="1"/>
      <w:numFmt w:val="bullet"/>
      <w:lvlText w:val=""/>
      <w:lvlJc w:val="left"/>
      <w:pPr>
        <w:tabs>
          <w:tab w:val="num" w:pos="7255"/>
        </w:tabs>
        <w:ind w:left="7255" w:hanging="360"/>
      </w:pPr>
      <w:rPr>
        <w:rFonts w:ascii="Wingdings" w:hAnsi="Wingdings" w:hint="default"/>
      </w:rPr>
    </w:lvl>
  </w:abstractNum>
  <w:abstractNum w:abstractNumId="5" w15:restartNumberingAfterBreak="0">
    <w:nsid w:val="110357CD"/>
    <w:multiLevelType w:val="multilevel"/>
    <w:tmpl w:val="50B6EC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30B4E4F"/>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13347476"/>
    <w:multiLevelType w:val="multilevel"/>
    <w:tmpl w:val="6E229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C752E"/>
    <w:multiLevelType w:val="multilevel"/>
    <w:tmpl w:val="93DCFD6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168" w:hanging="720"/>
      </w:pPr>
      <w:rPr>
        <w:rFonts w:hint="default"/>
      </w:rPr>
    </w:lvl>
    <w:lvl w:ilvl="3">
      <w:start w:val="1"/>
      <w:numFmt w:val="decimal"/>
      <w:lvlText w:val="%1.%2.%3.%4."/>
      <w:lvlJc w:val="left"/>
      <w:pPr>
        <w:ind w:left="1392" w:hanging="720"/>
      </w:pPr>
      <w:rPr>
        <w:rFonts w:hint="default"/>
      </w:rPr>
    </w:lvl>
    <w:lvl w:ilvl="4">
      <w:start w:val="1"/>
      <w:numFmt w:val="decimal"/>
      <w:lvlText w:val="%1.%2.%3.%4.%5."/>
      <w:lvlJc w:val="left"/>
      <w:pPr>
        <w:ind w:left="1976" w:hanging="1080"/>
      </w:pPr>
      <w:rPr>
        <w:rFonts w:hint="default"/>
      </w:rPr>
    </w:lvl>
    <w:lvl w:ilvl="5">
      <w:start w:val="1"/>
      <w:numFmt w:val="decimal"/>
      <w:lvlText w:val="%1.%2.%3.%4.%5.%6."/>
      <w:lvlJc w:val="left"/>
      <w:pPr>
        <w:ind w:left="2200" w:hanging="1080"/>
      </w:pPr>
      <w:rPr>
        <w:rFonts w:hint="default"/>
      </w:rPr>
    </w:lvl>
    <w:lvl w:ilvl="6">
      <w:start w:val="1"/>
      <w:numFmt w:val="decimal"/>
      <w:lvlText w:val="%1.%2.%3.%4.%5.%6.%7."/>
      <w:lvlJc w:val="left"/>
      <w:pPr>
        <w:ind w:left="2784" w:hanging="1440"/>
      </w:pPr>
      <w:rPr>
        <w:rFonts w:hint="default"/>
      </w:rPr>
    </w:lvl>
    <w:lvl w:ilvl="7">
      <w:start w:val="1"/>
      <w:numFmt w:val="decimal"/>
      <w:lvlText w:val="%1.%2.%3.%4.%5.%6.%7.%8."/>
      <w:lvlJc w:val="left"/>
      <w:pPr>
        <w:ind w:left="3008" w:hanging="1440"/>
      </w:pPr>
      <w:rPr>
        <w:rFonts w:hint="default"/>
      </w:rPr>
    </w:lvl>
    <w:lvl w:ilvl="8">
      <w:start w:val="1"/>
      <w:numFmt w:val="decimal"/>
      <w:lvlText w:val="%1.%2.%3.%4.%5.%6.%7.%8.%9."/>
      <w:lvlJc w:val="left"/>
      <w:pPr>
        <w:ind w:left="3592" w:hanging="1800"/>
      </w:pPr>
      <w:rPr>
        <w:rFonts w:hint="default"/>
      </w:rPr>
    </w:lvl>
  </w:abstractNum>
  <w:abstractNum w:abstractNumId="9" w15:restartNumberingAfterBreak="0">
    <w:nsid w:val="21283851"/>
    <w:multiLevelType w:val="multilevel"/>
    <w:tmpl w:val="9754D96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17F3812"/>
    <w:multiLevelType w:val="multilevel"/>
    <w:tmpl w:val="95B6D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3467E48"/>
    <w:multiLevelType w:val="multilevel"/>
    <w:tmpl w:val="B2D648D4"/>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5B72913"/>
    <w:multiLevelType w:val="multilevel"/>
    <w:tmpl w:val="1536101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8947E46"/>
    <w:multiLevelType w:val="multilevel"/>
    <w:tmpl w:val="368629AA"/>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2C21367A"/>
    <w:multiLevelType w:val="hybridMultilevel"/>
    <w:tmpl w:val="55643328"/>
    <w:lvl w:ilvl="0" w:tplc="5EC4F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2EA5245F"/>
    <w:multiLevelType w:val="hybridMultilevel"/>
    <w:tmpl w:val="20B4FC9E"/>
    <w:lvl w:ilvl="0" w:tplc="330A5B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653AC"/>
    <w:multiLevelType w:val="multilevel"/>
    <w:tmpl w:val="B55E858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29D7B77"/>
    <w:multiLevelType w:val="hybridMultilevel"/>
    <w:tmpl w:val="62A23912"/>
    <w:lvl w:ilvl="0" w:tplc="96304A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37F4AF2"/>
    <w:multiLevelType w:val="hybridMultilevel"/>
    <w:tmpl w:val="9AB6A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5E7F04"/>
    <w:multiLevelType w:val="hybridMultilevel"/>
    <w:tmpl w:val="1736C334"/>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26E332D"/>
    <w:multiLevelType w:val="multilevel"/>
    <w:tmpl w:val="0CDA87DA"/>
    <w:lvl w:ilvl="0">
      <w:start w:val="1"/>
      <w:numFmt w:val="bullet"/>
      <w:lvlText w:val="✔"/>
      <w:lvlJc w:val="left"/>
      <w:pPr>
        <w:ind w:left="750" w:hanging="360"/>
      </w:pPr>
      <w:rPr>
        <w:rFonts w:ascii="Noto Sans Symbols" w:eastAsia="Noto Sans Symbols" w:hAnsi="Noto Sans Symbols" w:cs="Noto Sans Symbols"/>
      </w:rPr>
    </w:lvl>
    <w:lvl w:ilvl="1">
      <w:start w:val="1"/>
      <w:numFmt w:val="bullet"/>
      <w:lvlText w:val="o"/>
      <w:lvlJc w:val="left"/>
      <w:pPr>
        <w:ind w:left="1470" w:hanging="360"/>
      </w:pPr>
      <w:rPr>
        <w:rFonts w:ascii="Courier New" w:eastAsia="Courier New" w:hAnsi="Courier New" w:cs="Courier New"/>
      </w:rPr>
    </w:lvl>
    <w:lvl w:ilvl="2">
      <w:start w:val="1"/>
      <w:numFmt w:val="bullet"/>
      <w:lvlText w:val="▪"/>
      <w:lvlJc w:val="left"/>
      <w:pPr>
        <w:ind w:left="2190" w:hanging="360"/>
      </w:pPr>
      <w:rPr>
        <w:rFonts w:ascii="Noto Sans Symbols" w:eastAsia="Noto Sans Symbols" w:hAnsi="Noto Sans Symbols" w:cs="Noto Sans Symbols"/>
      </w:rPr>
    </w:lvl>
    <w:lvl w:ilvl="3">
      <w:start w:val="1"/>
      <w:numFmt w:val="bullet"/>
      <w:lvlText w:val="●"/>
      <w:lvlJc w:val="left"/>
      <w:pPr>
        <w:ind w:left="2910" w:hanging="360"/>
      </w:pPr>
      <w:rPr>
        <w:rFonts w:ascii="Noto Sans Symbols" w:eastAsia="Noto Sans Symbols" w:hAnsi="Noto Sans Symbols" w:cs="Noto Sans Symbols"/>
      </w:rPr>
    </w:lvl>
    <w:lvl w:ilvl="4">
      <w:start w:val="1"/>
      <w:numFmt w:val="bullet"/>
      <w:lvlText w:val="o"/>
      <w:lvlJc w:val="left"/>
      <w:pPr>
        <w:ind w:left="3630" w:hanging="360"/>
      </w:pPr>
      <w:rPr>
        <w:rFonts w:ascii="Courier New" w:eastAsia="Courier New" w:hAnsi="Courier New" w:cs="Courier New"/>
      </w:rPr>
    </w:lvl>
    <w:lvl w:ilvl="5">
      <w:start w:val="1"/>
      <w:numFmt w:val="bullet"/>
      <w:lvlText w:val="▪"/>
      <w:lvlJc w:val="left"/>
      <w:pPr>
        <w:ind w:left="4350" w:hanging="360"/>
      </w:pPr>
      <w:rPr>
        <w:rFonts w:ascii="Noto Sans Symbols" w:eastAsia="Noto Sans Symbols" w:hAnsi="Noto Sans Symbols" w:cs="Noto Sans Symbols"/>
      </w:rPr>
    </w:lvl>
    <w:lvl w:ilvl="6">
      <w:start w:val="1"/>
      <w:numFmt w:val="bullet"/>
      <w:lvlText w:val="●"/>
      <w:lvlJc w:val="left"/>
      <w:pPr>
        <w:ind w:left="5070" w:hanging="360"/>
      </w:pPr>
      <w:rPr>
        <w:rFonts w:ascii="Noto Sans Symbols" w:eastAsia="Noto Sans Symbols" w:hAnsi="Noto Sans Symbols" w:cs="Noto Sans Symbols"/>
      </w:rPr>
    </w:lvl>
    <w:lvl w:ilvl="7">
      <w:start w:val="1"/>
      <w:numFmt w:val="bullet"/>
      <w:lvlText w:val="o"/>
      <w:lvlJc w:val="left"/>
      <w:pPr>
        <w:ind w:left="5790" w:hanging="360"/>
      </w:pPr>
      <w:rPr>
        <w:rFonts w:ascii="Courier New" w:eastAsia="Courier New" w:hAnsi="Courier New" w:cs="Courier New"/>
      </w:rPr>
    </w:lvl>
    <w:lvl w:ilvl="8">
      <w:start w:val="1"/>
      <w:numFmt w:val="bullet"/>
      <w:lvlText w:val="▪"/>
      <w:lvlJc w:val="left"/>
      <w:pPr>
        <w:ind w:left="6510" w:hanging="360"/>
      </w:pPr>
      <w:rPr>
        <w:rFonts w:ascii="Noto Sans Symbols" w:eastAsia="Noto Sans Symbols" w:hAnsi="Noto Sans Symbols" w:cs="Noto Sans Symbols"/>
      </w:rPr>
    </w:lvl>
  </w:abstractNum>
  <w:abstractNum w:abstractNumId="21" w15:restartNumberingAfterBreak="0">
    <w:nsid w:val="4BC80762"/>
    <w:multiLevelType w:val="hybridMultilevel"/>
    <w:tmpl w:val="F0C8AD36"/>
    <w:lvl w:ilvl="0" w:tplc="04090003">
      <w:start w:val="1"/>
      <w:numFmt w:val="bullet"/>
      <w:lvlText w:val="o"/>
      <w:lvlJc w:val="left"/>
      <w:pPr>
        <w:tabs>
          <w:tab w:val="num" w:pos="1080"/>
        </w:tabs>
        <w:ind w:left="1080" w:hanging="360"/>
      </w:pPr>
      <w:rPr>
        <w:rFonts w:ascii="Courier New" w:hAnsi="Courier New" w:cs="Courier New" w:hint="default"/>
      </w:rPr>
    </w:lvl>
    <w:lvl w:ilvl="1" w:tplc="04090005">
      <w:start w:val="1"/>
      <w:numFmt w:val="bullet"/>
      <w:lvlText w:val=""/>
      <w:lvlJc w:val="left"/>
      <w:pPr>
        <w:tabs>
          <w:tab w:val="num" w:pos="1495"/>
        </w:tabs>
        <w:ind w:left="1495" w:hanging="360"/>
      </w:pPr>
      <w:rPr>
        <w:rFonts w:ascii="Wingdings" w:hAnsi="Wingdings" w:hint="default"/>
      </w:rPr>
    </w:lvl>
    <w:lvl w:ilvl="2" w:tplc="9DB6C7A8">
      <w:start w:val="4"/>
      <w:numFmt w:val="bullet"/>
      <w:lvlText w:val="-"/>
      <w:lvlJc w:val="left"/>
      <w:pPr>
        <w:ind w:left="2520" w:hanging="360"/>
      </w:pPr>
      <w:rPr>
        <w:rFonts w:ascii="Times New Roman" w:eastAsia="SimSun" w:hAnsi="Times New Roman" w:cs="Times New Roman"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DE333C4"/>
    <w:multiLevelType w:val="hybridMultilevel"/>
    <w:tmpl w:val="537C4F3A"/>
    <w:lvl w:ilvl="0" w:tplc="ED64B06A">
      <w:numFmt w:val="bullet"/>
      <w:lvlText w:val=""/>
      <w:lvlJc w:val="left"/>
      <w:pPr>
        <w:tabs>
          <w:tab w:val="num" w:pos="1430"/>
        </w:tabs>
        <w:ind w:left="1430" w:hanging="720"/>
      </w:pPr>
      <w:rPr>
        <w:rFonts w:ascii="Symbol" w:eastAsia="Times New Roman" w:hAnsi="Symbol" w:cs="Times New Roman" w:hint="default"/>
      </w:rPr>
    </w:lvl>
    <w:lvl w:ilvl="1" w:tplc="04090003" w:tentative="1">
      <w:start w:val="1"/>
      <w:numFmt w:val="bullet"/>
      <w:lvlText w:val="o"/>
      <w:lvlJc w:val="left"/>
      <w:pPr>
        <w:tabs>
          <w:tab w:val="num" w:pos="1790"/>
        </w:tabs>
        <w:ind w:left="1790" w:hanging="360"/>
      </w:pPr>
      <w:rPr>
        <w:rFonts w:ascii="Courier New" w:hAnsi="Courier New" w:cs="Courier New" w:hint="default"/>
      </w:rPr>
    </w:lvl>
    <w:lvl w:ilvl="2" w:tplc="04090005" w:tentative="1">
      <w:start w:val="1"/>
      <w:numFmt w:val="bullet"/>
      <w:lvlText w:val=""/>
      <w:lvlJc w:val="left"/>
      <w:pPr>
        <w:tabs>
          <w:tab w:val="num" w:pos="2510"/>
        </w:tabs>
        <w:ind w:left="2510" w:hanging="360"/>
      </w:pPr>
      <w:rPr>
        <w:rFonts w:ascii="Wingdings" w:hAnsi="Wingdings" w:hint="default"/>
      </w:rPr>
    </w:lvl>
    <w:lvl w:ilvl="3" w:tplc="04090001" w:tentative="1">
      <w:start w:val="1"/>
      <w:numFmt w:val="bullet"/>
      <w:lvlText w:val=""/>
      <w:lvlJc w:val="left"/>
      <w:pPr>
        <w:tabs>
          <w:tab w:val="num" w:pos="3230"/>
        </w:tabs>
        <w:ind w:left="3230" w:hanging="360"/>
      </w:pPr>
      <w:rPr>
        <w:rFonts w:ascii="Symbol" w:hAnsi="Symbol" w:hint="default"/>
      </w:rPr>
    </w:lvl>
    <w:lvl w:ilvl="4" w:tplc="04090003" w:tentative="1">
      <w:start w:val="1"/>
      <w:numFmt w:val="bullet"/>
      <w:lvlText w:val="o"/>
      <w:lvlJc w:val="left"/>
      <w:pPr>
        <w:tabs>
          <w:tab w:val="num" w:pos="3950"/>
        </w:tabs>
        <w:ind w:left="3950" w:hanging="360"/>
      </w:pPr>
      <w:rPr>
        <w:rFonts w:ascii="Courier New" w:hAnsi="Courier New" w:cs="Courier New" w:hint="default"/>
      </w:rPr>
    </w:lvl>
    <w:lvl w:ilvl="5" w:tplc="04090005" w:tentative="1">
      <w:start w:val="1"/>
      <w:numFmt w:val="bullet"/>
      <w:lvlText w:val=""/>
      <w:lvlJc w:val="left"/>
      <w:pPr>
        <w:tabs>
          <w:tab w:val="num" w:pos="4670"/>
        </w:tabs>
        <w:ind w:left="4670" w:hanging="360"/>
      </w:pPr>
      <w:rPr>
        <w:rFonts w:ascii="Wingdings" w:hAnsi="Wingdings" w:hint="default"/>
      </w:rPr>
    </w:lvl>
    <w:lvl w:ilvl="6" w:tplc="04090001" w:tentative="1">
      <w:start w:val="1"/>
      <w:numFmt w:val="bullet"/>
      <w:lvlText w:val=""/>
      <w:lvlJc w:val="left"/>
      <w:pPr>
        <w:tabs>
          <w:tab w:val="num" w:pos="5390"/>
        </w:tabs>
        <w:ind w:left="5390" w:hanging="360"/>
      </w:pPr>
      <w:rPr>
        <w:rFonts w:ascii="Symbol" w:hAnsi="Symbol" w:hint="default"/>
      </w:rPr>
    </w:lvl>
    <w:lvl w:ilvl="7" w:tplc="04090003" w:tentative="1">
      <w:start w:val="1"/>
      <w:numFmt w:val="bullet"/>
      <w:lvlText w:val="o"/>
      <w:lvlJc w:val="left"/>
      <w:pPr>
        <w:tabs>
          <w:tab w:val="num" w:pos="6110"/>
        </w:tabs>
        <w:ind w:left="6110" w:hanging="360"/>
      </w:pPr>
      <w:rPr>
        <w:rFonts w:ascii="Courier New" w:hAnsi="Courier New" w:cs="Courier New" w:hint="default"/>
      </w:rPr>
    </w:lvl>
    <w:lvl w:ilvl="8" w:tplc="04090005" w:tentative="1">
      <w:start w:val="1"/>
      <w:numFmt w:val="bullet"/>
      <w:lvlText w:val=""/>
      <w:lvlJc w:val="left"/>
      <w:pPr>
        <w:tabs>
          <w:tab w:val="num" w:pos="6830"/>
        </w:tabs>
        <w:ind w:left="6830" w:hanging="360"/>
      </w:pPr>
      <w:rPr>
        <w:rFonts w:ascii="Wingdings" w:hAnsi="Wingdings" w:hint="default"/>
      </w:rPr>
    </w:lvl>
  </w:abstractNum>
  <w:abstractNum w:abstractNumId="23" w15:restartNumberingAfterBreak="0">
    <w:nsid w:val="5A292C62"/>
    <w:multiLevelType w:val="multilevel"/>
    <w:tmpl w:val="F080E0A8"/>
    <w:lvl w:ilvl="0">
      <w:start w:val="1"/>
      <w:numFmt w:val="decimal"/>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0478BC"/>
    <w:multiLevelType w:val="multilevel"/>
    <w:tmpl w:val="1826C2CA"/>
    <w:lvl w:ilvl="0">
      <w:start w:val="1"/>
      <w:numFmt w:val="bullet"/>
      <w:pStyle w:val="MHH2"/>
      <w:lvlText w:val="🢭"/>
      <w:lvlJc w:val="left"/>
      <w:pPr>
        <w:ind w:left="1070" w:hanging="360"/>
      </w:pPr>
      <w:rPr>
        <w:rFonts w:ascii="Noto Sans Symbols" w:eastAsia="Noto Sans Symbols" w:hAnsi="Noto Sans Symbols" w:cs="Noto Sans Symbols"/>
      </w:rPr>
    </w:lvl>
    <w:lvl w:ilvl="1">
      <w:start w:val="1"/>
      <w:numFmt w:val="bullet"/>
      <w:lvlText w:val="o"/>
      <w:lvlJc w:val="left"/>
      <w:pPr>
        <w:ind w:left="1157" w:hanging="360"/>
      </w:pPr>
      <w:rPr>
        <w:rFonts w:ascii="Courier New" w:eastAsia="Courier New" w:hAnsi="Courier New" w:cs="Courier New"/>
      </w:rPr>
    </w:lvl>
    <w:lvl w:ilvl="2">
      <w:start w:val="1"/>
      <w:numFmt w:val="bullet"/>
      <w:lvlText w:val="▪"/>
      <w:lvlJc w:val="left"/>
      <w:pPr>
        <w:ind w:left="1877" w:hanging="360"/>
      </w:pPr>
      <w:rPr>
        <w:rFonts w:ascii="Noto Sans Symbols" w:eastAsia="Noto Sans Symbols" w:hAnsi="Noto Sans Symbols" w:cs="Noto Sans Symbols"/>
      </w:rPr>
    </w:lvl>
    <w:lvl w:ilvl="3">
      <w:start w:val="1"/>
      <w:numFmt w:val="bullet"/>
      <w:lvlText w:val="●"/>
      <w:lvlJc w:val="left"/>
      <w:pPr>
        <w:ind w:left="2597" w:hanging="360"/>
      </w:pPr>
      <w:rPr>
        <w:rFonts w:ascii="Noto Sans Symbols" w:eastAsia="Noto Sans Symbols" w:hAnsi="Noto Sans Symbols" w:cs="Noto Sans Symbols"/>
      </w:rPr>
    </w:lvl>
    <w:lvl w:ilvl="4">
      <w:start w:val="1"/>
      <w:numFmt w:val="bullet"/>
      <w:lvlText w:val="o"/>
      <w:lvlJc w:val="left"/>
      <w:pPr>
        <w:ind w:left="3317" w:hanging="360"/>
      </w:pPr>
      <w:rPr>
        <w:rFonts w:ascii="Courier New" w:eastAsia="Courier New" w:hAnsi="Courier New" w:cs="Courier New"/>
      </w:rPr>
    </w:lvl>
    <w:lvl w:ilvl="5">
      <w:start w:val="1"/>
      <w:numFmt w:val="bullet"/>
      <w:lvlText w:val="▪"/>
      <w:lvlJc w:val="left"/>
      <w:pPr>
        <w:ind w:left="4037" w:hanging="360"/>
      </w:pPr>
      <w:rPr>
        <w:rFonts w:ascii="Noto Sans Symbols" w:eastAsia="Noto Sans Symbols" w:hAnsi="Noto Sans Symbols" w:cs="Noto Sans Symbols"/>
      </w:rPr>
    </w:lvl>
    <w:lvl w:ilvl="6">
      <w:start w:val="1"/>
      <w:numFmt w:val="bullet"/>
      <w:lvlText w:val="●"/>
      <w:lvlJc w:val="left"/>
      <w:pPr>
        <w:ind w:left="4757" w:hanging="360"/>
      </w:pPr>
      <w:rPr>
        <w:rFonts w:ascii="Noto Sans Symbols" w:eastAsia="Noto Sans Symbols" w:hAnsi="Noto Sans Symbols" w:cs="Noto Sans Symbols"/>
      </w:rPr>
    </w:lvl>
    <w:lvl w:ilvl="7">
      <w:start w:val="1"/>
      <w:numFmt w:val="bullet"/>
      <w:lvlText w:val="o"/>
      <w:lvlJc w:val="left"/>
      <w:pPr>
        <w:ind w:left="5477" w:hanging="360"/>
      </w:pPr>
      <w:rPr>
        <w:rFonts w:ascii="Courier New" w:eastAsia="Courier New" w:hAnsi="Courier New" w:cs="Courier New"/>
      </w:rPr>
    </w:lvl>
    <w:lvl w:ilvl="8">
      <w:start w:val="1"/>
      <w:numFmt w:val="bullet"/>
      <w:lvlText w:val="▪"/>
      <w:lvlJc w:val="left"/>
      <w:pPr>
        <w:ind w:left="6197" w:hanging="360"/>
      </w:pPr>
      <w:rPr>
        <w:rFonts w:ascii="Noto Sans Symbols" w:eastAsia="Noto Sans Symbols" w:hAnsi="Noto Sans Symbols" w:cs="Noto Sans Symbols"/>
      </w:rPr>
    </w:lvl>
  </w:abstractNum>
  <w:abstractNum w:abstractNumId="25" w15:restartNumberingAfterBreak="0">
    <w:nsid w:val="5F2A2759"/>
    <w:multiLevelType w:val="hybridMultilevel"/>
    <w:tmpl w:val="872E532C"/>
    <w:lvl w:ilvl="0" w:tplc="13F623DA">
      <w:numFmt w:val="bullet"/>
      <w:lvlText w:val="-"/>
      <w:lvlJc w:val="left"/>
      <w:pPr>
        <w:ind w:left="307" w:hanging="140"/>
      </w:pPr>
      <w:rPr>
        <w:rFonts w:ascii="Times New Roman" w:eastAsia="Times New Roman" w:hAnsi="Times New Roman" w:cs="Times New Roman" w:hint="default"/>
        <w:w w:val="99"/>
        <w:sz w:val="24"/>
        <w:szCs w:val="24"/>
        <w:lang w:val="vi" w:eastAsia="en-US" w:bidi="ar-SA"/>
      </w:rPr>
    </w:lvl>
    <w:lvl w:ilvl="1" w:tplc="DF229830">
      <w:numFmt w:val="bullet"/>
      <w:lvlText w:val="•"/>
      <w:lvlJc w:val="left"/>
      <w:pPr>
        <w:ind w:left="864" w:hanging="140"/>
      </w:pPr>
      <w:rPr>
        <w:rFonts w:hint="default"/>
        <w:lang w:val="vi" w:eastAsia="en-US" w:bidi="ar-SA"/>
      </w:rPr>
    </w:lvl>
    <w:lvl w:ilvl="2" w:tplc="1638E798">
      <w:numFmt w:val="bullet"/>
      <w:lvlText w:val="•"/>
      <w:lvlJc w:val="left"/>
      <w:pPr>
        <w:ind w:left="1428" w:hanging="140"/>
      </w:pPr>
      <w:rPr>
        <w:rFonts w:hint="default"/>
        <w:lang w:val="vi" w:eastAsia="en-US" w:bidi="ar-SA"/>
      </w:rPr>
    </w:lvl>
    <w:lvl w:ilvl="3" w:tplc="34142AA2">
      <w:numFmt w:val="bullet"/>
      <w:lvlText w:val="•"/>
      <w:lvlJc w:val="left"/>
      <w:pPr>
        <w:ind w:left="1992" w:hanging="140"/>
      </w:pPr>
      <w:rPr>
        <w:rFonts w:hint="default"/>
        <w:lang w:val="vi" w:eastAsia="en-US" w:bidi="ar-SA"/>
      </w:rPr>
    </w:lvl>
    <w:lvl w:ilvl="4" w:tplc="F856C0F8">
      <w:numFmt w:val="bullet"/>
      <w:lvlText w:val="•"/>
      <w:lvlJc w:val="left"/>
      <w:pPr>
        <w:ind w:left="2557" w:hanging="140"/>
      </w:pPr>
      <w:rPr>
        <w:rFonts w:hint="default"/>
        <w:lang w:val="vi" w:eastAsia="en-US" w:bidi="ar-SA"/>
      </w:rPr>
    </w:lvl>
    <w:lvl w:ilvl="5" w:tplc="98BCE38C">
      <w:numFmt w:val="bullet"/>
      <w:lvlText w:val="•"/>
      <w:lvlJc w:val="left"/>
      <w:pPr>
        <w:ind w:left="3121" w:hanging="140"/>
      </w:pPr>
      <w:rPr>
        <w:rFonts w:hint="default"/>
        <w:lang w:val="vi" w:eastAsia="en-US" w:bidi="ar-SA"/>
      </w:rPr>
    </w:lvl>
    <w:lvl w:ilvl="6" w:tplc="34C60566">
      <w:numFmt w:val="bullet"/>
      <w:lvlText w:val="•"/>
      <w:lvlJc w:val="left"/>
      <w:pPr>
        <w:ind w:left="3685" w:hanging="140"/>
      </w:pPr>
      <w:rPr>
        <w:rFonts w:hint="default"/>
        <w:lang w:val="vi" w:eastAsia="en-US" w:bidi="ar-SA"/>
      </w:rPr>
    </w:lvl>
    <w:lvl w:ilvl="7" w:tplc="91364F36">
      <w:numFmt w:val="bullet"/>
      <w:lvlText w:val="•"/>
      <w:lvlJc w:val="left"/>
      <w:pPr>
        <w:ind w:left="4250" w:hanging="140"/>
      </w:pPr>
      <w:rPr>
        <w:rFonts w:hint="default"/>
        <w:lang w:val="vi" w:eastAsia="en-US" w:bidi="ar-SA"/>
      </w:rPr>
    </w:lvl>
    <w:lvl w:ilvl="8" w:tplc="251865CC">
      <w:numFmt w:val="bullet"/>
      <w:lvlText w:val="•"/>
      <w:lvlJc w:val="left"/>
      <w:pPr>
        <w:ind w:left="4814" w:hanging="140"/>
      </w:pPr>
      <w:rPr>
        <w:rFonts w:hint="default"/>
        <w:lang w:val="vi" w:eastAsia="en-US" w:bidi="ar-SA"/>
      </w:rPr>
    </w:lvl>
  </w:abstractNum>
  <w:abstractNum w:abstractNumId="26" w15:restartNumberingAfterBreak="0">
    <w:nsid w:val="61E31875"/>
    <w:multiLevelType w:val="singleLevel"/>
    <w:tmpl w:val="0FD23232"/>
    <w:lvl w:ilvl="0">
      <w:start w:val="18"/>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61EB4EC0"/>
    <w:multiLevelType w:val="multilevel"/>
    <w:tmpl w:val="D8306618"/>
    <w:lvl w:ilvl="0">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8" w15:restartNumberingAfterBreak="0">
    <w:nsid w:val="63E50608"/>
    <w:multiLevelType w:val="hybridMultilevel"/>
    <w:tmpl w:val="0A14F35C"/>
    <w:lvl w:ilvl="0" w:tplc="969C7072">
      <w:numFmt w:val="bullet"/>
      <w:lvlText w:val="-"/>
      <w:lvlJc w:val="left"/>
      <w:pPr>
        <w:ind w:left="107" w:hanging="140"/>
      </w:pPr>
      <w:rPr>
        <w:rFonts w:ascii="Times New Roman" w:eastAsia="Times New Roman" w:hAnsi="Times New Roman" w:cs="Times New Roman" w:hint="default"/>
        <w:color w:val="FF0000"/>
        <w:w w:val="99"/>
        <w:sz w:val="24"/>
        <w:szCs w:val="24"/>
        <w:lang w:val="vi" w:eastAsia="en-US" w:bidi="ar-SA"/>
      </w:rPr>
    </w:lvl>
    <w:lvl w:ilvl="1" w:tplc="51A82436">
      <w:numFmt w:val="bullet"/>
      <w:lvlText w:val="•"/>
      <w:lvlJc w:val="left"/>
      <w:pPr>
        <w:ind w:left="571" w:hanging="140"/>
      </w:pPr>
      <w:rPr>
        <w:rFonts w:hint="default"/>
        <w:lang w:val="vi" w:eastAsia="en-US" w:bidi="ar-SA"/>
      </w:rPr>
    </w:lvl>
    <w:lvl w:ilvl="2" w:tplc="9CF27BDA">
      <w:numFmt w:val="bullet"/>
      <w:lvlText w:val="•"/>
      <w:lvlJc w:val="left"/>
      <w:pPr>
        <w:ind w:left="1042" w:hanging="140"/>
      </w:pPr>
      <w:rPr>
        <w:rFonts w:hint="default"/>
        <w:lang w:val="vi" w:eastAsia="en-US" w:bidi="ar-SA"/>
      </w:rPr>
    </w:lvl>
    <w:lvl w:ilvl="3" w:tplc="B972C798">
      <w:numFmt w:val="bullet"/>
      <w:lvlText w:val="•"/>
      <w:lvlJc w:val="left"/>
      <w:pPr>
        <w:ind w:left="1513" w:hanging="140"/>
      </w:pPr>
      <w:rPr>
        <w:rFonts w:hint="default"/>
        <w:lang w:val="vi" w:eastAsia="en-US" w:bidi="ar-SA"/>
      </w:rPr>
    </w:lvl>
    <w:lvl w:ilvl="4" w:tplc="C0E0EADA">
      <w:numFmt w:val="bullet"/>
      <w:lvlText w:val="•"/>
      <w:lvlJc w:val="left"/>
      <w:pPr>
        <w:ind w:left="1984" w:hanging="140"/>
      </w:pPr>
      <w:rPr>
        <w:rFonts w:hint="default"/>
        <w:lang w:val="vi" w:eastAsia="en-US" w:bidi="ar-SA"/>
      </w:rPr>
    </w:lvl>
    <w:lvl w:ilvl="5" w:tplc="634CF632">
      <w:numFmt w:val="bullet"/>
      <w:lvlText w:val="•"/>
      <w:lvlJc w:val="left"/>
      <w:pPr>
        <w:ind w:left="2455" w:hanging="140"/>
      </w:pPr>
      <w:rPr>
        <w:rFonts w:hint="default"/>
        <w:lang w:val="vi" w:eastAsia="en-US" w:bidi="ar-SA"/>
      </w:rPr>
    </w:lvl>
    <w:lvl w:ilvl="6" w:tplc="8526A06A">
      <w:numFmt w:val="bullet"/>
      <w:lvlText w:val="•"/>
      <w:lvlJc w:val="left"/>
      <w:pPr>
        <w:ind w:left="2926" w:hanging="140"/>
      </w:pPr>
      <w:rPr>
        <w:rFonts w:hint="default"/>
        <w:lang w:val="vi" w:eastAsia="en-US" w:bidi="ar-SA"/>
      </w:rPr>
    </w:lvl>
    <w:lvl w:ilvl="7" w:tplc="90BC1F36">
      <w:numFmt w:val="bullet"/>
      <w:lvlText w:val="•"/>
      <w:lvlJc w:val="left"/>
      <w:pPr>
        <w:ind w:left="3397" w:hanging="140"/>
      </w:pPr>
      <w:rPr>
        <w:rFonts w:hint="default"/>
        <w:lang w:val="vi" w:eastAsia="en-US" w:bidi="ar-SA"/>
      </w:rPr>
    </w:lvl>
    <w:lvl w:ilvl="8" w:tplc="E2405024">
      <w:numFmt w:val="bullet"/>
      <w:lvlText w:val="•"/>
      <w:lvlJc w:val="left"/>
      <w:pPr>
        <w:ind w:left="3868" w:hanging="140"/>
      </w:pPr>
      <w:rPr>
        <w:rFonts w:hint="default"/>
        <w:lang w:val="vi" w:eastAsia="en-US" w:bidi="ar-SA"/>
      </w:rPr>
    </w:lvl>
  </w:abstractNum>
  <w:abstractNum w:abstractNumId="29" w15:restartNumberingAfterBreak="0">
    <w:nsid w:val="678E0817"/>
    <w:multiLevelType w:val="multilevel"/>
    <w:tmpl w:val="19866AC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0" w15:restartNumberingAfterBreak="0">
    <w:nsid w:val="6A8E1A76"/>
    <w:multiLevelType w:val="hybridMultilevel"/>
    <w:tmpl w:val="95C078F0"/>
    <w:lvl w:ilvl="0" w:tplc="F9BC44C2">
      <w:start w:val="1"/>
      <w:numFmt w:val="bullet"/>
      <w:lvlText w:val=""/>
      <w:lvlJc w:val="left"/>
      <w:pPr>
        <w:tabs>
          <w:tab w:val="num" w:pos="1070"/>
        </w:tabs>
        <w:ind w:left="1070" w:hanging="360"/>
      </w:pPr>
      <w:rPr>
        <w:rFonts w:ascii="Wingdings" w:hAnsi="Wingdings" w:hint="default"/>
      </w:rPr>
    </w:lvl>
    <w:lvl w:ilvl="1" w:tplc="04090003" w:tentative="1">
      <w:start w:val="1"/>
      <w:numFmt w:val="bullet"/>
      <w:lvlText w:val="o"/>
      <w:lvlJc w:val="left"/>
      <w:pPr>
        <w:tabs>
          <w:tab w:val="num" w:pos="1157"/>
        </w:tabs>
        <w:ind w:left="1157" w:hanging="360"/>
      </w:pPr>
      <w:rPr>
        <w:rFonts w:ascii="Courier New" w:hAnsi="Courier New" w:cs="Courier New" w:hint="default"/>
      </w:rPr>
    </w:lvl>
    <w:lvl w:ilvl="2" w:tplc="04090005" w:tentative="1">
      <w:start w:val="1"/>
      <w:numFmt w:val="bullet"/>
      <w:lvlText w:val=""/>
      <w:lvlJc w:val="left"/>
      <w:pPr>
        <w:tabs>
          <w:tab w:val="num" w:pos="1877"/>
        </w:tabs>
        <w:ind w:left="1877" w:hanging="360"/>
      </w:pPr>
      <w:rPr>
        <w:rFonts w:ascii="Wingdings" w:hAnsi="Wingdings" w:hint="default"/>
      </w:rPr>
    </w:lvl>
    <w:lvl w:ilvl="3" w:tplc="04090001" w:tentative="1">
      <w:start w:val="1"/>
      <w:numFmt w:val="bullet"/>
      <w:lvlText w:val=""/>
      <w:lvlJc w:val="left"/>
      <w:pPr>
        <w:tabs>
          <w:tab w:val="num" w:pos="2597"/>
        </w:tabs>
        <w:ind w:left="2597" w:hanging="360"/>
      </w:pPr>
      <w:rPr>
        <w:rFonts w:ascii="Symbol" w:hAnsi="Symbol" w:hint="default"/>
      </w:rPr>
    </w:lvl>
    <w:lvl w:ilvl="4" w:tplc="04090003" w:tentative="1">
      <w:start w:val="1"/>
      <w:numFmt w:val="bullet"/>
      <w:lvlText w:val="o"/>
      <w:lvlJc w:val="left"/>
      <w:pPr>
        <w:tabs>
          <w:tab w:val="num" w:pos="3317"/>
        </w:tabs>
        <w:ind w:left="3317" w:hanging="360"/>
      </w:pPr>
      <w:rPr>
        <w:rFonts w:ascii="Courier New" w:hAnsi="Courier New" w:cs="Courier New" w:hint="default"/>
      </w:rPr>
    </w:lvl>
    <w:lvl w:ilvl="5" w:tplc="04090005" w:tentative="1">
      <w:start w:val="1"/>
      <w:numFmt w:val="bullet"/>
      <w:lvlText w:val=""/>
      <w:lvlJc w:val="left"/>
      <w:pPr>
        <w:tabs>
          <w:tab w:val="num" w:pos="4037"/>
        </w:tabs>
        <w:ind w:left="4037" w:hanging="360"/>
      </w:pPr>
      <w:rPr>
        <w:rFonts w:ascii="Wingdings" w:hAnsi="Wingdings" w:hint="default"/>
      </w:rPr>
    </w:lvl>
    <w:lvl w:ilvl="6" w:tplc="04090001" w:tentative="1">
      <w:start w:val="1"/>
      <w:numFmt w:val="bullet"/>
      <w:lvlText w:val=""/>
      <w:lvlJc w:val="left"/>
      <w:pPr>
        <w:tabs>
          <w:tab w:val="num" w:pos="4757"/>
        </w:tabs>
        <w:ind w:left="4757" w:hanging="360"/>
      </w:pPr>
      <w:rPr>
        <w:rFonts w:ascii="Symbol" w:hAnsi="Symbol" w:hint="default"/>
      </w:rPr>
    </w:lvl>
    <w:lvl w:ilvl="7" w:tplc="04090003" w:tentative="1">
      <w:start w:val="1"/>
      <w:numFmt w:val="bullet"/>
      <w:lvlText w:val="o"/>
      <w:lvlJc w:val="left"/>
      <w:pPr>
        <w:tabs>
          <w:tab w:val="num" w:pos="5477"/>
        </w:tabs>
        <w:ind w:left="5477" w:hanging="360"/>
      </w:pPr>
      <w:rPr>
        <w:rFonts w:ascii="Courier New" w:hAnsi="Courier New" w:cs="Courier New" w:hint="default"/>
      </w:rPr>
    </w:lvl>
    <w:lvl w:ilvl="8" w:tplc="04090005" w:tentative="1">
      <w:start w:val="1"/>
      <w:numFmt w:val="bullet"/>
      <w:lvlText w:val=""/>
      <w:lvlJc w:val="left"/>
      <w:pPr>
        <w:tabs>
          <w:tab w:val="num" w:pos="6197"/>
        </w:tabs>
        <w:ind w:left="6197" w:hanging="360"/>
      </w:pPr>
      <w:rPr>
        <w:rFonts w:ascii="Wingdings" w:hAnsi="Wingdings" w:hint="default"/>
      </w:rPr>
    </w:lvl>
  </w:abstractNum>
  <w:abstractNum w:abstractNumId="31" w15:restartNumberingAfterBreak="0">
    <w:nsid w:val="6E080496"/>
    <w:multiLevelType w:val="singleLevel"/>
    <w:tmpl w:val="0409000F"/>
    <w:lvl w:ilvl="0">
      <w:start w:val="1"/>
      <w:numFmt w:val="decimal"/>
      <w:lvlText w:val="%1."/>
      <w:lvlJc w:val="left"/>
      <w:pPr>
        <w:tabs>
          <w:tab w:val="num" w:pos="360"/>
        </w:tabs>
        <w:ind w:left="360" w:hanging="360"/>
      </w:pPr>
      <w:rPr>
        <w:rFonts w:hint="default"/>
      </w:rPr>
    </w:lvl>
  </w:abstractNum>
  <w:abstractNum w:abstractNumId="32" w15:restartNumberingAfterBreak="0">
    <w:nsid w:val="6E440406"/>
    <w:multiLevelType w:val="hybridMultilevel"/>
    <w:tmpl w:val="38A0AC3E"/>
    <w:lvl w:ilvl="0" w:tplc="5A2CE36E">
      <w:numFmt w:val="bullet"/>
      <w:lvlText w:val="-"/>
      <w:lvlJc w:val="left"/>
      <w:pPr>
        <w:ind w:left="107" w:hanging="152"/>
      </w:pPr>
      <w:rPr>
        <w:rFonts w:ascii="Times New Roman" w:eastAsia="Times New Roman" w:hAnsi="Times New Roman" w:cs="Times New Roman" w:hint="default"/>
        <w:color w:val="FF0000"/>
        <w:w w:val="99"/>
        <w:sz w:val="24"/>
        <w:szCs w:val="24"/>
        <w:lang w:val="vi" w:eastAsia="en-US" w:bidi="ar-SA"/>
      </w:rPr>
    </w:lvl>
    <w:lvl w:ilvl="1" w:tplc="7A62A342">
      <w:numFmt w:val="bullet"/>
      <w:lvlText w:val="•"/>
      <w:lvlJc w:val="left"/>
      <w:pPr>
        <w:ind w:left="571" w:hanging="152"/>
      </w:pPr>
      <w:rPr>
        <w:rFonts w:hint="default"/>
        <w:lang w:val="vi" w:eastAsia="en-US" w:bidi="ar-SA"/>
      </w:rPr>
    </w:lvl>
    <w:lvl w:ilvl="2" w:tplc="8F16E396">
      <w:numFmt w:val="bullet"/>
      <w:lvlText w:val="•"/>
      <w:lvlJc w:val="left"/>
      <w:pPr>
        <w:ind w:left="1042" w:hanging="152"/>
      </w:pPr>
      <w:rPr>
        <w:rFonts w:hint="default"/>
        <w:lang w:val="vi" w:eastAsia="en-US" w:bidi="ar-SA"/>
      </w:rPr>
    </w:lvl>
    <w:lvl w:ilvl="3" w:tplc="9CC48C1E">
      <w:numFmt w:val="bullet"/>
      <w:lvlText w:val="•"/>
      <w:lvlJc w:val="left"/>
      <w:pPr>
        <w:ind w:left="1513" w:hanging="152"/>
      </w:pPr>
      <w:rPr>
        <w:rFonts w:hint="default"/>
        <w:lang w:val="vi" w:eastAsia="en-US" w:bidi="ar-SA"/>
      </w:rPr>
    </w:lvl>
    <w:lvl w:ilvl="4" w:tplc="D07252C2">
      <w:numFmt w:val="bullet"/>
      <w:lvlText w:val="•"/>
      <w:lvlJc w:val="left"/>
      <w:pPr>
        <w:ind w:left="1984" w:hanging="152"/>
      </w:pPr>
      <w:rPr>
        <w:rFonts w:hint="default"/>
        <w:lang w:val="vi" w:eastAsia="en-US" w:bidi="ar-SA"/>
      </w:rPr>
    </w:lvl>
    <w:lvl w:ilvl="5" w:tplc="72465E3E">
      <w:numFmt w:val="bullet"/>
      <w:lvlText w:val="•"/>
      <w:lvlJc w:val="left"/>
      <w:pPr>
        <w:ind w:left="2455" w:hanging="152"/>
      </w:pPr>
      <w:rPr>
        <w:rFonts w:hint="default"/>
        <w:lang w:val="vi" w:eastAsia="en-US" w:bidi="ar-SA"/>
      </w:rPr>
    </w:lvl>
    <w:lvl w:ilvl="6" w:tplc="0B8A2A14">
      <w:numFmt w:val="bullet"/>
      <w:lvlText w:val="•"/>
      <w:lvlJc w:val="left"/>
      <w:pPr>
        <w:ind w:left="2926" w:hanging="152"/>
      </w:pPr>
      <w:rPr>
        <w:rFonts w:hint="default"/>
        <w:lang w:val="vi" w:eastAsia="en-US" w:bidi="ar-SA"/>
      </w:rPr>
    </w:lvl>
    <w:lvl w:ilvl="7" w:tplc="C136D448">
      <w:numFmt w:val="bullet"/>
      <w:lvlText w:val="•"/>
      <w:lvlJc w:val="left"/>
      <w:pPr>
        <w:ind w:left="3397" w:hanging="152"/>
      </w:pPr>
      <w:rPr>
        <w:rFonts w:hint="default"/>
        <w:lang w:val="vi" w:eastAsia="en-US" w:bidi="ar-SA"/>
      </w:rPr>
    </w:lvl>
    <w:lvl w:ilvl="8" w:tplc="77BE2C94">
      <w:numFmt w:val="bullet"/>
      <w:lvlText w:val="•"/>
      <w:lvlJc w:val="left"/>
      <w:pPr>
        <w:ind w:left="3868" w:hanging="152"/>
      </w:pPr>
      <w:rPr>
        <w:rFonts w:hint="default"/>
        <w:lang w:val="vi" w:eastAsia="en-US" w:bidi="ar-SA"/>
      </w:rPr>
    </w:lvl>
  </w:abstractNum>
  <w:abstractNum w:abstractNumId="33" w15:restartNumberingAfterBreak="0">
    <w:nsid w:val="7C6B6FB0"/>
    <w:multiLevelType w:val="multilevel"/>
    <w:tmpl w:val="FE6E6B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ECE7CC7"/>
    <w:multiLevelType w:val="multilevel"/>
    <w:tmpl w:val="894A44A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4"/>
  </w:num>
  <w:num w:numId="2">
    <w:abstractNumId w:val="25"/>
  </w:num>
  <w:num w:numId="3">
    <w:abstractNumId w:val="28"/>
  </w:num>
  <w:num w:numId="4">
    <w:abstractNumId w:val="32"/>
  </w:num>
  <w:num w:numId="5">
    <w:abstractNumId w:val="17"/>
  </w:num>
  <w:num w:numId="6">
    <w:abstractNumId w:val="13"/>
  </w:num>
  <w:num w:numId="7">
    <w:abstractNumId w:val="26"/>
  </w:num>
  <w:num w:numId="8">
    <w:abstractNumId w:val="6"/>
  </w:num>
  <w:num w:numId="9">
    <w:abstractNumId w:val="31"/>
  </w:num>
  <w:num w:numId="10">
    <w:abstractNumId w:val="27"/>
  </w:num>
  <w:num w:numId="11">
    <w:abstractNumId w:val="10"/>
  </w:num>
  <w:num w:numId="12">
    <w:abstractNumId w:val="12"/>
  </w:num>
  <w:num w:numId="13">
    <w:abstractNumId w:val="0"/>
  </w:num>
  <w:num w:numId="14">
    <w:abstractNumId w:val="20"/>
  </w:num>
  <w:num w:numId="15">
    <w:abstractNumId w:val="9"/>
  </w:num>
  <w:num w:numId="16">
    <w:abstractNumId w:val="23"/>
  </w:num>
  <w:num w:numId="17">
    <w:abstractNumId w:val="3"/>
  </w:num>
  <w:num w:numId="18">
    <w:abstractNumId w:val="1"/>
  </w:num>
  <w:num w:numId="19">
    <w:abstractNumId w:val="2"/>
  </w:num>
  <w:num w:numId="20">
    <w:abstractNumId w:val="7"/>
  </w:num>
  <w:num w:numId="21">
    <w:abstractNumId w:val="33"/>
  </w:num>
  <w:num w:numId="22">
    <w:abstractNumId w:val="29"/>
  </w:num>
  <w:num w:numId="23">
    <w:abstractNumId w:val="5"/>
  </w:num>
  <w:num w:numId="24">
    <w:abstractNumId w:val="24"/>
  </w:num>
  <w:num w:numId="25">
    <w:abstractNumId w:val="11"/>
  </w:num>
  <w:num w:numId="26">
    <w:abstractNumId w:val="18"/>
  </w:num>
  <w:num w:numId="27">
    <w:abstractNumId w:val="4"/>
  </w:num>
  <w:num w:numId="28">
    <w:abstractNumId w:val="22"/>
  </w:num>
  <w:num w:numId="29">
    <w:abstractNumId w:val="16"/>
  </w:num>
  <w:num w:numId="30">
    <w:abstractNumId w:val="8"/>
  </w:num>
  <w:num w:numId="31">
    <w:abstractNumId w:val="34"/>
  </w:num>
  <w:num w:numId="32">
    <w:abstractNumId w:val="19"/>
  </w:num>
  <w:num w:numId="33">
    <w:abstractNumId w:val="21"/>
  </w:num>
  <w:num w:numId="34">
    <w:abstractNumId w:val="30"/>
  </w:num>
  <w:num w:numId="3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a An">
    <w15:presenceInfo w15:providerId="Windows Live" w15:userId="04952d4f2fd589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defaultTabStop w:val="720"/>
  <w:evenAndOddHeaders/>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1A5"/>
    <w:rsid w:val="0000079D"/>
    <w:rsid w:val="00002647"/>
    <w:rsid w:val="000026D8"/>
    <w:rsid w:val="0000411A"/>
    <w:rsid w:val="00005356"/>
    <w:rsid w:val="0000767E"/>
    <w:rsid w:val="00016E94"/>
    <w:rsid w:val="00017A01"/>
    <w:rsid w:val="0002213B"/>
    <w:rsid w:val="00023230"/>
    <w:rsid w:val="00023EC8"/>
    <w:rsid w:val="00031C9B"/>
    <w:rsid w:val="00033E67"/>
    <w:rsid w:val="00034C54"/>
    <w:rsid w:val="000371FC"/>
    <w:rsid w:val="00044784"/>
    <w:rsid w:val="000469AC"/>
    <w:rsid w:val="00047941"/>
    <w:rsid w:val="00051CCE"/>
    <w:rsid w:val="00053C45"/>
    <w:rsid w:val="000571E5"/>
    <w:rsid w:val="00057233"/>
    <w:rsid w:val="0006015C"/>
    <w:rsid w:val="00064C06"/>
    <w:rsid w:val="00065879"/>
    <w:rsid w:val="00065A83"/>
    <w:rsid w:val="00065EDA"/>
    <w:rsid w:val="00070606"/>
    <w:rsid w:val="0007102D"/>
    <w:rsid w:val="00072F95"/>
    <w:rsid w:val="000744D2"/>
    <w:rsid w:val="0007493E"/>
    <w:rsid w:val="000760BD"/>
    <w:rsid w:val="00077FD3"/>
    <w:rsid w:val="00082D4B"/>
    <w:rsid w:val="0008320D"/>
    <w:rsid w:val="00083982"/>
    <w:rsid w:val="00083E0C"/>
    <w:rsid w:val="00084393"/>
    <w:rsid w:val="00084FF0"/>
    <w:rsid w:val="000876B3"/>
    <w:rsid w:val="00087E8C"/>
    <w:rsid w:val="00091DF4"/>
    <w:rsid w:val="00092E1D"/>
    <w:rsid w:val="000943E7"/>
    <w:rsid w:val="000945A4"/>
    <w:rsid w:val="000A043B"/>
    <w:rsid w:val="000A11AD"/>
    <w:rsid w:val="000A24DC"/>
    <w:rsid w:val="000A29E3"/>
    <w:rsid w:val="000A2D89"/>
    <w:rsid w:val="000A2DE9"/>
    <w:rsid w:val="000A349B"/>
    <w:rsid w:val="000A3B35"/>
    <w:rsid w:val="000A3CF7"/>
    <w:rsid w:val="000A4D3B"/>
    <w:rsid w:val="000A5454"/>
    <w:rsid w:val="000A57A8"/>
    <w:rsid w:val="000A7F0F"/>
    <w:rsid w:val="000B0479"/>
    <w:rsid w:val="000B0CD1"/>
    <w:rsid w:val="000B3822"/>
    <w:rsid w:val="000B44C5"/>
    <w:rsid w:val="000B5AA8"/>
    <w:rsid w:val="000B5B9C"/>
    <w:rsid w:val="000B61B2"/>
    <w:rsid w:val="000B7DA5"/>
    <w:rsid w:val="000B7F14"/>
    <w:rsid w:val="000C2919"/>
    <w:rsid w:val="000C5365"/>
    <w:rsid w:val="000C556A"/>
    <w:rsid w:val="000C6A63"/>
    <w:rsid w:val="000C6F0F"/>
    <w:rsid w:val="000D0997"/>
    <w:rsid w:val="000D1248"/>
    <w:rsid w:val="000D5EF0"/>
    <w:rsid w:val="000E0268"/>
    <w:rsid w:val="000E1170"/>
    <w:rsid w:val="000E1EB9"/>
    <w:rsid w:val="000E3513"/>
    <w:rsid w:val="000E409A"/>
    <w:rsid w:val="000E4C16"/>
    <w:rsid w:val="000E7699"/>
    <w:rsid w:val="000E7F20"/>
    <w:rsid w:val="000F2186"/>
    <w:rsid w:val="000F3863"/>
    <w:rsid w:val="00100FA3"/>
    <w:rsid w:val="00102AFE"/>
    <w:rsid w:val="001041D2"/>
    <w:rsid w:val="00110B15"/>
    <w:rsid w:val="00111689"/>
    <w:rsid w:val="00114E3C"/>
    <w:rsid w:val="00116397"/>
    <w:rsid w:val="00120EEF"/>
    <w:rsid w:val="00121E84"/>
    <w:rsid w:val="001238CA"/>
    <w:rsid w:val="00124992"/>
    <w:rsid w:val="00124EC7"/>
    <w:rsid w:val="00130E7A"/>
    <w:rsid w:val="001320AC"/>
    <w:rsid w:val="00132C35"/>
    <w:rsid w:val="00135F90"/>
    <w:rsid w:val="001403E3"/>
    <w:rsid w:val="00140E84"/>
    <w:rsid w:val="00141B7B"/>
    <w:rsid w:val="001424E4"/>
    <w:rsid w:val="00144A5F"/>
    <w:rsid w:val="001457EA"/>
    <w:rsid w:val="0014600D"/>
    <w:rsid w:val="00147414"/>
    <w:rsid w:val="0015623B"/>
    <w:rsid w:val="001579DB"/>
    <w:rsid w:val="00157DE4"/>
    <w:rsid w:val="00160133"/>
    <w:rsid w:val="00160145"/>
    <w:rsid w:val="00161B41"/>
    <w:rsid w:val="00162D7E"/>
    <w:rsid w:val="00163E69"/>
    <w:rsid w:val="001640A7"/>
    <w:rsid w:val="001655CA"/>
    <w:rsid w:val="00165881"/>
    <w:rsid w:val="001673D4"/>
    <w:rsid w:val="00170031"/>
    <w:rsid w:val="0017145F"/>
    <w:rsid w:val="00174BF3"/>
    <w:rsid w:val="00174BFA"/>
    <w:rsid w:val="00176A5F"/>
    <w:rsid w:val="00184050"/>
    <w:rsid w:val="001874D6"/>
    <w:rsid w:val="001914E0"/>
    <w:rsid w:val="00192310"/>
    <w:rsid w:val="00193D64"/>
    <w:rsid w:val="0019495C"/>
    <w:rsid w:val="00194F1B"/>
    <w:rsid w:val="001956E6"/>
    <w:rsid w:val="00196D5C"/>
    <w:rsid w:val="00197D12"/>
    <w:rsid w:val="001A0724"/>
    <w:rsid w:val="001A11CE"/>
    <w:rsid w:val="001A121D"/>
    <w:rsid w:val="001A2178"/>
    <w:rsid w:val="001A234B"/>
    <w:rsid w:val="001A2906"/>
    <w:rsid w:val="001A4BE5"/>
    <w:rsid w:val="001A4CFD"/>
    <w:rsid w:val="001A60F2"/>
    <w:rsid w:val="001A6796"/>
    <w:rsid w:val="001B08B8"/>
    <w:rsid w:val="001B7125"/>
    <w:rsid w:val="001B74A0"/>
    <w:rsid w:val="001C1D87"/>
    <w:rsid w:val="001C2343"/>
    <w:rsid w:val="001C3DB4"/>
    <w:rsid w:val="001C401D"/>
    <w:rsid w:val="001C4614"/>
    <w:rsid w:val="001C5F46"/>
    <w:rsid w:val="001D1190"/>
    <w:rsid w:val="001D240D"/>
    <w:rsid w:val="001D4B40"/>
    <w:rsid w:val="001E13E0"/>
    <w:rsid w:val="001E23E2"/>
    <w:rsid w:val="001E2B2B"/>
    <w:rsid w:val="001E3A99"/>
    <w:rsid w:val="001E471E"/>
    <w:rsid w:val="001E579C"/>
    <w:rsid w:val="001E5BBD"/>
    <w:rsid w:val="001E61FB"/>
    <w:rsid w:val="001F3FC5"/>
    <w:rsid w:val="001F536F"/>
    <w:rsid w:val="001F5481"/>
    <w:rsid w:val="001F55B0"/>
    <w:rsid w:val="001F581D"/>
    <w:rsid w:val="001F7739"/>
    <w:rsid w:val="00203E4C"/>
    <w:rsid w:val="00207356"/>
    <w:rsid w:val="002105BB"/>
    <w:rsid w:val="002105E8"/>
    <w:rsid w:val="00213F1F"/>
    <w:rsid w:val="00214CAE"/>
    <w:rsid w:val="0021587C"/>
    <w:rsid w:val="002164C6"/>
    <w:rsid w:val="002179C3"/>
    <w:rsid w:val="00221FC3"/>
    <w:rsid w:val="002250EE"/>
    <w:rsid w:val="00226606"/>
    <w:rsid w:val="00230976"/>
    <w:rsid w:val="00230A34"/>
    <w:rsid w:val="00231310"/>
    <w:rsid w:val="00231E99"/>
    <w:rsid w:val="002406BA"/>
    <w:rsid w:val="0024097E"/>
    <w:rsid w:val="00241279"/>
    <w:rsid w:val="00241B64"/>
    <w:rsid w:val="00242B5C"/>
    <w:rsid w:val="0024365A"/>
    <w:rsid w:val="002449CD"/>
    <w:rsid w:val="00246C91"/>
    <w:rsid w:val="0024718D"/>
    <w:rsid w:val="00247248"/>
    <w:rsid w:val="002477DC"/>
    <w:rsid w:val="00247947"/>
    <w:rsid w:val="00251F57"/>
    <w:rsid w:val="00252166"/>
    <w:rsid w:val="0025304E"/>
    <w:rsid w:val="0025665E"/>
    <w:rsid w:val="00260A81"/>
    <w:rsid w:val="00260B6E"/>
    <w:rsid w:val="00264A9B"/>
    <w:rsid w:val="00267CB2"/>
    <w:rsid w:val="00271376"/>
    <w:rsid w:val="00273873"/>
    <w:rsid w:val="00275A95"/>
    <w:rsid w:val="00281C74"/>
    <w:rsid w:val="00287A88"/>
    <w:rsid w:val="00290022"/>
    <w:rsid w:val="002901BB"/>
    <w:rsid w:val="002914AB"/>
    <w:rsid w:val="00292B39"/>
    <w:rsid w:val="00294A11"/>
    <w:rsid w:val="002A1643"/>
    <w:rsid w:val="002A23B2"/>
    <w:rsid w:val="002A2FD1"/>
    <w:rsid w:val="002A47A3"/>
    <w:rsid w:val="002A671D"/>
    <w:rsid w:val="002A6912"/>
    <w:rsid w:val="002A76BF"/>
    <w:rsid w:val="002A7C69"/>
    <w:rsid w:val="002A7CBF"/>
    <w:rsid w:val="002B0815"/>
    <w:rsid w:val="002B3A13"/>
    <w:rsid w:val="002B468D"/>
    <w:rsid w:val="002B5B9A"/>
    <w:rsid w:val="002B675F"/>
    <w:rsid w:val="002C112B"/>
    <w:rsid w:val="002C4EEC"/>
    <w:rsid w:val="002C6189"/>
    <w:rsid w:val="002C6EB5"/>
    <w:rsid w:val="002D188E"/>
    <w:rsid w:val="002D6F6F"/>
    <w:rsid w:val="002E0678"/>
    <w:rsid w:val="002E0CAA"/>
    <w:rsid w:val="002E0FC6"/>
    <w:rsid w:val="002E1D87"/>
    <w:rsid w:val="002E1F91"/>
    <w:rsid w:val="002E2405"/>
    <w:rsid w:val="002E66DE"/>
    <w:rsid w:val="002F228B"/>
    <w:rsid w:val="002F2387"/>
    <w:rsid w:val="002F273F"/>
    <w:rsid w:val="002F3F45"/>
    <w:rsid w:val="002F4678"/>
    <w:rsid w:val="002F5F86"/>
    <w:rsid w:val="002F743A"/>
    <w:rsid w:val="003037F1"/>
    <w:rsid w:val="00305D68"/>
    <w:rsid w:val="00305ED8"/>
    <w:rsid w:val="00307EC4"/>
    <w:rsid w:val="00310D2E"/>
    <w:rsid w:val="00311F33"/>
    <w:rsid w:val="00312A57"/>
    <w:rsid w:val="003150B3"/>
    <w:rsid w:val="00317257"/>
    <w:rsid w:val="0031779E"/>
    <w:rsid w:val="00323842"/>
    <w:rsid w:val="003256BF"/>
    <w:rsid w:val="00326201"/>
    <w:rsid w:val="00326FD8"/>
    <w:rsid w:val="00330516"/>
    <w:rsid w:val="003317FF"/>
    <w:rsid w:val="00332926"/>
    <w:rsid w:val="00332DF8"/>
    <w:rsid w:val="003343AC"/>
    <w:rsid w:val="003359BA"/>
    <w:rsid w:val="00336D02"/>
    <w:rsid w:val="00342B08"/>
    <w:rsid w:val="003435FD"/>
    <w:rsid w:val="00343D8C"/>
    <w:rsid w:val="0034552D"/>
    <w:rsid w:val="003533C8"/>
    <w:rsid w:val="00355853"/>
    <w:rsid w:val="00360822"/>
    <w:rsid w:val="00363895"/>
    <w:rsid w:val="003641C7"/>
    <w:rsid w:val="00365E3F"/>
    <w:rsid w:val="00365ED7"/>
    <w:rsid w:val="00366EF4"/>
    <w:rsid w:val="003721CD"/>
    <w:rsid w:val="00374540"/>
    <w:rsid w:val="003749CA"/>
    <w:rsid w:val="00376715"/>
    <w:rsid w:val="00376C02"/>
    <w:rsid w:val="003822E9"/>
    <w:rsid w:val="003825D5"/>
    <w:rsid w:val="00382A3A"/>
    <w:rsid w:val="00382BB1"/>
    <w:rsid w:val="00382F64"/>
    <w:rsid w:val="003853B4"/>
    <w:rsid w:val="00385BBE"/>
    <w:rsid w:val="00386FB4"/>
    <w:rsid w:val="00390319"/>
    <w:rsid w:val="0039233D"/>
    <w:rsid w:val="00393012"/>
    <w:rsid w:val="00394C01"/>
    <w:rsid w:val="003952A3"/>
    <w:rsid w:val="0039799F"/>
    <w:rsid w:val="003A160E"/>
    <w:rsid w:val="003A2684"/>
    <w:rsid w:val="003A280A"/>
    <w:rsid w:val="003A28C7"/>
    <w:rsid w:val="003A2BB7"/>
    <w:rsid w:val="003A37E1"/>
    <w:rsid w:val="003A6E1F"/>
    <w:rsid w:val="003A730A"/>
    <w:rsid w:val="003B10DA"/>
    <w:rsid w:val="003B24C9"/>
    <w:rsid w:val="003B347F"/>
    <w:rsid w:val="003B38BA"/>
    <w:rsid w:val="003B3E55"/>
    <w:rsid w:val="003B741C"/>
    <w:rsid w:val="003B7E39"/>
    <w:rsid w:val="003B7E9A"/>
    <w:rsid w:val="003C5756"/>
    <w:rsid w:val="003C6A10"/>
    <w:rsid w:val="003C7EA6"/>
    <w:rsid w:val="003D18FC"/>
    <w:rsid w:val="003D1E66"/>
    <w:rsid w:val="003D31C2"/>
    <w:rsid w:val="003D3C1A"/>
    <w:rsid w:val="003D414A"/>
    <w:rsid w:val="003D4C93"/>
    <w:rsid w:val="003D5628"/>
    <w:rsid w:val="003D6647"/>
    <w:rsid w:val="003D66FD"/>
    <w:rsid w:val="003E02CE"/>
    <w:rsid w:val="003E2B0C"/>
    <w:rsid w:val="003E2E94"/>
    <w:rsid w:val="003F0049"/>
    <w:rsid w:val="003F070A"/>
    <w:rsid w:val="003F102C"/>
    <w:rsid w:val="003F2A00"/>
    <w:rsid w:val="00400733"/>
    <w:rsid w:val="00400889"/>
    <w:rsid w:val="00400958"/>
    <w:rsid w:val="00402A09"/>
    <w:rsid w:val="0040306E"/>
    <w:rsid w:val="00403B6B"/>
    <w:rsid w:val="00404334"/>
    <w:rsid w:val="00404F6C"/>
    <w:rsid w:val="0040782B"/>
    <w:rsid w:val="0041087A"/>
    <w:rsid w:val="00410EA9"/>
    <w:rsid w:val="00412581"/>
    <w:rsid w:val="0041448A"/>
    <w:rsid w:val="00415E78"/>
    <w:rsid w:val="00416759"/>
    <w:rsid w:val="0041678C"/>
    <w:rsid w:val="00417398"/>
    <w:rsid w:val="004176E4"/>
    <w:rsid w:val="00421535"/>
    <w:rsid w:val="00421EB1"/>
    <w:rsid w:val="004245B2"/>
    <w:rsid w:val="00425A7F"/>
    <w:rsid w:val="00431A5E"/>
    <w:rsid w:val="00432E3F"/>
    <w:rsid w:val="00434286"/>
    <w:rsid w:val="00434423"/>
    <w:rsid w:val="00436BEF"/>
    <w:rsid w:val="004372EE"/>
    <w:rsid w:val="00437DE5"/>
    <w:rsid w:val="00440E06"/>
    <w:rsid w:val="004437C8"/>
    <w:rsid w:val="004446CF"/>
    <w:rsid w:val="00447A5D"/>
    <w:rsid w:val="00450F01"/>
    <w:rsid w:val="00453AE5"/>
    <w:rsid w:val="00453DDC"/>
    <w:rsid w:val="00455E4E"/>
    <w:rsid w:val="004579EF"/>
    <w:rsid w:val="004605D6"/>
    <w:rsid w:val="00460698"/>
    <w:rsid w:val="004625CB"/>
    <w:rsid w:val="00462E2A"/>
    <w:rsid w:val="00463B85"/>
    <w:rsid w:val="00464295"/>
    <w:rsid w:val="0046435D"/>
    <w:rsid w:val="00465154"/>
    <w:rsid w:val="00465CBD"/>
    <w:rsid w:val="00465DE9"/>
    <w:rsid w:val="00470520"/>
    <w:rsid w:val="00471489"/>
    <w:rsid w:val="00471977"/>
    <w:rsid w:val="004737B9"/>
    <w:rsid w:val="00473ABF"/>
    <w:rsid w:val="00473F72"/>
    <w:rsid w:val="0047589C"/>
    <w:rsid w:val="004761F0"/>
    <w:rsid w:val="00485A63"/>
    <w:rsid w:val="00487097"/>
    <w:rsid w:val="004876D7"/>
    <w:rsid w:val="004876FC"/>
    <w:rsid w:val="0049012D"/>
    <w:rsid w:val="00492292"/>
    <w:rsid w:val="00492410"/>
    <w:rsid w:val="00492750"/>
    <w:rsid w:val="00493219"/>
    <w:rsid w:val="00493D57"/>
    <w:rsid w:val="004943A8"/>
    <w:rsid w:val="00494AAF"/>
    <w:rsid w:val="004963AE"/>
    <w:rsid w:val="004973BF"/>
    <w:rsid w:val="004A1486"/>
    <w:rsid w:val="004A26A2"/>
    <w:rsid w:val="004A345C"/>
    <w:rsid w:val="004A3D83"/>
    <w:rsid w:val="004B2975"/>
    <w:rsid w:val="004B4D88"/>
    <w:rsid w:val="004B6B46"/>
    <w:rsid w:val="004B76B0"/>
    <w:rsid w:val="004B7E58"/>
    <w:rsid w:val="004C0D4D"/>
    <w:rsid w:val="004C1B4B"/>
    <w:rsid w:val="004C2FD2"/>
    <w:rsid w:val="004C594C"/>
    <w:rsid w:val="004C7A42"/>
    <w:rsid w:val="004C7BC0"/>
    <w:rsid w:val="004D0202"/>
    <w:rsid w:val="004D3568"/>
    <w:rsid w:val="004D6080"/>
    <w:rsid w:val="004D7B39"/>
    <w:rsid w:val="004E0B54"/>
    <w:rsid w:val="004E2043"/>
    <w:rsid w:val="004E2D89"/>
    <w:rsid w:val="004E40C7"/>
    <w:rsid w:val="004E5448"/>
    <w:rsid w:val="004E5E3A"/>
    <w:rsid w:val="004E61E6"/>
    <w:rsid w:val="004E675F"/>
    <w:rsid w:val="004E7D80"/>
    <w:rsid w:val="004F040D"/>
    <w:rsid w:val="004F21AE"/>
    <w:rsid w:val="004F3792"/>
    <w:rsid w:val="004F5CCF"/>
    <w:rsid w:val="004F6B26"/>
    <w:rsid w:val="00503BEC"/>
    <w:rsid w:val="0050429C"/>
    <w:rsid w:val="00510269"/>
    <w:rsid w:val="00512208"/>
    <w:rsid w:val="00513BE3"/>
    <w:rsid w:val="00513E58"/>
    <w:rsid w:val="00515D54"/>
    <w:rsid w:val="00516925"/>
    <w:rsid w:val="00520E8C"/>
    <w:rsid w:val="00521278"/>
    <w:rsid w:val="00523FED"/>
    <w:rsid w:val="0052434F"/>
    <w:rsid w:val="005301B3"/>
    <w:rsid w:val="005301D2"/>
    <w:rsid w:val="00531C7C"/>
    <w:rsid w:val="0053403F"/>
    <w:rsid w:val="00534826"/>
    <w:rsid w:val="00535ABC"/>
    <w:rsid w:val="0053618F"/>
    <w:rsid w:val="00537C5E"/>
    <w:rsid w:val="005402FC"/>
    <w:rsid w:val="0054052B"/>
    <w:rsid w:val="005434DA"/>
    <w:rsid w:val="005454BF"/>
    <w:rsid w:val="0054555D"/>
    <w:rsid w:val="00545AA6"/>
    <w:rsid w:val="005464AC"/>
    <w:rsid w:val="00546C2A"/>
    <w:rsid w:val="00547919"/>
    <w:rsid w:val="005508D5"/>
    <w:rsid w:val="00551196"/>
    <w:rsid w:val="005534AE"/>
    <w:rsid w:val="0055473B"/>
    <w:rsid w:val="0055487F"/>
    <w:rsid w:val="00554A58"/>
    <w:rsid w:val="0055537C"/>
    <w:rsid w:val="005559B5"/>
    <w:rsid w:val="00555C19"/>
    <w:rsid w:val="005605A3"/>
    <w:rsid w:val="0056192F"/>
    <w:rsid w:val="00562212"/>
    <w:rsid w:val="005643B7"/>
    <w:rsid w:val="005701CF"/>
    <w:rsid w:val="005720B2"/>
    <w:rsid w:val="00573367"/>
    <w:rsid w:val="00574AF8"/>
    <w:rsid w:val="0057573F"/>
    <w:rsid w:val="005812AE"/>
    <w:rsid w:val="00581487"/>
    <w:rsid w:val="00582A81"/>
    <w:rsid w:val="00582AEE"/>
    <w:rsid w:val="005848E5"/>
    <w:rsid w:val="005851BC"/>
    <w:rsid w:val="00586949"/>
    <w:rsid w:val="00586ACA"/>
    <w:rsid w:val="00591BC0"/>
    <w:rsid w:val="00596A21"/>
    <w:rsid w:val="005976E9"/>
    <w:rsid w:val="005976FA"/>
    <w:rsid w:val="005A0287"/>
    <w:rsid w:val="005A19FB"/>
    <w:rsid w:val="005A1D8A"/>
    <w:rsid w:val="005A2252"/>
    <w:rsid w:val="005A2CFE"/>
    <w:rsid w:val="005A3C2A"/>
    <w:rsid w:val="005A3E68"/>
    <w:rsid w:val="005A4B2E"/>
    <w:rsid w:val="005A4B43"/>
    <w:rsid w:val="005A4CD9"/>
    <w:rsid w:val="005A5AB1"/>
    <w:rsid w:val="005A7FC6"/>
    <w:rsid w:val="005B0A7B"/>
    <w:rsid w:val="005B1A6A"/>
    <w:rsid w:val="005B3FA8"/>
    <w:rsid w:val="005B6C1E"/>
    <w:rsid w:val="005B7623"/>
    <w:rsid w:val="005B7AE9"/>
    <w:rsid w:val="005B7E0A"/>
    <w:rsid w:val="005C2406"/>
    <w:rsid w:val="005C4199"/>
    <w:rsid w:val="005D20AC"/>
    <w:rsid w:val="005D3B42"/>
    <w:rsid w:val="005D64CE"/>
    <w:rsid w:val="005E0518"/>
    <w:rsid w:val="005E099B"/>
    <w:rsid w:val="005E1450"/>
    <w:rsid w:val="005E2711"/>
    <w:rsid w:val="005E45C6"/>
    <w:rsid w:val="005E799C"/>
    <w:rsid w:val="005F3C1C"/>
    <w:rsid w:val="005F3FC9"/>
    <w:rsid w:val="005F4740"/>
    <w:rsid w:val="005F7B22"/>
    <w:rsid w:val="00600225"/>
    <w:rsid w:val="006004CD"/>
    <w:rsid w:val="006013E4"/>
    <w:rsid w:val="00602112"/>
    <w:rsid w:val="00604D21"/>
    <w:rsid w:val="00607828"/>
    <w:rsid w:val="00613AE7"/>
    <w:rsid w:val="00613F1D"/>
    <w:rsid w:val="00614F76"/>
    <w:rsid w:val="00615FED"/>
    <w:rsid w:val="006216E1"/>
    <w:rsid w:val="00621FA5"/>
    <w:rsid w:val="00624B23"/>
    <w:rsid w:val="00626C09"/>
    <w:rsid w:val="006278BF"/>
    <w:rsid w:val="00627A9F"/>
    <w:rsid w:val="0063021E"/>
    <w:rsid w:val="00630BB4"/>
    <w:rsid w:val="006338EB"/>
    <w:rsid w:val="00633AAC"/>
    <w:rsid w:val="00633FE4"/>
    <w:rsid w:val="00634814"/>
    <w:rsid w:val="0063547F"/>
    <w:rsid w:val="00637106"/>
    <w:rsid w:val="00640F9F"/>
    <w:rsid w:val="00642C71"/>
    <w:rsid w:val="00644FA1"/>
    <w:rsid w:val="0065118A"/>
    <w:rsid w:val="006518FB"/>
    <w:rsid w:val="00652594"/>
    <w:rsid w:val="00653F96"/>
    <w:rsid w:val="00655FCB"/>
    <w:rsid w:val="006566E0"/>
    <w:rsid w:val="006600B7"/>
    <w:rsid w:val="006623C4"/>
    <w:rsid w:val="006635DE"/>
    <w:rsid w:val="00664CA8"/>
    <w:rsid w:val="00665389"/>
    <w:rsid w:val="00665BAA"/>
    <w:rsid w:val="00666518"/>
    <w:rsid w:val="0066651D"/>
    <w:rsid w:val="006706A4"/>
    <w:rsid w:val="00673041"/>
    <w:rsid w:val="006737FF"/>
    <w:rsid w:val="00673B70"/>
    <w:rsid w:val="00680A6C"/>
    <w:rsid w:val="00681354"/>
    <w:rsid w:val="00687AC3"/>
    <w:rsid w:val="00687FA7"/>
    <w:rsid w:val="0069356B"/>
    <w:rsid w:val="00694BAF"/>
    <w:rsid w:val="0069549C"/>
    <w:rsid w:val="00695CA3"/>
    <w:rsid w:val="0069655A"/>
    <w:rsid w:val="00697B54"/>
    <w:rsid w:val="006A068C"/>
    <w:rsid w:val="006A0FA9"/>
    <w:rsid w:val="006A3079"/>
    <w:rsid w:val="006A3BB9"/>
    <w:rsid w:val="006A3C9A"/>
    <w:rsid w:val="006A5009"/>
    <w:rsid w:val="006B176A"/>
    <w:rsid w:val="006B3646"/>
    <w:rsid w:val="006B3D4E"/>
    <w:rsid w:val="006B67F1"/>
    <w:rsid w:val="006C0F8B"/>
    <w:rsid w:val="006C1697"/>
    <w:rsid w:val="006C1ADE"/>
    <w:rsid w:val="006C47CD"/>
    <w:rsid w:val="006C6306"/>
    <w:rsid w:val="006C6BC2"/>
    <w:rsid w:val="006C735A"/>
    <w:rsid w:val="006C78F8"/>
    <w:rsid w:val="006C7D3A"/>
    <w:rsid w:val="006D0614"/>
    <w:rsid w:val="006D0AD4"/>
    <w:rsid w:val="006D102B"/>
    <w:rsid w:val="006D3E86"/>
    <w:rsid w:val="006D5016"/>
    <w:rsid w:val="006D7E43"/>
    <w:rsid w:val="006E04D5"/>
    <w:rsid w:val="006E1183"/>
    <w:rsid w:val="006E4AA1"/>
    <w:rsid w:val="006E4F8F"/>
    <w:rsid w:val="006E51D1"/>
    <w:rsid w:val="006E5F25"/>
    <w:rsid w:val="006E74F4"/>
    <w:rsid w:val="006E79A6"/>
    <w:rsid w:val="006E7F8D"/>
    <w:rsid w:val="006F0B27"/>
    <w:rsid w:val="006F31BE"/>
    <w:rsid w:val="007022B0"/>
    <w:rsid w:val="007045A1"/>
    <w:rsid w:val="007065B6"/>
    <w:rsid w:val="0070799D"/>
    <w:rsid w:val="00711506"/>
    <w:rsid w:val="00711B92"/>
    <w:rsid w:val="007129D3"/>
    <w:rsid w:val="0071513A"/>
    <w:rsid w:val="00717357"/>
    <w:rsid w:val="007201AA"/>
    <w:rsid w:val="0072096E"/>
    <w:rsid w:val="007215A1"/>
    <w:rsid w:val="0072337E"/>
    <w:rsid w:val="00725E0E"/>
    <w:rsid w:val="00727A7C"/>
    <w:rsid w:val="00730B5F"/>
    <w:rsid w:val="00731779"/>
    <w:rsid w:val="00731A04"/>
    <w:rsid w:val="00733277"/>
    <w:rsid w:val="00733D2C"/>
    <w:rsid w:val="00736B99"/>
    <w:rsid w:val="0074053C"/>
    <w:rsid w:val="00740F65"/>
    <w:rsid w:val="00742E53"/>
    <w:rsid w:val="007438D4"/>
    <w:rsid w:val="00743993"/>
    <w:rsid w:val="00743F5B"/>
    <w:rsid w:val="00746888"/>
    <w:rsid w:val="00747CBD"/>
    <w:rsid w:val="007505A3"/>
    <w:rsid w:val="00751ECF"/>
    <w:rsid w:val="00752402"/>
    <w:rsid w:val="007546DA"/>
    <w:rsid w:val="00755561"/>
    <w:rsid w:val="007558DC"/>
    <w:rsid w:val="00761F05"/>
    <w:rsid w:val="007621A5"/>
    <w:rsid w:val="00767D13"/>
    <w:rsid w:val="0077353F"/>
    <w:rsid w:val="00780C96"/>
    <w:rsid w:val="007811F5"/>
    <w:rsid w:val="0078219C"/>
    <w:rsid w:val="00784669"/>
    <w:rsid w:val="007846E9"/>
    <w:rsid w:val="0078633A"/>
    <w:rsid w:val="00786372"/>
    <w:rsid w:val="00793173"/>
    <w:rsid w:val="00793D2F"/>
    <w:rsid w:val="0079549E"/>
    <w:rsid w:val="007974CB"/>
    <w:rsid w:val="007A10B4"/>
    <w:rsid w:val="007A376F"/>
    <w:rsid w:val="007A3A0F"/>
    <w:rsid w:val="007A3FE7"/>
    <w:rsid w:val="007A4900"/>
    <w:rsid w:val="007A6F4A"/>
    <w:rsid w:val="007A7BFD"/>
    <w:rsid w:val="007B0030"/>
    <w:rsid w:val="007B1F55"/>
    <w:rsid w:val="007B5B43"/>
    <w:rsid w:val="007B5C21"/>
    <w:rsid w:val="007C1253"/>
    <w:rsid w:val="007C2789"/>
    <w:rsid w:val="007C33BA"/>
    <w:rsid w:val="007C3BE0"/>
    <w:rsid w:val="007C45EC"/>
    <w:rsid w:val="007C7C26"/>
    <w:rsid w:val="007D2904"/>
    <w:rsid w:val="007D3B72"/>
    <w:rsid w:val="007D4919"/>
    <w:rsid w:val="007D4D5F"/>
    <w:rsid w:val="007D4FA4"/>
    <w:rsid w:val="007D5B17"/>
    <w:rsid w:val="007D6641"/>
    <w:rsid w:val="007D6699"/>
    <w:rsid w:val="007D69BA"/>
    <w:rsid w:val="007D74C7"/>
    <w:rsid w:val="007D78AD"/>
    <w:rsid w:val="007E3C77"/>
    <w:rsid w:val="007F1236"/>
    <w:rsid w:val="007F123E"/>
    <w:rsid w:val="007F1E58"/>
    <w:rsid w:val="007F217A"/>
    <w:rsid w:val="007F4CAE"/>
    <w:rsid w:val="007F6533"/>
    <w:rsid w:val="007F69B2"/>
    <w:rsid w:val="007F6FD1"/>
    <w:rsid w:val="00801C40"/>
    <w:rsid w:val="008020A9"/>
    <w:rsid w:val="008058A9"/>
    <w:rsid w:val="008070F3"/>
    <w:rsid w:val="0081162E"/>
    <w:rsid w:val="00815336"/>
    <w:rsid w:val="00816A1C"/>
    <w:rsid w:val="0081748D"/>
    <w:rsid w:val="00823B0D"/>
    <w:rsid w:val="00824429"/>
    <w:rsid w:val="0082599C"/>
    <w:rsid w:val="00827AE6"/>
    <w:rsid w:val="00827C80"/>
    <w:rsid w:val="00833ECE"/>
    <w:rsid w:val="00834436"/>
    <w:rsid w:val="00837659"/>
    <w:rsid w:val="00840C07"/>
    <w:rsid w:val="00841FB5"/>
    <w:rsid w:val="0084327C"/>
    <w:rsid w:val="00845AC3"/>
    <w:rsid w:val="00846B77"/>
    <w:rsid w:val="00847238"/>
    <w:rsid w:val="008472FF"/>
    <w:rsid w:val="0085071E"/>
    <w:rsid w:val="00851398"/>
    <w:rsid w:val="008515F6"/>
    <w:rsid w:val="0085374A"/>
    <w:rsid w:val="008546C2"/>
    <w:rsid w:val="0085629E"/>
    <w:rsid w:val="0085722D"/>
    <w:rsid w:val="008575F8"/>
    <w:rsid w:val="00857FCE"/>
    <w:rsid w:val="008640A7"/>
    <w:rsid w:val="008673B2"/>
    <w:rsid w:val="00867E41"/>
    <w:rsid w:val="00871AC3"/>
    <w:rsid w:val="0087275A"/>
    <w:rsid w:val="00874710"/>
    <w:rsid w:val="00875000"/>
    <w:rsid w:val="00876659"/>
    <w:rsid w:val="0087737C"/>
    <w:rsid w:val="008779DF"/>
    <w:rsid w:val="0088063B"/>
    <w:rsid w:val="00880F38"/>
    <w:rsid w:val="00881CF5"/>
    <w:rsid w:val="008821E1"/>
    <w:rsid w:val="00883924"/>
    <w:rsid w:val="00884B27"/>
    <w:rsid w:val="00886A09"/>
    <w:rsid w:val="0089026A"/>
    <w:rsid w:val="00890FC9"/>
    <w:rsid w:val="0089112E"/>
    <w:rsid w:val="00891C74"/>
    <w:rsid w:val="00892864"/>
    <w:rsid w:val="008934E7"/>
    <w:rsid w:val="00895D11"/>
    <w:rsid w:val="008968CA"/>
    <w:rsid w:val="008972BB"/>
    <w:rsid w:val="00897FA7"/>
    <w:rsid w:val="008A0240"/>
    <w:rsid w:val="008A1876"/>
    <w:rsid w:val="008A2723"/>
    <w:rsid w:val="008A2BED"/>
    <w:rsid w:val="008A2CA0"/>
    <w:rsid w:val="008A515F"/>
    <w:rsid w:val="008A51BE"/>
    <w:rsid w:val="008A5430"/>
    <w:rsid w:val="008A5A9E"/>
    <w:rsid w:val="008A686D"/>
    <w:rsid w:val="008A72E9"/>
    <w:rsid w:val="008A744C"/>
    <w:rsid w:val="008B185B"/>
    <w:rsid w:val="008B2799"/>
    <w:rsid w:val="008B7FF2"/>
    <w:rsid w:val="008C38E3"/>
    <w:rsid w:val="008C3A99"/>
    <w:rsid w:val="008D00DF"/>
    <w:rsid w:val="008D0D18"/>
    <w:rsid w:val="008D33C1"/>
    <w:rsid w:val="008D39C8"/>
    <w:rsid w:val="008D39CA"/>
    <w:rsid w:val="008D5E8A"/>
    <w:rsid w:val="008D75EB"/>
    <w:rsid w:val="008E054F"/>
    <w:rsid w:val="008E06E7"/>
    <w:rsid w:val="008E28D4"/>
    <w:rsid w:val="008E2F92"/>
    <w:rsid w:val="008E363B"/>
    <w:rsid w:val="008F2B56"/>
    <w:rsid w:val="008F2C70"/>
    <w:rsid w:val="008F430A"/>
    <w:rsid w:val="008F4EC3"/>
    <w:rsid w:val="008F65D9"/>
    <w:rsid w:val="008F67DD"/>
    <w:rsid w:val="0090002F"/>
    <w:rsid w:val="009029DA"/>
    <w:rsid w:val="00905BB0"/>
    <w:rsid w:val="00905E79"/>
    <w:rsid w:val="0091025A"/>
    <w:rsid w:val="00910C6F"/>
    <w:rsid w:val="00912788"/>
    <w:rsid w:val="00912AAD"/>
    <w:rsid w:val="00913707"/>
    <w:rsid w:val="00913C90"/>
    <w:rsid w:val="00914F42"/>
    <w:rsid w:val="00916512"/>
    <w:rsid w:val="00923050"/>
    <w:rsid w:val="0092545E"/>
    <w:rsid w:val="009306B2"/>
    <w:rsid w:val="00930F71"/>
    <w:rsid w:val="009331E7"/>
    <w:rsid w:val="00935438"/>
    <w:rsid w:val="009355D0"/>
    <w:rsid w:val="0093690B"/>
    <w:rsid w:val="009417C7"/>
    <w:rsid w:val="00941F36"/>
    <w:rsid w:val="00942C8C"/>
    <w:rsid w:val="0094613B"/>
    <w:rsid w:val="00946B87"/>
    <w:rsid w:val="009473F9"/>
    <w:rsid w:val="00947C56"/>
    <w:rsid w:val="00952427"/>
    <w:rsid w:val="00956FCF"/>
    <w:rsid w:val="00957060"/>
    <w:rsid w:val="0096396C"/>
    <w:rsid w:val="009656FF"/>
    <w:rsid w:val="00967990"/>
    <w:rsid w:val="00977BD1"/>
    <w:rsid w:val="0098162B"/>
    <w:rsid w:val="00985089"/>
    <w:rsid w:val="00986B96"/>
    <w:rsid w:val="00987613"/>
    <w:rsid w:val="00991DF1"/>
    <w:rsid w:val="00993C71"/>
    <w:rsid w:val="009972C6"/>
    <w:rsid w:val="009A002F"/>
    <w:rsid w:val="009A13B5"/>
    <w:rsid w:val="009A1DAC"/>
    <w:rsid w:val="009A4D05"/>
    <w:rsid w:val="009A5931"/>
    <w:rsid w:val="009A6147"/>
    <w:rsid w:val="009A7AD0"/>
    <w:rsid w:val="009B4550"/>
    <w:rsid w:val="009B4C9E"/>
    <w:rsid w:val="009B58D6"/>
    <w:rsid w:val="009C0347"/>
    <w:rsid w:val="009C1104"/>
    <w:rsid w:val="009C21DD"/>
    <w:rsid w:val="009C6187"/>
    <w:rsid w:val="009D0E3E"/>
    <w:rsid w:val="009D0E9C"/>
    <w:rsid w:val="009D3795"/>
    <w:rsid w:val="009D406E"/>
    <w:rsid w:val="009D4423"/>
    <w:rsid w:val="009D4736"/>
    <w:rsid w:val="009D64A4"/>
    <w:rsid w:val="009E04E0"/>
    <w:rsid w:val="009E1FBD"/>
    <w:rsid w:val="009E42ED"/>
    <w:rsid w:val="009E5622"/>
    <w:rsid w:val="009F0312"/>
    <w:rsid w:val="009F4292"/>
    <w:rsid w:val="009F6F33"/>
    <w:rsid w:val="00A024A1"/>
    <w:rsid w:val="00A02DF1"/>
    <w:rsid w:val="00A02DF9"/>
    <w:rsid w:val="00A07CA8"/>
    <w:rsid w:val="00A11B19"/>
    <w:rsid w:val="00A11F82"/>
    <w:rsid w:val="00A127B4"/>
    <w:rsid w:val="00A14363"/>
    <w:rsid w:val="00A1498D"/>
    <w:rsid w:val="00A15177"/>
    <w:rsid w:val="00A15391"/>
    <w:rsid w:val="00A1689D"/>
    <w:rsid w:val="00A168BC"/>
    <w:rsid w:val="00A20228"/>
    <w:rsid w:val="00A21DF7"/>
    <w:rsid w:val="00A222EB"/>
    <w:rsid w:val="00A23067"/>
    <w:rsid w:val="00A24722"/>
    <w:rsid w:val="00A24DF7"/>
    <w:rsid w:val="00A26149"/>
    <w:rsid w:val="00A2674E"/>
    <w:rsid w:val="00A31C05"/>
    <w:rsid w:val="00A32794"/>
    <w:rsid w:val="00A33E08"/>
    <w:rsid w:val="00A34B51"/>
    <w:rsid w:val="00A352A3"/>
    <w:rsid w:val="00A36E29"/>
    <w:rsid w:val="00A41520"/>
    <w:rsid w:val="00A42117"/>
    <w:rsid w:val="00A4244B"/>
    <w:rsid w:val="00A434AE"/>
    <w:rsid w:val="00A43A84"/>
    <w:rsid w:val="00A4643F"/>
    <w:rsid w:val="00A4675B"/>
    <w:rsid w:val="00A46BB7"/>
    <w:rsid w:val="00A46D6B"/>
    <w:rsid w:val="00A51DA8"/>
    <w:rsid w:val="00A523B5"/>
    <w:rsid w:val="00A535E8"/>
    <w:rsid w:val="00A541A2"/>
    <w:rsid w:val="00A564CB"/>
    <w:rsid w:val="00A57F2B"/>
    <w:rsid w:val="00A600BB"/>
    <w:rsid w:val="00A6163A"/>
    <w:rsid w:val="00A63EEC"/>
    <w:rsid w:val="00A65A60"/>
    <w:rsid w:val="00A66AB6"/>
    <w:rsid w:val="00A72102"/>
    <w:rsid w:val="00A72338"/>
    <w:rsid w:val="00A723E8"/>
    <w:rsid w:val="00A739E2"/>
    <w:rsid w:val="00A75B25"/>
    <w:rsid w:val="00A75E79"/>
    <w:rsid w:val="00A760B5"/>
    <w:rsid w:val="00A7763F"/>
    <w:rsid w:val="00A77B8C"/>
    <w:rsid w:val="00A77D2B"/>
    <w:rsid w:val="00A816E4"/>
    <w:rsid w:val="00A81BAC"/>
    <w:rsid w:val="00A86FF1"/>
    <w:rsid w:val="00A877B4"/>
    <w:rsid w:val="00A908B8"/>
    <w:rsid w:val="00A9184A"/>
    <w:rsid w:val="00A91C8D"/>
    <w:rsid w:val="00A91D8D"/>
    <w:rsid w:val="00A937F8"/>
    <w:rsid w:val="00A944C0"/>
    <w:rsid w:val="00A945F0"/>
    <w:rsid w:val="00A95A03"/>
    <w:rsid w:val="00A961AC"/>
    <w:rsid w:val="00A96B4E"/>
    <w:rsid w:val="00AA0407"/>
    <w:rsid w:val="00AA0D60"/>
    <w:rsid w:val="00AA0FFC"/>
    <w:rsid w:val="00AA1B29"/>
    <w:rsid w:val="00AA3088"/>
    <w:rsid w:val="00AA4EBB"/>
    <w:rsid w:val="00AA6CD0"/>
    <w:rsid w:val="00AA6CE1"/>
    <w:rsid w:val="00AB0CA8"/>
    <w:rsid w:val="00AB1CC0"/>
    <w:rsid w:val="00AB26B2"/>
    <w:rsid w:val="00AB27BF"/>
    <w:rsid w:val="00AB37C0"/>
    <w:rsid w:val="00AB448B"/>
    <w:rsid w:val="00AC1C17"/>
    <w:rsid w:val="00AC1E02"/>
    <w:rsid w:val="00AC298A"/>
    <w:rsid w:val="00AC3350"/>
    <w:rsid w:val="00AC5D12"/>
    <w:rsid w:val="00AC606B"/>
    <w:rsid w:val="00AD04AD"/>
    <w:rsid w:val="00AD0EC3"/>
    <w:rsid w:val="00AD172C"/>
    <w:rsid w:val="00AD23E0"/>
    <w:rsid w:val="00AD2D5B"/>
    <w:rsid w:val="00AD3A14"/>
    <w:rsid w:val="00AD6459"/>
    <w:rsid w:val="00AD6D89"/>
    <w:rsid w:val="00AD7ED1"/>
    <w:rsid w:val="00AE0E61"/>
    <w:rsid w:val="00AE1868"/>
    <w:rsid w:val="00AE19C8"/>
    <w:rsid w:val="00AE2394"/>
    <w:rsid w:val="00AE29D5"/>
    <w:rsid w:val="00AE57D2"/>
    <w:rsid w:val="00AE6D1C"/>
    <w:rsid w:val="00AE7A25"/>
    <w:rsid w:val="00AF0693"/>
    <w:rsid w:val="00AF198D"/>
    <w:rsid w:val="00AF3E6B"/>
    <w:rsid w:val="00AF424A"/>
    <w:rsid w:val="00B008F9"/>
    <w:rsid w:val="00B00998"/>
    <w:rsid w:val="00B03D17"/>
    <w:rsid w:val="00B05637"/>
    <w:rsid w:val="00B05763"/>
    <w:rsid w:val="00B1106F"/>
    <w:rsid w:val="00B11132"/>
    <w:rsid w:val="00B12D65"/>
    <w:rsid w:val="00B15101"/>
    <w:rsid w:val="00B15B63"/>
    <w:rsid w:val="00B15DB4"/>
    <w:rsid w:val="00B15DDC"/>
    <w:rsid w:val="00B16266"/>
    <w:rsid w:val="00B17AB8"/>
    <w:rsid w:val="00B20E62"/>
    <w:rsid w:val="00B21D54"/>
    <w:rsid w:val="00B24694"/>
    <w:rsid w:val="00B24A9B"/>
    <w:rsid w:val="00B25585"/>
    <w:rsid w:val="00B25F69"/>
    <w:rsid w:val="00B27866"/>
    <w:rsid w:val="00B34AB9"/>
    <w:rsid w:val="00B34C08"/>
    <w:rsid w:val="00B36638"/>
    <w:rsid w:val="00B37276"/>
    <w:rsid w:val="00B43625"/>
    <w:rsid w:val="00B46605"/>
    <w:rsid w:val="00B47491"/>
    <w:rsid w:val="00B517AB"/>
    <w:rsid w:val="00B51F1A"/>
    <w:rsid w:val="00B53336"/>
    <w:rsid w:val="00B533C2"/>
    <w:rsid w:val="00B55B86"/>
    <w:rsid w:val="00B562B4"/>
    <w:rsid w:val="00B5677D"/>
    <w:rsid w:val="00B5764E"/>
    <w:rsid w:val="00B579AB"/>
    <w:rsid w:val="00B60D9C"/>
    <w:rsid w:val="00B60F04"/>
    <w:rsid w:val="00B64DB8"/>
    <w:rsid w:val="00B65063"/>
    <w:rsid w:val="00B71B89"/>
    <w:rsid w:val="00B7231A"/>
    <w:rsid w:val="00B745BE"/>
    <w:rsid w:val="00B75B03"/>
    <w:rsid w:val="00B76FFD"/>
    <w:rsid w:val="00B80AC7"/>
    <w:rsid w:val="00B81022"/>
    <w:rsid w:val="00B81651"/>
    <w:rsid w:val="00B816FD"/>
    <w:rsid w:val="00B82ADA"/>
    <w:rsid w:val="00B83DAC"/>
    <w:rsid w:val="00B840AC"/>
    <w:rsid w:val="00B87C22"/>
    <w:rsid w:val="00B912F4"/>
    <w:rsid w:val="00B94835"/>
    <w:rsid w:val="00B95AF6"/>
    <w:rsid w:val="00B96787"/>
    <w:rsid w:val="00B97FE4"/>
    <w:rsid w:val="00BA00D3"/>
    <w:rsid w:val="00BA09AD"/>
    <w:rsid w:val="00BA3189"/>
    <w:rsid w:val="00BA4542"/>
    <w:rsid w:val="00BA5948"/>
    <w:rsid w:val="00BA5EB1"/>
    <w:rsid w:val="00BA5EFA"/>
    <w:rsid w:val="00BA66BD"/>
    <w:rsid w:val="00BA6FE6"/>
    <w:rsid w:val="00BA7E52"/>
    <w:rsid w:val="00BB6D36"/>
    <w:rsid w:val="00BB7A08"/>
    <w:rsid w:val="00BB7BBB"/>
    <w:rsid w:val="00BC0014"/>
    <w:rsid w:val="00BC039B"/>
    <w:rsid w:val="00BC07BE"/>
    <w:rsid w:val="00BC34EF"/>
    <w:rsid w:val="00BC70FE"/>
    <w:rsid w:val="00BC7447"/>
    <w:rsid w:val="00BD0694"/>
    <w:rsid w:val="00BD1522"/>
    <w:rsid w:val="00BD58EB"/>
    <w:rsid w:val="00BD59C5"/>
    <w:rsid w:val="00BD5AD1"/>
    <w:rsid w:val="00BD6660"/>
    <w:rsid w:val="00BD7435"/>
    <w:rsid w:val="00BD7FA9"/>
    <w:rsid w:val="00BE06B7"/>
    <w:rsid w:val="00BE10D2"/>
    <w:rsid w:val="00BE1DB2"/>
    <w:rsid w:val="00BE238D"/>
    <w:rsid w:val="00BE2CF1"/>
    <w:rsid w:val="00BE346A"/>
    <w:rsid w:val="00BE3CF2"/>
    <w:rsid w:val="00BE5FB1"/>
    <w:rsid w:val="00BE6984"/>
    <w:rsid w:val="00BF131F"/>
    <w:rsid w:val="00BF3EBD"/>
    <w:rsid w:val="00C0060C"/>
    <w:rsid w:val="00C01081"/>
    <w:rsid w:val="00C03D31"/>
    <w:rsid w:val="00C11A2A"/>
    <w:rsid w:val="00C14031"/>
    <w:rsid w:val="00C15081"/>
    <w:rsid w:val="00C168FA"/>
    <w:rsid w:val="00C179E9"/>
    <w:rsid w:val="00C22195"/>
    <w:rsid w:val="00C232BB"/>
    <w:rsid w:val="00C26FA1"/>
    <w:rsid w:val="00C31E30"/>
    <w:rsid w:val="00C31E98"/>
    <w:rsid w:val="00C323B8"/>
    <w:rsid w:val="00C33988"/>
    <w:rsid w:val="00C3418B"/>
    <w:rsid w:val="00C34AEC"/>
    <w:rsid w:val="00C416E4"/>
    <w:rsid w:val="00C42021"/>
    <w:rsid w:val="00C42FEE"/>
    <w:rsid w:val="00C44136"/>
    <w:rsid w:val="00C44944"/>
    <w:rsid w:val="00C458CD"/>
    <w:rsid w:val="00C50768"/>
    <w:rsid w:val="00C50D1D"/>
    <w:rsid w:val="00C520AC"/>
    <w:rsid w:val="00C52705"/>
    <w:rsid w:val="00C53E1F"/>
    <w:rsid w:val="00C54BB5"/>
    <w:rsid w:val="00C564A0"/>
    <w:rsid w:val="00C57BFB"/>
    <w:rsid w:val="00C625E7"/>
    <w:rsid w:val="00C6300F"/>
    <w:rsid w:val="00C66CF8"/>
    <w:rsid w:val="00C701AE"/>
    <w:rsid w:val="00C72EC8"/>
    <w:rsid w:val="00C741DF"/>
    <w:rsid w:val="00C744D6"/>
    <w:rsid w:val="00C759C6"/>
    <w:rsid w:val="00C76B34"/>
    <w:rsid w:val="00C77907"/>
    <w:rsid w:val="00C836E7"/>
    <w:rsid w:val="00C90D1F"/>
    <w:rsid w:val="00C91DF6"/>
    <w:rsid w:val="00C962B2"/>
    <w:rsid w:val="00C9770F"/>
    <w:rsid w:val="00CA0550"/>
    <w:rsid w:val="00CA25A9"/>
    <w:rsid w:val="00CA5D1D"/>
    <w:rsid w:val="00CA76BF"/>
    <w:rsid w:val="00CB131B"/>
    <w:rsid w:val="00CB2452"/>
    <w:rsid w:val="00CB5B59"/>
    <w:rsid w:val="00CB62E5"/>
    <w:rsid w:val="00CB6CD4"/>
    <w:rsid w:val="00CB7AC3"/>
    <w:rsid w:val="00CC17B0"/>
    <w:rsid w:val="00CC2BB3"/>
    <w:rsid w:val="00CC2DC5"/>
    <w:rsid w:val="00CC3754"/>
    <w:rsid w:val="00CC407A"/>
    <w:rsid w:val="00CC6119"/>
    <w:rsid w:val="00CC767D"/>
    <w:rsid w:val="00CD483E"/>
    <w:rsid w:val="00CD5F7F"/>
    <w:rsid w:val="00CD6784"/>
    <w:rsid w:val="00CD697B"/>
    <w:rsid w:val="00CE027E"/>
    <w:rsid w:val="00CE0B65"/>
    <w:rsid w:val="00CE0EDE"/>
    <w:rsid w:val="00CE248D"/>
    <w:rsid w:val="00CE24C9"/>
    <w:rsid w:val="00CE46E4"/>
    <w:rsid w:val="00CE5294"/>
    <w:rsid w:val="00CE55E5"/>
    <w:rsid w:val="00CF1667"/>
    <w:rsid w:val="00CF4687"/>
    <w:rsid w:val="00CF52A6"/>
    <w:rsid w:val="00CF61DC"/>
    <w:rsid w:val="00CF7627"/>
    <w:rsid w:val="00D01696"/>
    <w:rsid w:val="00D02287"/>
    <w:rsid w:val="00D02C02"/>
    <w:rsid w:val="00D036D0"/>
    <w:rsid w:val="00D0434F"/>
    <w:rsid w:val="00D0684B"/>
    <w:rsid w:val="00D10044"/>
    <w:rsid w:val="00D14CDB"/>
    <w:rsid w:val="00D14ECD"/>
    <w:rsid w:val="00D167A3"/>
    <w:rsid w:val="00D2360B"/>
    <w:rsid w:val="00D2571A"/>
    <w:rsid w:val="00D2586F"/>
    <w:rsid w:val="00D2606C"/>
    <w:rsid w:val="00D26FF3"/>
    <w:rsid w:val="00D31095"/>
    <w:rsid w:val="00D31FF2"/>
    <w:rsid w:val="00D33941"/>
    <w:rsid w:val="00D33B7B"/>
    <w:rsid w:val="00D34E86"/>
    <w:rsid w:val="00D400FA"/>
    <w:rsid w:val="00D419DE"/>
    <w:rsid w:val="00D42561"/>
    <w:rsid w:val="00D43A46"/>
    <w:rsid w:val="00D463B1"/>
    <w:rsid w:val="00D47F91"/>
    <w:rsid w:val="00D502E7"/>
    <w:rsid w:val="00D51ADF"/>
    <w:rsid w:val="00D5323D"/>
    <w:rsid w:val="00D54325"/>
    <w:rsid w:val="00D56FB4"/>
    <w:rsid w:val="00D570AC"/>
    <w:rsid w:val="00D603AF"/>
    <w:rsid w:val="00D62F09"/>
    <w:rsid w:val="00D64090"/>
    <w:rsid w:val="00D6418F"/>
    <w:rsid w:val="00D64B61"/>
    <w:rsid w:val="00D66997"/>
    <w:rsid w:val="00D72579"/>
    <w:rsid w:val="00D72759"/>
    <w:rsid w:val="00D73070"/>
    <w:rsid w:val="00D73169"/>
    <w:rsid w:val="00D73A93"/>
    <w:rsid w:val="00D76D63"/>
    <w:rsid w:val="00D77856"/>
    <w:rsid w:val="00D81316"/>
    <w:rsid w:val="00D84851"/>
    <w:rsid w:val="00D85F94"/>
    <w:rsid w:val="00D94897"/>
    <w:rsid w:val="00D9586B"/>
    <w:rsid w:val="00D97937"/>
    <w:rsid w:val="00DA31F5"/>
    <w:rsid w:val="00DA351B"/>
    <w:rsid w:val="00DA4286"/>
    <w:rsid w:val="00DA7415"/>
    <w:rsid w:val="00DA7459"/>
    <w:rsid w:val="00DB060A"/>
    <w:rsid w:val="00DB2210"/>
    <w:rsid w:val="00DB3D5B"/>
    <w:rsid w:val="00DB440E"/>
    <w:rsid w:val="00DB5EB6"/>
    <w:rsid w:val="00DC0061"/>
    <w:rsid w:val="00DC15DA"/>
    <w:rsid w:val="00DC3071"/>
    <w:rsid w:val="00DC30CE"/>
    <w:rsid w:val="00DC5231"/>
    <w:rsid w:val="00DC5EE8"/>
    <w:rsid w:val="00DC6BB3"/>
    <w:rsid w:val="00DC7ACA"/>
    <w:rsid w:val="00DD2467"/>
    <w:rsid w:val="00DD320B"/>
    <w:rsid w:val="00DD3C78"/>
    <w:rsid w:val="00DD480F"/>
    <w:rsid w:val="00DD4D15"/>
    <w:rsid w:val="00DD54F4"/>
    <w:rsid w:val="00DD6ED3"/>
    <w:rsid w:val="00DE2E5D"/>
    <w:rsid w:val="00DE4287"/>
    <w:rsid w:val="00DE646E"/>
    <w:rsid w:val="00DE6C86"/>
    <w:rsid w:val="00DE7AA8"/>
    <w:rsid w:val="00DE7C18"/>
    <w:rsid w:val="00DF2707"/>
    <w:rsid w:val="00DF2CAB"/>
    <w:rsid w:val="00DF4D14"/>
    <w:rsid w:val="00DF6276"/>
    <w:rsid w:val="00DF6614"/>
    <w:rsid w:val="00DF7625"/>
    <w:rsid w:val="00E0118F"/>
    <w:rsid w:val="00E023F4"/>
    <w:rsid w:val="00E02E5E"/>
    <w:rsid w:val="00E0329A"/>
    <w:rsid w:val="00E03EA4"/>
    <w:rsid w:val="00E1209E"/>
    <w:rsid w:val="00E1464F"/>
    <w:rsid w:val="00E15208"/>
    <w:rsid w:val="00E17494"/>
    <w:rsid w:val="00E17B97"/>
    <w:rsid w:val="00E20B81"/>
    <w:rsid w:val="00E21353"/>
    <w:rsid w:val="00E21C9B"/>
    <w:rsid w:val="00E24186"/>
    <w:rsid w:val="00E25D6D"/>
    <w:rsid w:val="00E27074"/>
    <w:rsid w:val="00E27782"/>
    <w:rsid w:val="00E30A3E"/>
    <w:rsid w:val="00E31324"/>
    <w:rsid w:val="00E3244B"/>
    <w:rsid w:val="00E33C9D"/>
    <w:rsid w:val="00E363BB"/>
    <w:rsid w:val="00E36A7A"/>
    <w:rsid w:val="00E400BB"/>
    <w:rsid w:val="00E405A5"/>
    <w:rsid w:val="00E41FCA"/>
    <w:rsid w:val="00E43E67"/>
    <w:rsid w:val="00E44CC6"/>
    <w:rsid w:val="00E500C8"/>
    <w:rsid w:val="00E5141D"/>
    <w:rsid w:val="00E51A27"/>
    <w:rsid w:val="00E52EC6"/>
    <w:rsid w:val="00E54880"/>
    <w:rsid w:val="00E5688A"/>
    <w:rsid w:val="00E569CF"/>
    <w:rsid w:val="00E60422"/>
    <w:rsid w:val="00E64A74"/>
    <w:rsid w:val="00E64ABC"/>
    <w:rsid w:val="00E65E23"/>
    <w:rsid w:val="00E70A12"/>
    <w:rsid w:val="00E7176C"/>
    <w:rsid w:val="00E74BBA"/>
    <w:rsid w:val="00E74BDA"/>
    <w:rsid w:val="00E77FAB"/>
    <w:rsid w:val="00E804AC"/>
    <w:rsid w:val="00E8162C"/>
    <w:rsid w:val="00E81EE3"/>
    <w:rsid w:val="00E84513"/>
    <w:rsid w:val="00E9169B"/>
    <w:rsid w:val="00E92147"/>
    <w:rsid w:val="00E9448B"/>
    <w:rsid w:val="00E97673"/>
    <w:rsid w:val="00EA0325"/>
    <w:rsid w:val="00EA30B6"/>
    <w:rsid w:val="00EA38F2"/>
    <w:rsid w:val="00EA71FA"/>
    <w:rsid w:val="00EB0A3C"/>
    <w:rsid w:val="00EB19EF"/>
    <w:rsid w:val="00EB1FB3"/>
    <w:rsid w:val="00EB5296"/>
    <w:rsid w:val="00EB7553"/>
    <w:rsid w:val="00EB7E86"/>
    <w:rsid w:val="00EC186E"/>
    <w:rsid w:val="00EC335A"/>
    <w:rsid w:val="00EC37B0"/>
    <w:rsid w:val="00EC3969"/>
    <w:rsid w:val="00EC3FCE"/>
    <w:rsid w:val="00EC5FAF"/>
    <w:rsid w:val="00EC68B4"/>
    <w:rsid w:val="00EC697F"/>
    <w:rsid w:val="00ED17B7"/>
    <w:rsid w:val="00ED17E7"/>
    <w:rsid w:val="00ED3505"/>
    <w:rsid w:val="00ED607B"/>
    <w:rsid w:val="00ED6203"/>
    <w:rsid w:val="00ED735B"/>
    <w:rsid w:val="00EE0F74"/>
    <w:rsid w:val="00EE0FDB"/>
    <w:rsid w:val="00EE1420"/>
    <w:rsid w:val="00EE2F1B"/>
    <w:rsid w:val="00EE3EDA"/>
    <w:rsid w:val="00EE4B4E"/>
    <w:rsid w:val="00EF081C"/>
    <w:rsid w:val="00EF215A"/>
    <w:rsid w:val="00F009A5"/>
    <w:rsid w:val="00F04BFD"/>
    <w:rsid w:val="00F106A3"/>
    <w:rsid w:val="00F1154C"/>
    <w:rsid w:val="00F129D7"/>
    <w:rsid w:val="00F13202"/>
    <w:rsid w:val="00F13864"/>
    <w:rsid w:val="00F13EF4"/>
    <w:rsid w:val="00F147F8"/>
    <w:rsid w:val="00F160B7"/>
    <w:rsid w:val="00F17B14"/>
    <w:rsid w:val="00F219D2"/>
    <w:rsid w:val="00F219F7"/>
    <w:rsid w:val="00F3087D"/>
    <w:rsid w:val="00F31DB6"/>
    <w:rsid w:val="00F31F95"/>
    <w:rsid w:val="00F32ED0"/>
    <w:rsid w:val="00F33387"/>
    <w:rsid w:val="00F35668"/>
    <w:rsid w:val="00F35ADD"/>
    <w:rsid w:val="00F36666"/>
    <w:rsid w:val="00F36780"/>
    <w:rsid w:val="00F37179"/>
    <w:rsid w:val="00F41A2D"/>
    <w:rsid w:val="00F4233F"/>
    <w:rsid w:val="00F4524D"/>
    <w:rsid w:val="00F45A28"/>
    <w:rsid w:val="00F4797B"/>
    <w:rsid w:val="00F47DB9"/>
    <w:rsid w:val="00F509A0"/>
    <w:rsid w:val="00F545D3"/>
    <w:rsid w:val="00F55397"/>
    <w:rsid w:val="00F632AE"/>
    <w:rsid w:val="00F63EAB"/>
    <w:rsid w:val="00F64D87"/>
    <w:rsid w:val="00F65C36"/>
    <w:rsid w:val="00F65E42"/>
    <w:rsid w:val="00F6626A"/>
    <w:rsid w:val="00F70CD9"/>
    <w:rsid w:val="00F71B36"/>
    <w:rsid w:val="00F7451E"/>
    <w:rsid w:val="00F75302"/>
    <w:rsid w:val="00F753FD"/>
    <w:rsid w:val="00F75A67"/>
    <w:rsid w:val="00F80AA6"/>
    <w:rsid w:val="00F81D49"/>
    <w:rsid w:val="00F81D4A"/>
    <w:rsid w:val="00F8283B"/>
    <w:rsid w:val="00F82C3F"/>
    <w:rsid w:val="00F84A04"/>
    <w:rsid w:val="00F86B21"/>
    <w:rsid w:val="00F87303"/>
    <w:rsid w:val="00F91CE0"/>
    <w:rsid w:val="00F939B1"/>
    <w:rsid w:val="00F93A90"/>
    <w:rsid w:val="00F93D73"/>
    <w:rsid w:val="00F9647F"/>
    <w:rsid w:val="00F973EF"/>
    <w:rsid w:val="00F9771E"/>
    <w:rsid w:val="00F97E21"/>
    <w:rsid w:val="00FA0387"/>
    <w:rsid w:val="00FA1578"/>
    <w:rsid w:val="00FA25B8"/>
    <w:rsid w:val="00FA5618"/>
    <w:rsid w:val="00FA5970"/>
    <w:rsid w:val="00FA5DD0"/>
    <w:rsid w:val="00FA7FF4"/>
    <w:rsid w:val="00FB1646"/>
    <w:rsid w:val="00FB3B03"/>
    <w:rsid w:val="00FB5506"/>
    <w:rsid w:val="00FB7779"/>
    <w:rsid w:val="00FC0F0E"/>
    <w:rsid w:val="00FC231C"/>
    <w:rsid w:val="00FD084C"/>
    <w:rsid w:val="00FD3879"/>
    <w:rsid w:val="00FD64A9"/>
    <w:rsid w:val="00FD7D2C"/>
    <w:rsid w:val="00FE17B4"/>
    <w:rsid w:val="00FE1E40"/>
    <w:rsid w:val="00FE36D4"/>
    <w:rsid w:val="00FE3BC6"/>
    <w:rsid w:val="00FE423B"/>
    <w:rsid w:val="00FE4919"/>
    <w:rsid w:val="00FE49C6"/>
    <w:rsid w:val="00FF028B"/>
    <w:rsid w:val="00FF0AFB"/>
    <w:rsid w:val="00FF7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19549C"/>
  <w15:chartTrackingRefBased/>
  <w15:docId w15:val="{E54FD7B6-5244-4514-BFD3-2E8EA425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before="60" w:after="60" w:line="360" w:lineRule="atLeast"/>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qFormat="1"/>
    <w:lsdException w:name="toc 5" w:semiHidden="1" w:uiPriority="39"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qFormat="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DE"/>
    <w:pPr>
      <w:keepNext/>
      <w:spacing w:before="120" w:after="120" w:line="259" w:lineRule="auto"/>
      <w:jc w:val="both"/>
      <w:outlineLvl w:val="0"/>
    </w:pPr>
    <w:rPr>
      <w:rFonts w:eastAsia="Times New Roman" w:cs="Times New Roman"/>
      <w:b/>
      <w:bCs/>
      <w:kern w:val="32"/>
      <w:szCs w:val="32"/>
    </w:rPr>
  </w:style>
  <w:style w:type="paragraph" w:styleId="Heading2">
    <w:name w:val="heading 2"/>
    <w:basedOn w:val="Normal"/>
    <w:next w:val="Normal"/>
    <w:link w:val="Heading2Char"/>
    <w:qFormat/>
    <w:rsid w:val="00DD320B"/>
    <w:pPr>
      <w:keepNext/>
      <w:spacing w:before="240" w:line="240" w:lineRule="auto"/>
      <w:jc w:val="left"/>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qFormat/>
    <w:rsid w:val="00D419DE"/>
    <w:pPr>
      <w:keepNext/>
      <w:autoSpaceDE w:val="0"/>
      <w:autoSpaceDN w:val="0"/>
      <w:spacing w:before="0" w:after="0"/>
      <w:jc w:val="left"/>
      <w:outlineLvl w:val="2"/>
    </w:pPr>
    <w:rPr>
      <w:rFonts w:eastAsia="Times New Roman" w:cs="Times New Roman"/>
      <w:bCs/>
      <w:szCs w:val="24"/>
      <w:u w:val="single"/>
      <w:lang w:val="en-GB"/>
    </w:rPr>
  </w:style>
  <w:style w:type="paragraph" w:styleId="Heading4">
    <w:name w:val="heading 4"/>
    <w:basedOn w:val="Normal"/>
    <w:next w:val="Normal"/>
    <w:link w:val="Heading4Char"/>
    <w:unhideWhenUsed/>
    <w:qFormat/>
    <w:rsid w:val="00D419DE"/>
    <w:pPr>
      <w:keepNext/>
      <w:spacing w:before="240" w:line="259" w:lineRule="auto"/>
      <w:jc w:val="left"/>
      <w:outlineLvl w:val="3"/>
    </w:pPr>
    <w:rPr>
      <w:rFonts w:eastAsia="Times New Roman" w:cs="Times New Roman"/>
      <w:bCs/>
      <w:szCs w:val="28"/>
    </w:rPr>
  </w:style>
  <w:style w:type="paragraph" w:styleId="Heading5">
    <w:name w:val="heading 5"/>
    <w:basedOn w:val="Normal"/>
    <w:next w:val="Normal"/>
    <w:link w:val="Heading5Char"/>
    <w:qFormat/>
    <w:rsid w:val="00D419DE"/>
    <w:pPr>
      <w:keepNext/>
      <w:spacing w:before="240" w:after="120" w:line="240" w:lineRule="auto"/>
      <w:outlineLvl w:val="4"/>
    </w:pPr>
    <w:rPr>
      <w:rFonts w:eastAsia="Times New Roman" w:cs="Times New Roman"/>
      <w:b/>
      <w:bCs/>
      <w:sz w:val="28"/>
      <w:szCs w:val="28"/>
    </w:rPr>
  </w:style>
  <w:style w:type="paragraph" w:styleId="Heading6">
    <w:name w:val="heading 6"/>
    <w:basedOn w:val="Normal"/>
    <w:next w:val="Normal"/>
    <w:link w:val="Heading6Char"/>
    <w:unhideWhenUsed/>
    <w:qFormat/>
    <w:rsid w:val="00D419DE"/>
    <w:pPr>
      <w:spacing w:before="0" w:after="120" w:line="320" w:lineRule="atLeast"/>
      <w:jc w:val="both"/>
      <w:outlineLvl w:val="5"/>
    </w:pPr>
    <w:rPr>
      <w:rFonts w:eastAsia="SimSun" w:cs="Times New Roman"/>
      <w:bCs/>
      <w:i/>
      <w:sz w:val="24"/>
    </w:rPr>
  </w:style>
  <w:style w:type="paragraph" w:styleId="Heading7">
    <w:name w:val="heading 7"/>
    <w:basedOn w:val="Normal"/>
    <w:next w:val="Normal"/>
    <w:link w:val="Heading7Char"/>
    <w:qFormat/>
    <w:rsid w:val="00C54BB5"/>
    <w:pPr>
      <w:keepNext/>
      <w:spacing w:before="120" w:after="120" w:line="240" w:lineRule="auto"/>
      <w:ind w:firstLine="567"/>
      <w:outlineLvl w:val="6"/>
    </w:pPr>
    <w:rPr>
      <w:rFonts w:ascii=".VnTimeH" w:eastAsia="Times New Roman" w:hAnsi=".VnTimeH" w:cs="Times New Roman"/>
      <w:b/>
      <w:bCs/>
      <w:sz w:val="28"/>
      <w:szCs w:val="20"/>
    </w:rPr>
  </w:style>
  <w:style w:type="paragraph" w:styleId="Heading8">
    <w:name w:val="heading 8"/>
    <w:basedOn w:val="Normal"/>
    <w:next w:val="Normal"/>
    <w:link w:val="Heading8Char"/>
    <w:qFormat/>
    <w:rsid w:val="00C54BB5"/>
    <w:pPr>
      <w:keepNext/>
      <w:spacing w:before="0" w:after="0" w:line="240" w:lineRule="auto"/>
      <w:ind w:firstLine="567"/>
      <w:jc w:val="left"/>
      <w:outlineLvl w:val="7"/>
    </w:pPr>
    <w:rPr>
      <w:rFonts w:ascii=".VnTime" w:eastAsia="Times New Roman" w:hAnsi=".VnTime" w:cs="Times New Roman"/>
      <w:szCs w:val="20"/>
      <w:u w:val="single"/>
    </w:rPr>
  </w:style>
  <w:style w:type="paragraph" w:styleId="Heading9">
    <w:name w:val="heading 9"/>
    <w:basedOn w:val="Normal"/>
    <w:next w:val="Normal"/>
    <w:link w:val="Heading9Char"/>
    <w:qFormat/>
    <w:rsid w:val="00D419DE"/>
    <w:pPr>
      <w:keepNext/>
      <w:spacing w:before="0" w:after="0" w:line="240" w:lineRule="auto"/>
      <w:outlineLvl w:val="8"/>
    </w:pPr>
    <w:rPr>
      <w:rFonts w:ascii="VNI-Times" w:eastAsia="MS Mincho" w:hAnsi="VNI-Times"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60F04"/>
    <w:pPr>
      <w:ind w:left="720"/>
      <w:contextualSpacing/>
    </w:pPr>
  </w:style>
  <w:style w:type="character" w:customStyle="1" w:styleId="Heading7Char">
    <w:name w:val="Heading 7 Char"/>
    <w:basedOn w:val="DefaultParagraphFont"/>
    <w:link w:val="Heading7"/>
    <w:rsid w:val="00C54BB5"/>
    <w:rPr>
      <w:rFonts w:ascii=".VnTimeH" w:eastAsia="Times New Roman" w:hAnsi=".VnTimeH" w:cs="Times New Roman"/>
      <w:b/>
      <w:bCs/>
      <w:sz w:val="28"/>
      <w:szCs w:val="20"/>
    </w:rPr>
  </w:style>
  <w:style w:type="character" w:customStyle="1" w:styleId="Heading8Char">
    <w:name w:val="Heading 8 Char"/>
    <w:basedOn w:val="DefaultParagraphFont"/>
    <w:link w:val="Heading8"/>
    <w:rsid w:val="00C54BB5"/>
    <w:rPr>
      <w:rFonts w:ascii=".VnTime" w:eastAsia="Times New Roman" w:hAnsi=".VnTime" w:cs="Times New Roman"/>
      <w:szCs w:val="20"/>
      <w:u w:val="single"/>
    </w:rPr>
  </w:style>
  <w:style w:type="paragraph" w:styleId="NormalWeb">
    <w:name w:val="Normal (Web)"/>
    <w:basedOn w:val="Normal"/>
    <w:uiPriority w:val="99"/>
    <w:qFormat/>
    <w:rsid w:val="00C54BB5"/>
    <w:pPr>
      <w:spacing w:before="100" w:beforeAutospacing="1" w:after="100" w:afterAutospacing="1" w:line="240" w:lineRule="auto"/>
      <w:jc w:val="left"/>
    </w:pPr>
    <w:rPr>
      <w:rFonts w:eastAsia="Times New Roman" w:cs="Times New Roman"/>
      <w:sz w:val="24"/>
      <w:szCs w:val="24"/>
    </w:rPr>
  </w:style>
  <w:style w:type="paragraph" w:styleId="Caption">
    <w:name w:val="caption"/>
    <w:basedOn w:val="Normal"/>
    <w:next w:val="Normal"/>
    <w:qFormat/>
    <w:rsid w:val="00C54BB5"/>
    <w:pPr>
      <w:spacing w:beforeLines="150" w:before="360" w:after="120" w:line="240" w:lineRule="auto"/>
    </w:pPr>
    <w:rPr>
      <w:rFonts w:ascii=".VnTimeH" w:eastAsia="Times New Roman" w:hAnsi=".VnTimeH" w:cs="Times New Roman"/>
      <w:b/>
      <w:szCs w:val="20"/>
    </w:rPr>
  </w:style>
  <w:style w:type="paragraph" w:styleId="Footer">
    <w:name w:val="footer"/>
    <w:basedOn w:val="Normal"/>
    <w:link w:val="FooterChar"/>
    <w:qFormat/>
    <w:rsid w:val="00C54BB5"/>
    <w:pPr>
      <w:tabs>
        <w:tab w:val="center" w:pos="4320"/>
        <w:tab w:val="right" w:pos="8640"/>
      </w:tabs>
      <w:spacing w:before="0" w:after="0" w:line="240" w:lineRule="auto"/>
      <w:jc w:val="left"/>
    </w:pPr>
    <w:rPr>
      <w:rFonts w:eastAsia="Times New Roman" w:cs="Times New Roman"/>
      <w:sz w:val="24"/>
      <w:szCs w:val="24"/>
    </w:rPr>
  </w:style>
  <w:style w:type="character" w:customStyle="1" w:styleId="FooterChar">
    <w:name w:val="Footer Char"/>
    <w:basedOn w:val="DefaultParagraphFont"/>
    <w:link w:val="Footer"/>
    <w:rsid w:val="00C54BB5"/>
    <w:rPr>
      <w:rFonts w:eastAsia="Times New Roman" w:cs="Times New Roman"/>
      <w:sz w:val="24"/>
      <w:szCs w:val="24"/>
    </w:rPr>
  </w:style>
  <w:style w:type="character" w:styleId="PageNumber">
    <w:name w:val="page number"/>
    <w:rsid w:val="00C54BB5"/>
  </w:style>
  <w:style w:type="character" w:styleId="Strong">
    <w:name w:val="Strong"/>
    <w:uiPriority w:val="22"/>
    <w:qFormat/>
    <w:rsid w:val="00695CA3"/>
    <w:rPr>
      <w:b/>
      <w:bCs/>
    </w:rPr>
  </w:style>
  <w:style w:type="table" w:styleId="TableGrid">
    <w:name w:val="Table Grid"/>
    <w:basedOn w:val="TableNormal"/>
    <w:uiPriority w:val="39"/>
    <w:rsid w:val="00993C7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131B"/>
    <w:rPr>
      <w:color w:val="0563C1" w:themeColor="hyperlink"/>
      <w:u w:val="single"/>
    </w:rPr>
  </w:style>
  <w:style w:type="paragraph" w:customStyle="1" w:styleId="Default">
    <w:name w:val="Default"/>
    <w:rsid w:val="00655FCB"/>
    <w:pPr>
      <w:autoSpaceDE w:val="0"/>
      <w:autoSpaceDN w:val="0"/>
      <w:adjustRightInd w:val="0"/>
      <w:spacing w:before="0" w:after="0" w:line="240" w:lineRule="auto"/>
      <w:jc w:val="left"/>
    </w:pPr>
    <w:rPr>
      <w:rFonts w:eastAsia="Times New Roman" w:cs="Times New Roman"/>
      <w:color w:val="000000"/>
      <w:sz w:val="24"/>
      <w:szCs w:val="24"/>
    </w:rPr>
  </w:style>
  <w:style w:type="character" w:customStyle="1" w:styleId="Heading2Char">
    <w:name w:val="Heading 2 Char"/>
    <w:basedOn w:val="DefaultParagraphFont"/>
    <w:link w:val="Heading2"/>
    <w:rsid w:val="00DD320B"/>
    <w:rPr>
      <w:rFonts w:ascii="Cambria" w:eastAsia="Times New Roman" w:hAnsi="Cambria" w:cs="Times New Roman"/>
      <w:b/>
      <w:bCs/>
      <w:i/>
      <w:iCs/>
      <w:sz w:val="28"/>
      <w:szCs w:val="28"/>
    </w:rPr>
  </w:style>
  <w:style w:type="paragraph" w:styleId="Header">
    <w:name w:val="header"/>
    <w:basedOn w:val="Normal"/>
    <w:link w:val="HeaderChar"/>
    <w:uiPriority w:val="99"/>
    <w:unhideWhenUsed/>
    <w:qFormat/>
    <w:rsid w:val="00D7307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73070"/>
  </w:style>
  <w:style w:type="paragraph" w:styleId="BodyText2">
    <w:name w:val="Body Text 2"/>
    <w:basedOn w:val="Normal"/>
    <w:link w:val="BodyText2Char"/>
    <w:rsid w:val="002E2405"/>
    <w:pPr>
      <w:spacing w:before="0" w:after="0" w:line="240" w:lineRule="auto"/>
      <w:jc w:val="both"/>
    </w:pPr>
    <w:rPr>
      <w:rFonts w:ascii=".VnTime" w:eastAsia="Times New Roman" w:hAnsi=".VnTime" w:cs="Times New Roman"/>
      <w:szCs w:val="24"/>
    </w:rPr>
  </w:style>
  <w:style w:type="character" w:customStyle="1" w:styleId="BodyText2Char">
    <w:name w:val="Body Text 2 Char"/>
    <w:basedOn w:val="DefaultParagraphFont"/>
    <w:link w:val="BodyText2"/>
    <w:rsid w:val="002E2405"/>
    <w:rPr>
      <w:rFonts w:ascii=".VnTime" w:eastAsia="Times New Roman" w:hAnsi=".VnTime" w:cs="Times New Roman"/>
      <w:szCs w:val="24"/>
    </w:rPr>
  </w:style>
  <w:style w:type="character" w:styleId="FollowedHyperlink">
    <w:name w:val="FollowedHyperlink"/>
    <w:basedOn w:val="DefaultParagraphFont"/>
    <w:uiPriority w:val="99"/>
    <w:unhideWhenUsed/>
    <w:qFormat/>
    <w:rsid w:val="00E41FCA"/>
    <w:rPr>
      <w:color w:val="954F72" w:themeColor="followedHyperlink"/>
      <w:u w:val="single"/>
    </w:rPr>
  </w:style>
  <w:style w:type="paragraph" w:styleId="BalloonText">
    <w:name w:val="Balloon Text"/>
    <w:basedOn w:val="Normal"/>
    <w:link w:val="BalloonTextChar"/>
    <w:unhideWhenUsed/>
    <w:rsid w:val="0043428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434286"/>
    <w:rPr>
      <w:rFonts w:ascii="Segoe UI" w:hAnsi="Segoe UI" w:cs="Segoe UI"/>
      <w:sz w:val="18"/>
      <w:szCs w:val="18"/>
    </w:rPr>
  </w:style>
  <w:style w:type="paragraph" w:styleId="BodyText">
    <w:name w:val="Body Text"/>
    <w:basedOn w:val="Normal"/>
    <w:link w:val="BodyTextChar"/>
    <w:unhideWhenUsed/>
    <w:qFormat/>
    <w:rsid w:val="004A3D83"/>
    <w:pPr>
      <w:spacing w:after="120"/>
    </w:pPr>
  </w:style>
  <w:style w:type="character" w:customStyle="1" w:styleId="BodyTextChar">
    <w:name w:val="Body Text Char"/>
    <w:basedOn w:val="DefaultParagraphFont"/>
    <w:link w:val="BodyText"/>
    <w:rsid w:val="004A3D83"/>
  </w:style>
  <w:style w:type="paragraph" w:customStyle="1" w:styleId="TableParagraph">
    <w:name w:val="Table Paragraph"/>
    <w:basedOn w:val="Normal"/>
    <w:uiPriority w:val="1"/>
    <w:qFormat/>
    <w:rsid w:val="004A3D83"/>
    <w:pPr>
      <w:widowControl w:val="0"/>
      <w:autoSpaceDE w:val="0"/>
      <w:autoSpaceDN w:val="0"/>
      <w:spacing w:before="0" w:after="0" w:line="240" w:lineRule="auto"/>
      <w:jc w:val="left"/>
    </w:pPr>
    <w:rPr>
      <w:rFonts w:eastAsia="Times New Roman" w:cs="Times New Roman"/>
      <w:sz w:val="22"/>
      <w:lang w:val="vi"/>
    </w:rPr>
  </w:style>
  <w:style w:type="character" w:customStyle="1" w:styleId="BodyTextChar1">
    <w:name w:val="Body Text Char1"/>
    <w:uiPriority w:val="99"/>
    <w:rsid w:val="002B0815"/>
    <w:rPr>
      <w:rFonts w:ascii="Times New Roman" w:hAnsi="Times New Roman" w:cs="Times New Roman"/>
      <w:sz w:val="28"/>
      <w:szCs w:val="28"/>
      <w:u w:val="none"/>
    </w:rPr>
  </w:style>
  <w:style w:type="character" w:styleId="CommentReference">
    <w:name w:val="annotation reference"/>
    <w:basedOn w:val="DefaultParagraphFont"/>
    <w:unhideWhenUsed/>
    <w:rsid w:val="007974CB"/>
    <w:rPr>
      <w:sz w:val="16"/>
      <w:szCs w:val="16"/>
    </w:rPr>
  </w:style>
  <w:style w:type="paragraph" w:styleId="CommentText">
    <w:name w:val="annotation text"/>
    <w:basedOn w:val="Normal"/>
    <w:link w:val="CommentTextChar"/>
    <w:uiPriority w:val="99"/>
    <w:unhideWhenUsed/>
    <w:rsid w:val="007974CB"/>
    <w:pPr>
      <w:spacing w:line="240" w:lineRule="auto"/>
    </w:pPr>
    <w:rPr>
      <w:sz w:val="20"/>
      <w:szCs w:val="20"/>
    </w:rPr>
  </w:style>
  <w:style w:type="character" w:customStyle="1" w:styleId="CommentTextChar">
    <w:name w:val="Comment Text Char"/>
    <w:basedOn w:val="DefaultParagraphFont"/>
    <w:link w:val="CommentText"/>
    <w:uiPriority w:val="99"/>
    <w:rsid w:val="007974CB"/>
    <w:rPr>
      <w:sz w:val="20"/>
      <w:szCs w:val="20"/>
    </w:rPr>
  </w:style>
  <w:style w:type="paragraph" w:styleId="CommentSubject">
    <w:name w:val="annotation subject"/>
    <w:basedOn w:val="CommentText"/>
    <w:next w:val="CommentText"/>
    <w:link w:val="CommentSubjectChar"/>
    <w:unhideWhenUsed/>
    <w:rsid w:val="007974CB"/>
    <w:rPr>
      <w:b/>
      <w:bCs/>
    </w:rPr>
  </w:style>
  <w:style w:type="character" w:customStyle="1" w:styleId="CommentSubjectChar">
    <w:name w:val="Comment Subject Char"/>
    <w:basedOn w:val="CommentTextChar"/>
    <w:link w:val="CommentSubject"/>
    <w:rsid w:val="007974CB"/>
    <w:rPr>
      <w:b/>
      <w:bCs/>
      <w:sz w:val="20"/>
      <w:szCs w:val="20"/>
    </w:rPr>
  </w:style>
  <w:style w:type="character" w:customStyle="1" w:styleId="Heading1Char">
    <w:name w:val="Heading 1 Char"/>
    <w:basedOn w:val="DefaultParagraphFont"/>
    <w:link w:val="Heading1"/>
    <w:uiPriority w:val="9"/>
    <w:rsid w:val="00D419DE"/>
    <w:rPr>
      <w:rFonts w:eastAsia="Times New Roman" w:cs="Times New Roman"/>
      <w:b/>
      <w:bCs/>
      <w:kern w:val="32"/>
      <w:szCs w:val="32"/>
    </w:rPr>
  </w:style>
  <w:style w:type="character" w:customStyle="1" w:styleId="Heading3Char">
    <w:name w:val="Heading 3 Char"/>
    <w:basedOn w:val="DefaultParagraphFont"/>
    <w:link w:val="Heading3"/>
    <w:rsid w:val="00D419DE"/>
    <w:rPr>
      <w:rFonts w:eastAsia="Times New Roman" w:cs="Times New Roman"/>
      <w:bCs/>
      <w:szCs w:val="24"/>
      <w:u w:val="single"/>
      <w:lang w:val="en-GB"/>
    </w:rPr>
  </w:style>
  <w:style w:type="character" w:customStyle="1" w:styleId="Heading4Char">
    <w:name w:val="Heading 4 Char"/>
    <w:basedOn w:val="DefaultParagraphFont"/>
    <w:link w:val="Heading4"/>
    <w:rsid w:val="00D419DE"/>
    <w:rPr>
      <w:rFonts w:eastAsia="Times New Roman" w:cs="Times New Roman"/>
      <w:bCs/>
      <w:szCs w:val="28"/>
    </w:rPr>
  </w:style>
  <w:style w:type="character" w:customStyle="1" w:styleId="Heading5Char">
    <w:name w:val="Heading 5 Char"/>
    <w:basedOn w:val="DefaultParagraphFont"/>
    <w:link w:val="Heading5"/>
    <w:rsid w:val="00D419DE"/>
    <w:rPr>
      <w:rFonts w:eastAsia="Times New Roman" w:cs="Times New Roman"/>
      <w:b/>
      <w:bCs/>
      <w:sz w:val="28"/>
      <w:szCs w:val="28"/>
    </w:rPr>
  </w:style>
  <w:style w:type="character" w:customStyle="1" w:styleId="Heading6Char">
    <w:name w:val="Heading 6 Char"/>
    <w:basedOn w:val="DefaultParagraphFont"/>
    <w:link w:val="Heading6"/>
    <w:rsid w:val="00D419DE"/>
    <w:rPr>
      <w:rFonts w:eastAsia="SimSun" w:cs="Times New Roman"/>
      <w:bCs/>
      <w:i/>
      <w:sz w:val="24"/>
    </w:rPr>
  </w:style>
  <w:style w:type="character" w:customStyle="1" w:styleId="Heading9Char">
    <w:name w:val="Heading 9 Char"/>
    <w:basedOn w:val="DefaultParagraphFont"/>
    <w:link w:val="Heading9"/>
    <w:rsid w:val="00D419DE"/>
    <w:rPr>
      <w:rFonts w:ascii="VNI-Times" w:eastAsia="MS Mincho" w:hAnsi="VNI-Times" w:cs="Times New Roman"/>
      <w:b/>
      <w:sz w:val="22"/>
      <w:szCs w:val="20"/>
    </w:rPr>
  </w:style>
  <w:style w:type="paragraph" w:styleId="TOC1">
    <w:name w:val="toc 1"/>
    <w:basedOn w:val="Normal"/>
    <w:next w:val="Normal"/>
    <w:autoRedefine/>
    <w:uiPriority w:val="39"/>
    <w:unhideWhenUsed/>
    <w:rsid w:val="00D419DE"/>
    <w:pPr>
      <w:spacing w:before="0" w:after="100" w:line="259" w:lineRule="auto"/>
      <w:jc w:val="left"/>
    </w:pPr>
    <w:rPr>
      <w:rFonts w:asciiTheme="minorHAnsi" w:hAnsiTheme="minorHAnsi"/>
      <w:sz w:val="22"/>
    </w:rPr>
  </w:style>
  <w:style w:type="paragraph" w:styleId="TOC2">
    <w:name w:val="toc 2"/>
    <w:basedOn w:val="Normal"/>
    <w:next w:val="Normal"/>
    <w:autoRedefine/>
    <w:uiPriority w:val="39"/>
    <w:unhideWhenUsed/>
    <w:rsid w:val="00D419DE"/>
    <w:pPr>
      <w:spacing w:before="0" w:after="100" w:line="259" w:lineRule="auto"/>
      <w:ind w:left="220"/>
      <w:jc w:val="left"/>
    </w:pPr>
    <w:rPr>
      <w:rFonts w:asciiTheme="minorHAnsi" w:hAnsiTheme="minorHAnsi"/>
      <w:sz w:val="22"/>
    </w:rPr>
  </w:style>
  <w:style w:type="paragraph" w:styleId="TOC3">
    <w:name w:val="toc 3"/>
    <w:basedOn w:val="Normal"/>
    <w:next w:val="Normal"/>
    <w:autoRedefine/>
    <w:uiPriority w:val="39"/>
    <w:unhideWhenUsed/>
    <w:rsid w:val="00D419DE"/>
    <w:pPr>
      <w:spacing w:before="0" w:after="100" w:line="259" w:lineRule="auto"/>
      <w:ind w:left="440"/>
      <w:jc w:val="left"/>
    </w:pPr>
    <w:rPr>
      <w:rFonts w:asciiTheme="minorHAnsi" w:hAnsiTheme="minorHAnsi"/>
      <w:sz w:val="22"/>
    </w:rPr>
  </w:style>
  <w:style w:type="paragraph" w:customStyle="1" w:styleId="Noidung">
    <w:name w:val="Noi dung"/>
    <w:basedOn w:val="Normal"/>
    <w:qFormat/>
    <w:rsid w:val="00D419DE"/>
    <w:pPr>
      <w:spacing w:before="0" w:after="0" w:line="312" w:lineRule="auto"/>
      <w:ind w:firstLine="567"/>
      <w:jc w:val="both"/>
    </w:pPr>
    <w:rPr>
      <w:rFonts w:eastAsia="SimSun" w:cs="Times New Roman"/>
      <w:szCs w:val="26"/>
      <w:lang w:val="de-DE"/>
    </w:rPr>
  </w:style>
  <w:style w:type="character" w:customStyle="1" w:styleId="ListParagraphChar">
    <w:name w:val="List Paragraph Char"/>
    <w:link w:val="ListParagraph"/>
    <w:uiPriority w:val="34"/>
    <w:rsid w:val="00D419DE"/>
  </w:style>
  <w:style w:type="character" w:customStyle="1" w:styleId="fontstyle01">
    <w:name w:val="fontstyle01"/>
    <w:basedOn w:val="DefaultParagraphFont"/>
    <w:rsid w:val="00D419DE"/>
    <w:rPr>
      <w:rFonts w:ascii="Times New Roman" w:hAnsi="Times New Roman" w:cs="Times New Roman" w:hint="default"/>
      <w:b/>
      <w:bCs/>
      <w:i w:val="0"/>
      <w:iCs w:val="0"/>
      <w:color w:val="000000"/>
      <w:sz w:val="22"/>
      <w:szCs w:val="22"/>
    </w:rPr>
  </w:style>
  <w:style w:type="paragraph" w:styleId="FootnoteText">
    <w:name w:val="footnote text"/>
    <w:basedOn w:val="Normal"/>
    <w:link w:val="FootnoteTextChar"/>
    <w:uiPriority w:val="99"/>
    <w:semiHidden/>
    <w:unhideWhenUsed/>
    <w:rsid w:val="00D419DE"/>
    <w:pPr>
      <w:spacing w:before="0" w:after="0" w:line="240" w:lineRule="auto"/>
      <w:jc w:val="left"/>
    </w:pPr>
    <w:rPr>
      <w:rFonts w:cs="Times New Roman"/>
      <w:sz w:val="20"/>
      <w:szCs w:val="20"/>
    </w:rPr>
  </w:style>
  <w:style w:type="character" w:customStyle="1" w:styleId="FootnoteTextChar">
    <w:name w:val="Footnote Text Char"/>
    <w:basedOn w:val="DefaultParagraphFont"/>
    <w:link w:val="FootnoteText"/>
    <w:uiPriority w:val="99"/>
    <w:semiHidden/>
    <w:rsid w:val="00D419DE"/>
    <w:rPr>
      <w:rFonts w:cs="Times New Roman"/>
      <w:sz w:val="20"/>
      <w:szCs w:val="20"/>
    </w:rPr>
  </w:style>
  <w:style w:type="character" w:styleId="FootnoteReference">
    <w:name w:val="footnote reference"/>
    <w:basedOn w:val="DefaultParagraphFont"/>
    <w:uiPriority w:val="99"/>
    <w:semiHidden/>
    <w:unhideWhenUsed/>
    <w:rsid w:val="00D419DE"/>
    <w:rPr>
      <w:vertAlign w:val="superscript"/>
    </w:rPr>
  </w:style>
  <w:style w:type="paragraph" w:styleId="Subtitle">
    <w:name w:val="Subtitle"/>
    <w:basedOn w:val="Normal"/>
    <w:next w:val="Normal"/>
    <w:link w:val="SubtitleChar"/>
    <w:qFormat/>
    <w:rsid w:val="00D419DE"/>
    <w:pPr>
      <w:spacing w:before="0" w:after="0" w:line="240" w:lineRule="auto"/>
      <w:jc w:val="left"/>
    </w:pPr>
    <w:rPr>
      <w:rFonts w:eastAsia="Times New Roman" w:cs="Times New Roman"/>
      <w:b/>
      <w:sz w:val="24"/>
      <w:szCs w:val="24"/>
    </w:rPr>
  </w:style>
  <w:style w:type="character" w:customStyle="1" w:styleId="SubtitleChar">
    <w:name w:val="Subtitle Char"/>
    <w:basedOn w:val="DefaultParagraphFont"/>
    <w:link w:val="Subtitle"/>
    <w:rsid w:val="00D419DE"/>
    <w:rPr>
      <w:rFonts w:eastAsia="Times New Roman" w:cs="Times New Roman"/>
      <w:b/>
      <w:sz w:val="24"/>
      <w:szCs w:val="24"/>
    </w:rPr>
  </w:style>
  <w:style w:type="paragraph" w:customStyle="1" w:styleId="Normal1">
    <w:name w:val="Normal1"/>
    <w:rsid w:val="00D419DE"/>
    <w:pPr>
      <w:spacing w:before="0" w:after="160" w:line="259" w:lineRule="auto"/>
      <w:jc w:val="left"/>
    </w:pPr>
    <w:rPr>
      <w:rFonts w:ascii="Calibri" w:eastAsia="Calibri" w:hAnsi="Calibri" w:cs="Calibri"/>
      <w:sz w:val="22"/>
    </w:rPr>
  </w:style>
  <w:style w:type="paragraph" w:styleId="Title">
    <w:name w:val="Title"/>
    <w:basedOn w:val="Normal"/>
    <w:link w:val="TitleChar"/>
    <w:qFormat/>
    <w:rsid w:val="00D419DE"/>
    <w:pPr>
      <w:spacing w:before="0" w:after="0" w:line="240" w:lineRule="auto"/>
    </w:pPr>
    <w:rPr>
      <w:rFonts w:ascii="VNI-Times" w:eastAsia="MS Mincho" w:hAnsi="VNI-Times" w:cs="Times New Roman"/>
      <w:b/>
      <w:caps/>
      <w:sz w:val="24"/>
      <w:szCs w:val="20"/>
    </w:rPr>
  </w:style>
  <w:style w:type="character" w:customStyle="1" w:styleId="TitleChar">
    <w:name w:val="Title Char"/>
    <w:basedOn w:val="DefaultParagraphFont"/>
    <w:link w:val="Title"/>
    <w:rsid w:val="00D419DE"/>
    <w:rPr>
      <w:rFonts w:ascii="VNI-Times" w:eastAsia="MS Mincho" w:hAnsi="VNI-Times" w:cs="Times New Roman"/>
      <w:b/>
      <w:caps/>
      <w:sz w:val="24"/>
      <w:szCs w:val="20"/>
    </w:rPr>
  </w:style>
  <w:style w:type="paragraph" w:customStyle="1" w:styleId="Normal2">
    <w:name w:val="Normal2"/>
    <w:rsid w:val="00D419DE"/>
    <w:pPr>
      <w:spacing w:before="0" w:after="160" w:line="259" w:lineRule="auto"/>
      <w:jc w:val="left"/>
    </w:pPr>
    <w:rPr>
      <w:rFonts w:ascii="Calibri" w:eastAsia="Calibri" w:hAnsi="Calibri" w:cs="Calibri"/>
      <w:sz w:val="22"/>
    </w:rPr>
  </w:style>
  <w:style w:type="character" w:customStyle="1" w:styleId="apple-converted-space">
    <w:name w:val="apple-converted-space"/>
    <w:rsid w:val="00D419DE"/>
  </w:style>
  <w:style w:type="paragraph" w:styleId="EndnoteText">
    <w:name w:val="endnote text"/>
    <w:basedOn w:val="Normal"/>
    <w:link w:val="EndnoteTextChar"/>
    <w:rsid w:val="00D419DE"/>
    <w:pPr>
      <w:spacing w:before="0" w:after="160" w:line="259" w:lineRule="auto"/>
      <w:jc w:val="left"/>
    </w:pPr>
    <w:rPr>
      <w:rFonts w:ascii="Calibri" w:eastAsia="Calibri" w:hAnsi="Calibri" w:cs="Times New Roman"/>
      <w:sz w:val="20"/>
      <w:szCs w:val="20"/>
    </w:rPr>
  </w:style>
  <w:style w:type="character" w:customStyle="1" w:styleId="EndnoteTextChar">
    <w:name w:val="Endnote Text Char"/>
    <w:basedOn w:val="DefaultParagraphFont"/>
    <w:link w:val="EndnoteText"/>
    <w:rsid w:val="00D419DE"/>
    <w:rPr>
      <w:rFonts w:ascii="Calibri" w:eastAsia="Calibri" w:hAnsi="Calibri" w:cs="Times New Roman"/>
      <w:sz w:val="20"/>
      <w:szCs w:val="20"/>
    </w:rPr>
  </w:style>
  <w:style w:type="character" w:styleId="EndnoteReference">
    <w:name w:val="endnote reference"/>
    <w:rsid w:val="00D419DE"/>
    <w:rPr>
      <w:vertAlign w:val="superscript"/>
    </w:rPr>
  </w:style>
  <w:style w:type="paragraph" w:styleId="BodyTextIndent2">
    <w:name w:val="Body Text Indent 2"/>
    <w:aliases w:val="Char Char Char, Char Char,Char Char, Char1,Char1, Char,Body Text Indent 21"/>
    <w:basedOn w:val="Normal"/>
    <w:link w:val="BodyTextIndent2Char"/>
    <w:unhideWhenUsed/>
    <w:rsid w:val="00D419DE"/>
    <w:pPr>
      <w:spacing w:before="0" w:after="120" w:line="480" w:lineRule="auto"/>
      <w:ind w:left="360"/>
      <w:jc w:val="left"/>
    </w:pPr>
    <w:rPr>
      <w:rFonts w:ascii="Calibri" w:eastAsia="Calibri" w:hAnsi="Calibri" w:cs="Times New Roman"/>
      <w:sz w:val="22"/>
    </w:rPr>
  </w:style>
  <w:style w:type="character" w:customStyle="1" w:styleId="BodyTextIndent2Char">
    <w:name w:val="Body Text Indent 2 Char"/>
    <w:aliases w:val="Char Char Char Char1, Char Char Char,Char Char Char1, Char1 Char,Char1 Char, Char Char1,Body Text Indent 21 Char"/>
    <w:basedOn w:val="DefaultParagraphFont"/>
    <w:link w:val="BodyTextIndent2"/>
    <w:rsid w:val="00D419DE"/>
    <w:rPr>
      <w:rFonts w:ascii="Calibri" w:eastAsia="Calibri" w:hAnsi="Calibri" w:cs="Times New Roman"/>
      <w:sz w:val="22"/>
    </w:rPr>
  </w:style>
  <w:style w:type="paragraph" w:styleId="BodyTextIndent">
    <w:name w:val="Body Text Indent"/>
    <w:basedOn w:val="Normal"/>
    <w:link w:val="BodyTextIndentChar"/>
    <w:unhideWhenUsed/>
    <w:qFormat/>
    <w:rsid w:val="00D419DE"/>
    <w:pPr>
      <w:spacing w:before="0" w:after="120" w:line="259" w:lineRule="auto"/>
      <w:ind w:left="360"/>
      <w:jc w:val="left"/>
    </w:pPr>
    <w:rPr>
      <w:rFonts w:ascii="Calibri" w:eastAsia="Calibri" w:hAnsi="Calibri" w:cs="Times New Roman"/>
      <w:sz w:val="22"/>
    </w:rPr>
  </w:style>
  <w:style w:type="character" w:customStyle="1" w:styleId="BodyTextIndentChar">
    <w:name w:val="Body Text Indent Char"/>
    <w:basedOn w:val="DefaultParagraphFont"/>
    <w:link w:val="BodyTextIndent"/>
    <w:rsid w:val="00D419DE"/>
    <w:rPr>
      <w:rFonts w:ascii="Calibri" w:eastAsia="Calibri" w:hAnsi="Calibri" w:cs="Times New Roman"/>
      <w:sz w:val="22"/>
    </w:rPr>
  </w:style>
  <w:style w:type="paragraph" w:customStyle="1" w:styleId="Char">
    <w:name w:val="Char"/>
    <w:basedOn w:val="Normal"/>
    <w:rsid w:val="00D419DE"/>
    <w:pPr>
      <w:spacing w:before="0" w:after="160" w:line="240" w:lineRule="exact"/>
      <w:jc w:val="left"/>
    </w:pPr>
    <w:rPr>
      <w:rFonts w:ascii="Tahoma" w:eastAsia="Times New Roman" w:hAnsi="Tahoma" w:cs="Tahoma"/>
      <w:sz w:val="20"/>
      <w:szCs w:val="20"/>
    </w:rPr>
  </w:style>
  <w:style w:type="paragraph" w:customStyle="1" w:styleId="Title1">
    <w:name w:val="Title1"/>
    <w:basedOn w:val="Normal"/>
    <w:autoRedefine/>
    <w:rsid w:val="00D419DE"/>
    <w:pPr>
      <w:spacing w:before="0" w:after="240" w:line="200" w:lineRule="atLeast"/>
      <w:ind w:right="48"/>
      <w:jc w:val="both"/>
    </w:pPr>
    <w:rPr>
      <w:rFonts w:eastAsia="MS Mincho" w:cs="Times New Roman"/>
      <w:i/>
      <w:color w:val="000000"/>
      <w:sz w:val="18"/>
      <w:szCs w:val="18"/>
      <w:lang w:val="vi-VN" w:eastAsia="ja-JP"/>
    </w:rPr>
  </w:style>
  <w:style w:type="character" w:customStyle="1" w:styleId="hps">
    <w:name w:val="hps"/>
    <w:rsid w:val="00D419DE"/>
    <w:rPr>
      <w:rFonts w:ascii="Times New Roman" w:hAnsi="Times New Roman" w:cs="Times New Roman" w:hint="default"/>
    </w:rPr>
  </w:style>
  <w:style w:type="numbering" w:customStyle="1" w:styleId="Kiunhp1">
    <w:name w:val="Kiểu Đã nhập 1"/>
    <w:rsid w:val="00D419DE"/>
  </w:style>
  <w:style w:type="numbering" w:customStyle="1" w:styleId="Kiunhp2">
    <w:name w:val="Kiểu Đã nhập 2"/>
    <w:rsid w:val="00D419DE"/>
  </w:style>
  <w:style w:type="numbering" w:customStyle="1" w:styleId="Kiunhp3">
    <w:name w:val="Kiểu Đã nhập 3"/>
    <w:rsid w:val="00D419DE"/>
  </w:style>
  <w:style w:type="character" w:customStyle="1" w:styleId="title10">
    <w:name w:val="title1"/>
    <w:basedOn w:val="DefaultParagraphFont"/>
    <w:rsid w:val="00D419DE"/>
  </w:style>
  <w:style w:type="character" w:customStyle="1" w:styleId="title2">
    <w:name w:val="title2"/>
    <w:basedOn w:val="DefaultParagraphFont"/>
    <w:rsid w:val="00D419DE"/>
  </w:style>
  <w:style w:type="character" w:styleId="Emphasis">
    <w:name w:val="Emphasis"/>
    <w:qFormat/>
    <w:rsid w:val="00D419DE"/>
    <w:rPr>
      <w:i/>
      <w:iCs/>
    </w:rPr>
  </w:style>
  <w:style w:type="paragraph" w:customStyle="1" w:styleId="Style1">
    <w:name w:val="Style1"/>
    <w:basedOn w:val="Normal"/>
    <w:rsid w:val="00D419DE"/>
    <w:pPr>
      <w:tabs>
        <w:tab w:val="num" w:pos="360"/>
      </w:tabs>
      <w:spacing w:before="40" w:after="40" w:line="240" w:lineRule="auto"/>
      <w:ind w:left="360" w:hanging="360"/>
      <w:jc w:val="left"/>
    </w:pPr>
    <w:rPr>
      <w:rFonts w:eastAsia="MS Mincho" w:cs="Times New Roman"/>
      <w:szCs w:val="24"/>
    </w:rPr>
  </w:style>
  <w:style w:type="paragraph" w:customStyle="1" w:styleId="CharChar1CharCharCharChar">
    <w:name w:val="Char Char1 Char Char Char Char"/>
    <w:basedOn w:val="Normal"/>
    <w:rsid w:val="00D419DE"/>
    <w:pPr>
      <w:spacing w:before="0" w:after="160" w:line="240" w:lineRule="exact"/>
      <w:jc w:val="left"/>
    </w:pPr>
    <w:rPr>
      <w:rFonts w:ascii="Arial" w:eastAsia="Times New Roman" w:hAnsi="Arial" w:cs="Arial"/>
      <w:sz w:val="20"/>
      <w:szCs w:val="20"/>
    </w:rPr>
  </w:style>
  <w:style w:type="paragraph" w:customStyle="1" w:styleId="CharCharCharChar">
    <w:name w:val="Char Char Char Char"/>
    <w:basedOn w:val="Normal"/>
    <w:rsid w:val="00D419DE"/>
    <w:pPr>
      <w:spacing w:before="0" w:after="160" w:line="240" w:lineRule="exact"/>
      <w:jc w:val="left"/>
    </w:pPr>
    <w:rPr>
      <w:rFonts w:ascii=".VnAvant" w:eastAsia=".VnTime" w:hAnsi=".VnAvant" w:cs=".VnAvant"/>
      <w:sz w:val="20"/>
      <w:szCs w:val="20"/>
      <w:lang w:val="en-GB"/>
    </w:rPr>
  </w:style>
  <w:style w:type="character" w:customStyle="1" w:styleId="Bodytext0">
    <w:name w:val="Body text_"/>
    <w:link w:val="BodyText20"/>
    <w:rsid w:val="00D419DE"/>
    <w:rPr>
      <w:rFonts w:eastAsia="Times New Roman"/>
      <w:sz w:val="30"/>
      <w:szCs w:val="30"/>
      <w:shd w:val="clear" w:color="auto" w:fill="FFFFFF"/>
    </w:rPr>
  </w:style>
  <w:style w:type="paragraph" w:customStyle="1" w:styleId="BodyText20">
    <w:name w:val="Body Text2"/>
    <w:basedOn w:val="Normal"/>
    <w:link w:val="Bodytext0"/>
    <w:rsid w:val="00D419DE"/>
    <w:pPr>
      <w:shd w:val="clear" w:color="auto" w:fill="FFFFFF"/>
      <w:spacing w:before="360" w:after="120" w:line="547" w:lineRule="exact"/>
      <w:ind w:firstLine="620"/>
      <w:jc w:val="both"/>
    </w:pPr>
    <w:rPr>
      <w:rFonts w:eastAsia="Times New Roman"/>
      <w:sz w:val="30"/>
      <w:szCs w:val="30"/>
    </w:rPr>
  </w:style>
  <w:style w:type="paragraph" w:customStyle="1" w:styleId="bodytext1">
    <w:name w:val="bodytext1"/>
    <w:basedOn w:val="Normal"/>
    <w:rsid w:val="00D419DE"/>
    <w:pPr>
      <w:spacing w:before="100" w:beforeAutospacing="1" w:after="100" w:afterAutospacing="1" w:line="240" w:lineRule="auto"/>
      <w:jc w:val="left"/>
    </w:pPr>
    <w:rPr>
      <w:rFonts w:eastAsia="Times New Roman" w:cs="Times New Roman"/>
      <w:sz w:val="24"/>
      <w:szCs w:val="24"/>
      <w:lang w:val="vi-VN" w:eastAsia="zh-CN"/>
    </w:rPr>
  </w:style>
  <w:style w:type="paragraph" w:customStyle="1" w:styleId="font1">
    <w:name w:val="font1"/>
    <w:basedOn w:val="Normal"/>
    <w:rsid w:val="00D419DE"/>
    <w:pPr>
      <w:spacing w:before="100" w:beforeAutospacing="1" w:after="100" w:afterAutospacing="1" w:line="240" w:lineRule="auto"/>
      <w:jc w:val="left"/>
    </w:pPr>
    <w:rPr>
      <w:rFonts w:ascii="Arial" w:eastAsia="Times New Roman" w:hAnsi="Arial" w:cs="Arial"/>
      <w:sz w:val="20"/>
      <w:szCs w:val="20"/>
      <w:lang w:val="vi-VN" w:eastAsia="zh-CN"/>
    </w:rPr>
  </w:style>
  <w:style w:type="paragraph" w:customStyle="1" w:styleId="font5">
    <w:name w:val="font5"/>
    <w:basedOn w:val="Normal"/>
    <w:rsid w:val="00D419DE"/>
    <w:pPr>
      <w:spacing w:before="100" w:beforeAutospacing="1" w:after="100" w:afterAutospacing="1" w:line="240" w:lineRule="auto"/>
      <w:jc w:val="left"/>
    </w:pPr>
    <w:rPr>
      <w:rFonts w:eastAsia="Times New Roman" w:cs="Times New Roman"/>
      <w:color w:val="000000"/>
      <w:sz w:val="24"/>
      <w:szCs w:val="24"/>
      <w:lang w:val="vi-VN" w:eastAsia="zh-CN"/>
    </w:rPr>
  </w:style>
  <w:style w:type="paragraph" w:customStyle="1" w:styleId="font6">
    <w:name w:val="font6"/>
    <w:basedOn w:val="Normal"/>
    <w:rsid w:val="00D419DE"/>
    <w:pPr>
      <w:spacing w:before="100" w:beforeAutospacing="1" w:after="100" w:afterAutospacing="1" w:line="240" w:lineRule="auto"/>
      <w:jc w:val="left"/>
    </w:pPr>
    <w:rPr>
      <w:rFonts w:eastAsia="Times New Roman" w:cs="Times New Roman"/>
      <w:szCs w:val="26"/>
      <w:lang w:val="vi-VN" w:eastAsia="zh-CN"/>
    </w:rPr>
  </w:style>
  <w:style w:type="paragraph" w:customStyle="1" w:styleId="font7">
    <w:name w:val="font7"/>
    <w:basedOn w:val="Normal"/>
    <w:rsid w:val="00D419DE"/>
    <w:pPr>
      <w:spacing w:before="100" w:beforeAutospacing="1" w:after="100" w:afterAutospacing="1" w:line="240" w:lineRule="auto"/>
      <w:jc w:val="left"/>
    </w:pPr>
    <w:rPr>
      <w:rFonts w:eastAsia="Times New Roman" w:cs="Times New Roman"/>
      <w:sz w:val="14"/>
      <w:szCs w:val="14"/>
      <w:lang w:val="vi-VN" w:eastAsia="zh-CN"/>
    </w:rPr>
  </w:style>
  <w:style w:type="paragraph" w:customStyle="1" w:styleId="xl65">
    <w:name w:val="xl65"/>
    <w:basedOn w:val="Normal"/>
    <w:rsid w:val="00D419DE"/>
    <w:pP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66">
    <w:name w:val="xl66"/>
    <w:basedOn w:val="Normal"/>
    <w:rsid w:val="00D419DE"/>
    <w:pP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67">
    <w:name w:val="xl67"/>
    <w:basedOn w:val="Normal"/>
    <w:rsid w:val="00D419DE"/>
    <w:pPr>
      <w:spacing w:before="100" w:beforeAutospacing="1" w:after="100" w:afterAutospacing="1" w:line="240" w:lineRule="auto"/>
      <w:jc w:val="left"/>
      <w:textAlignment w:val="center"/>
    </w:pPr>
    <w:rPr>
      <w:rFonts w:ascii="Arial" w:eastAsia="Times New Roman" w:hAnsi="Arial" w:cs="Arial"/>
      <w:szCs w:val="26"/>
      <w:lang w:val="vi-VN" w:eastAsia="zh-CN"/>
    </w:rPr>
  </w:style>
  <w:style w:type="paragraph" w:customStyle="1" w:styleId="xl68">
    <w:name w:val="xl68"/>
    <w:basedOn w:val="Normal"/>
    <w:rsid w:val="00D419DE"/>
    <w:pP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69">
    <w:name w:val="xl69"/>
    <w:basedOn w:val="Normal"/>
    <w:rsid w:val="00D419DE"/>
    <w:pPr>
      <w:spacing w:before="100" w:beforeAutospacing="1" w:after="100" w:afterAutospacing="1" w:line="240" w:lineRule="auto"/>
      <w:textAlignment w:val="center"/>
    </w:pPr>
    <w:rPr>
      <w:rFonts w:eastAsia="Times New Roman" w:cs="Times New Roman"/>
      <w:szCs w:val="26"/>
      <w:lang w:val="vi-VN" w:eastAsia="zh-CN"/>
    </w:rPr>
  </w:style>
  <w:style w:type="paragraph" w:customStyle="1" w:styleId="xl70">
    <w:name w:val="xl70"/>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71">
    <w:name w:val="xl71"/>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72">
    <w:name w:val="xl72"/>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73">
    <w:name w:val="xl73"/>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74">
    <w:name w:val="xl74"/>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75">
    <w:name w:val="xl75"/>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76">
    <w:name w:val="xl76"/>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77">
    <w:name w:val="xl77"/>
    <w:basedOn w:val="Normal"/>
    <w:rsid w:val="00D419D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78">
    <w:name w:val="xl78"/>
    <w:basedOn w:val="Normal"/>
    <w:rsid w:val="00D419DE"/>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79">
    <w:name w:val="xl79"/>
    <w:basedOn w:val="Normal"/>
    <w:rsid w:val="00D419DE"/>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0">
    <w:name w:val="xl80"/>
    <w:basedOn w:val="Normal"/>
    <w:rsid w:val="00D419D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1">
    <w:name w:val="xl81"/>
    <w:basedOn w:val="Normal"/>
    <w:rsid w:val="00D419DE"/>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2">
    <w:name w:val="xl82"/>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83">
    <w:name w:val="xl8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4">
    <w:name w:val="xl8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85">
    <w:name w:val="xl85"/>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86">
    <w:name w:val="xl86"/>
    <w:basedOn w:val="Normal"/>
    <w:rsid w:val="00D419DE"/>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87">
    <w:name w:val="xl87"/>
    <w:basedOn w:val="Normal"/>
    <w:rsid w:val="00D419DE"/>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88">
    <w:name w:val="xl88"/>
    <w:basedOn w:val="Normal"/>
    <w:rsid w:val="00D419DE"/>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9">
    <w:name w:val="xl89"/>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000000"/>
      <w:sz w:val="24"/>
      <w:szCs w:val="24"/>
      <w:lang w:val="vi-VN" w:eastAsia="zh-CN"/>
    </w:rPr>
  </w:style>
  <w:style w:type="paragraph" w:customStyle="1" w:styleId="xl90">
    <w:name w:val="xl90"/>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i/>
      <w:iCs/>
      <w:sz w:val="24"/>
      <w:szCs w:val="24"/>
      <w:lang w:val="vi-VN" w:eastAsia="zh-CN"/>
    </w:rPr>
  </w:style>
  <w:style w:type="paragraph" w:customStyle="1" w:styleId="xl91">
    <w:name w:val="xl91"/>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92">
    <w:name w:val="xl92"/>
    <w:basedOn w:val="Normal"/>
    <w:rsid w:val="00D419DE"/>
    <w:pPr>
      <w:pBdr>
        <w:top w:val="dotted" w:sz="4" w:space="0" w:color="auto"/>
        <w:left w:val="single" w:sz="8" w:space="0" w:color="auto"/>
        <w:right w:val="single" w:sz="8" w:space="0" w:color="auto"/>
      </w:pBdr>
      <w:spacing w:before="100" w:beforeAutospacing="1" w:after="100" w:afterAutospacing="1" w:line="240" w:lineRule="auto"/>
      <w:jc w:val="left"/>
      <w:textAlignment w:val="center"/>
    </w:pPr>
    <w:rPr>
      <w:rFonts w:eastAsia="Times New Roman" w:cs="Times New Roman"/>
      <w:b/>
      <w:bCs/>
      <w:color w:val="000000"/>
      <w:sz w:val="24"/>
      <w:szCs w:val="24"/>
      <w:lang w:val="vi-VN" w:eastAsia="zh-CN"/>
    </w:rPr>
  </w:style>
  <w:style w:type="paragraph" w:customStyle="1" w:styleId="xl93">
    <w:name w:val="xl93"/>
    <w:basedOn w:val="Normal"/>
    <w:rsid w:val="00D419DE"/>
    <w:pPr>
      <w:pBdr>
        <w:top w:val="dotted" w:sz="4" w:space="0" w:color="auto"/>
        <w:right w:val="single" w:sz="8" w:space="0" w:color="auto"/>
      </w:pBdr>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94">
    <w:name w:val="xl9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95">
    <w:name w:val="xl95"/>
    <w:basedOn w:val="Normal"/>
    <w:rsid w:val="00D419D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96">
    <w:name w:val="xl96"/>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color w:val="000000"/>
      <w:sz w:val="24"/>
      <w:szCs w:val="24"/>
      <w:lang w:val="vi-VN" w:eastAsia="zh-CN"/>
    </w:rPr>
  </w:style>
  <w:style w:type="paragraph" w:customStyle="1" w:styleId="xl97">
    <w:name w:val="xl97"/>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color w:val="000000"/>
      <w:sz w:val="24"/>
      <w:szCs w:val="24"/>
      <w:lang w:val="vi-VN" w:eastAsia="zh-CN"/>
    </w:rPr>
  </w:style>
  <w:style w:type="paragraph" w:customStyle="1" w:styleId="xl98">
    <w:name w:val="xl98"/>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99">
    <w:name w:val="xl99"/>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color w:val="000000"/>
      <w:sz w:val="24"/>
      <w:szCs w:val="24"/>
      <w:lang w:val="vi-VN" w:eastAsia="zh-CN"/>
    </w:rPr>
  </w:style>
  <w:style w:type="paragraph" w:customStyle="1" w:styleId="xl100">
    <w:name w:val="xl100"/>
    <w:basedOn w:val="Normal"/>
    <w:rsid w:val="00D419D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1">
    <w:name w:val="xl101"/>
    <w:basedOn w:val="Normal"/>
    <w:rsid w:val="00D419D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102">
    <w:name w:val="xl102"/>
    <w:basedOn w:val="Normal"/>
    <w:rsid w:val="00D419D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3">
    <w:name w:val="xl10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4">
    <w:name w:val="xl10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4"/>
      <w:szCs w:val="24"/>
      <w:lang w:val="vi-VN" w:eastAsia="zh-CN"/>
    </w:rPr>
  </w:style>
  <w:style w:type="paragraph" w:customStyle="1" w:styleId="xl105">
    <w:name w:val="xl105"/>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6">
    <w:name w:val="xl106"/>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sz w:val="24"/>
      <w:szCs w:val="24"/>
      <w:lang w:val="vi-VN" w:eastAsia="zh-CN"/>
    </w:rPr>
  </w:style>
  <w:style w:type="paragraph" w:customStyle="1" w:styleId="xl107">
    <w:name w:val="xl107"/>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08">
    <w:name w:val="xl108"/>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109">
    <w:name w:val="xl109"/>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110">
    <w:name w:val="xl110"/>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11">
    <w:name w:val="xl111"/>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12">
    <w:name w:val="xl112"/>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13">
    <w:name w:val="xl11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114">
    <w:name w:val="xl11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15">
    <w:name w:val="xl115"/>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16">
    <w:name w:val="xl116"/>
    <w:basedOn w:val="Normal"/>
    <w:rsid w:val="00D419DE"/>
    <w:pPr>
      <w:spacing w:before="100" w:beforeAutospacing="1" w:after="100" w:afterAutospacing="1" w:line="240" w:lineRule="auto"/>
      <w:jc w:val="left"/>
      <w:textAlignment w:val="center"/>
    </w:pPr>
    <w:rPr>
      <w:rFonts w:ascii="Arial" w:eastAsia="Times New Roman" w:hAnsi="Arial" w:cs="Arial"/>
      <w:szCs w:val="26"/>
      <w:lang w:val="vi-VN" w:eastAsia="zh-CN"/>
    </w:rPr>
  </w:style>
  <w:style w:type="paragraph" w:customStyle="1" w:styleId="xl117">
    <w:name w:val="xl117"/>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sz w:val="24"/>
      <w:szCs w:val="24"/>
      <w:lang w:val="vi-VN" w:eastAsia="zh-CN"/>
    </w:rPr>
  </w:style>
  <w:style w:type="paragraph" w:customStyle="1" w:styleId="xl118">
    <w:name w:val="xl118"/>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lang w:val="vi-VN" w:eastAsia="zh-CN"/>
    </w:rPr>
  </w:style>
  <w:style w:type="paragraph" w:customStyle="1" w:styleId="xl119">
    <w:name w:val="xl119"/>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20">
    <w:name w:val="xl120"/>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21">
    <w:name w:val="xl121"/>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zh-CN"/>
    </w:rPr>
  </w:style>
  <w:style w:type="paragraph" w:customStyle="1" w:styleId="xl122">
    <w:name w:val="xl122"/>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23">
    <w:name w:val="xl12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24"/>
      <w:szCs w:val="24"/>
      <w:lang w:val="vi-VN" w:eastAsia="zh-CN"/>
    </w:rPr>
  </w:style>
  <w:style w:type="paragraph" w:customStyle="1" w:styleId="xl124">
    <w:name w:val="xl12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25">
    <w:name w:val="xl125"/>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126">
    <w:name w:val="xl126"/>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s="Times New Roman"/>
      <w:sz w:val="24"/>
      <w:szCs w:val="24"/>
      <w:lang w:val="vi-VN" w:eastAsia="zh-CN"/>
    </w:rPr>
  </w:style>
  <w:style w:type="paragraph" w:customStyle="1" w:styleId="xl127">
    <w:name w:val="xl127"/>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24"/>
      <w:szCs w:val="24"/>
      <w:lang w:val="vi-VN" w:eastAsia="zh-CN"/>
    </w:rPr>
  </w:style>
  <w:style w:type="paragraph" w:customStyle="1" w:styleId="xl128">
    <w:name w:val="xl128"/>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s="Times New Roman"/>
      <w:sz w:val="24"/>
      <w:szCs w:val="24"/>
      <w:lang w:val="vi-VN" w:eastAsia="zh-CN"/>
    </w:rPr>
  </w:style>
  <w:style w:type="paragraph" w:customStyle="1" w:styleId="xl129">
    <w:name w:val="xl129"/>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130">
    <w:name w:val="xl130"/>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sz w:val="24"/>
      <w:szCs w:val="24"/>
      <w:lang w:val="vi-VN" w:eastAsia="zh-CN"/>
    </w:rPr>
  </w:style>
  <w:style w:type="paragraph" w:customStyle="1" w:styleId="xl131">
    <w:name w:val="xl131"/>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32">
    <w:name w:val="xl132"/>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33">
    <w:name w:val="xl13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sz w:val="24"/>
      <w:szCs w:val="24"/>
      <w:lang w:val="vi-VN" w:eastAsia="zh-CN"/>
    </w:rPr>
  </w:style>
  <w:style w:type="paragraph" w:customStyle="1" w:styleId="xl134">
    <w:name w:val="xl134"/>
    <w:basedOn w:val="Normal"/>
    <w:rsid w:val="00D419D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35">
    <w:name w:val="xl135"/>
    <w:basedOn w:val="Normal"/>
    <w:rsid w:val="00D419D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36">
    <w:name w:val="xl136"/>
    <w:basedOn w:val="Normal"/>
    <w:rsid w:val="00D419D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37">
    <w:name w:val="xl137"/>
    <w:basedOn w:val="Normal"/>
    <w:rsid w:val="00D419DE"/>
    <w:pPr>
      <w:pBdr>
        <w:top w:val="single" w:sz="4" w:space="0" w:color="auto"/>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38">
    <w:name w:val="xl138"/>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39">
    <w:name w:val="xl139"/>
    <w:basedOn w:val="Normal"/>
    <w:rsid w:val="00D419D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40">
    <w:name w:val="xl140"/>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141">
    <w:name w:val="xl141"/>
    <w:basedOn w:val="Normal"/>
    <w:rsid w:val="00D419DE"/>
    <w:pPr>
      <w:pBdr>
        <w:top w:val="single" w:sz="4" w:space="0" w:color="auto"/>
        <w:left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zh-CN"/>
    </w:rPr>
  </w:style>
  <w:style w:type="paragraph" w:customStyle="1" w:styleId="xl142">
    <w:name w:val="xl142"/>
    <w:basedOn w:val="Normal"/>
    <w:rsid w:val="00D419DE"/>
    <w:pPr>
      <w:pBdr>
        <w:top w:val="single" w:sz="4" w:space="0" w:color="auto"/>
        <w:left w:val="single" w:sz="4" w:space="0" w:color="auto"/>
        <w:right w:val="single" w:sz="4" w:space="0" w:color="auto"/>
      </w:pBdr>
      <w:spacing w:before="100" w:beforeAutospacing="1" w:after="100" w:afterAutospacing="1" w:line="240" w:lineRule="auto"/>
      <w:jc w:val="both"/>
    </w:pPr>
    <w:rPr>
      <w:rFonts w:eastAsia="Times New Roman" w:cs="Times New Roman"/>
      <w:sz w:val="24"/>
      <w:szCs w:val="24"/>
      <w:lang w:val="vi-VN" w:eastAsia="zh-CN"/>
    </w:rPr>
  </w:style>
  <w:style w:type="paragraph" w:customStyle="1" w:styleId="xl143">
    <w:name w:val="xl143"/>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44">
    <w:name w:val="xl144"/>
    <w:basedOn w:val="Normal"/>
    <w:rsid w:val="00D419DE"/>
    <w:pPr>
      <w:pBdr>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lang w:val="vi-VN" w:eastAsia="zh-CN"/>
    </w:rPr>
  </w:style>
  <w:style w:type="paragraph" w:customStyle="1" w:styleId="xl145">
    <w:name w:val="xl145"/>
    <w:basedOn w:val="Normal"/>
    <w:rsid w:val="00D419DE"/>
    <w:pPr>
      <w:spacing w:before="100" w:beforeAutospacing="1" w:after="100" w:afterAutospacing="1" w:line="240" w:lineRule="auto"/>
      <w:jc w:val="left"/>
    </w:pPr>
    <w:rPr>
      <w:rFonts w:ascii="Arial" w:eastAsia="Times New Roman" w:hAnsi="Arial" w:cs="Arial"/>
      <w:szCs w:val="26"/>
      <w:lang w:val="vi-VN" w:eastAsia="zh-CN"/>
    </w:rPr>
  </w:style>
  <w:style w:type="paragraph" w:customStyle="1" w:styleId="xl146">
    <w:name w:val="xl146"/>
    <w:basedOn w:val="Normal"/>
    <w:rsid w:val="00D419DE"/>
    <w:pP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147">
    <w:name w:val="xl147"/>
    <w:basedOn w:val="Normal"/>
    <w:rsid w:val="00D419DE"/>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48">
    <w:name w:val="xl148"/>
    <w:basedOn w:val="Normal"/>
    <w:rsid w:val="00D419DE"/>
    <w:pPr>
      <w:pBdr>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49">
    <w:name w:val="xl149"/>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50">
    <w:name w:val="xl150"/>
    <w:basedOn w:val="Normal"/>
    <w:rsid w:val="00D419DE"/>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51">
    <w:name w:val="xl151"/>
    <w:basedOn w:val="Normal"/>
    <w:rsid w:val="00D419D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52">
    <w:name w:val="xl152"/>
    <w:basedOn w:val="Normal"/>
    <w:rsid w:val="00D419DE"/>
    <w:pPr>
      <w:pBdr>
        <w:top w:val="single" w:sz="4" w:space="0" w:color="auto"/>
      </w:pBd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153">
    <w:name w:val="xl153"/>
    <w:basedOn w:val="Normal"/>
    <w:rsid w:val="00D419DE"/>
    <w:pP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154">
    <w:name w:val="xl154"/>
    <w:basedOn w:val="Normal"/>
    <w:rsid w:val="00D419D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5">
    <w:name w:val="xl155"/>
    <w:basedOn w:val="Normal"/>
    <w:rsid w:val="00D419D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6">
    <w:name w:val="xl156"/>
    <w:basedOn w:val="Normal"/>
    <w:rsid w:val="00D419DE"/>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7">
    <w:name w:val="xl157"/>
    <w:basedOn w:val="Normal"/>
    <w:rsid w:val="00D419DE"/>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8">
    <w:name w:val="xl158"/>
    <w:basedOn w:val="Normal"/>
    <w:rsid w:val="00D419D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59">
    <w:name w:val="xl159"/>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0">
    <w:name w:val="xl160"/>
    <w:basedOn w:val="Normal"/>
    <w:rsid w:val="00D419DE"/>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1">
    <w:name w:val="xl161"/>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2">
    <w:name w:val="xl162"/>
    <w:basedOn w:val="Normal"/>
    <w:rsid w:val="00D419DE"/>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3">
    <w:name w:val="xl163"/>
    <w:basedOn w:val="Normal"/>
    <w:rsid w:val="00D419DE"/>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64">
    <w:name w:val="xl164"/>
    <w:basedOn w:val="Normal"/>
    <w:rsid w:val="00D419DE"/>
    <w:pPr>
      <w:spacing w:before="100" w:beforeAutospacing="1" w:after="100" w:afterAutospacing="1" w:line="240" w:lineRule="auto"/>
      <w:textAlignment w:val="center"/>
    </w:pPr>
    <w:rPr>
      <w:rFonts w:eastAsia="Times New Roman" w:cs="Times New Roman"/>
      <w:b/>
      <w:bCs/>
      <w:sz w:val="28"/>
      <w:szCs w:val="28"/>
      <w:lang w:val="vi-VN" w:eastAsia="zh-CN"/>
    </w:rPr>
  </w:style>
  <w:style w:type="paragraph" w:customStyle="1" w:styleId="xl165">
    <w:name w:val="xl165"/>
    <w:basedOn w:val="Normal"/>
    <w:rsid w:val="00D419DE"/>
    <w:pPr>
      <w:spacing w:before="100" w:beforeAutospacing="1" w:after="100" w:afterAutospacing="1" w:line="240" w:lineRule="auto"/>
    </w:pPr>
    <w:rPr>
      <w:rFonts w:eastAsia="Times New Roman" w:cs="Times New Roman"/>
      <w:sz w:val="28"/>
      <w:szCs w:val="28"/>
      <w:lang w:val="vi-VN" w:eastAsia="zh-CN"/>
    </w:rPr>
  </w:style>
  <w:style w:type="paragraph" w:customStyle="1" w:styleId="xl166">
    <w:name w:val="xl166"/>
    <w:basedOn w:val="Normal"/>
    <w:rsid w:val="00D419DE"/>
    <w:pPr>
      <w:spacing w:before="100" w:beforeAutospacing="1" w:after="100" w:afterAutospacing="1" w:line="240" w:lineRule="auto"/>
    </w:pPr>
    <w:rPr>
      <w:rFonts w:eastAsia="Times New Roman" w:cs="Times New Roman"/>
      <w:b/>
      <w:bCs/>
      <w:sz w:val="28"/>
      <w:szCs w:val="28"/>
      <w:lang w:val="vi-VN" w:eastAsia="zh-CN"/>
    </w:rPr>
  </w:style>
  <w:style w:type="paragraph" w:customStyle="1" w:styleId="xl167">
    <w:name w:val="xl167"/>
    <w:basedOn w:val="Normal"/>
    <w:rsid w:val="00D419DE"/>
    <w:pPr>
      <w:spacing w:before="100" w:beforeAutospacing="1" w:after="100" w:afterAutospacing="1" w:line="240" w:lineRule="auto"/>
      <w:textAlignment w:val="center"/>
    </w:pPr>
    <w:rPr>
      <w:rFonts w:eastAsia="Times New Roman" w:cs="Times New Roman"/>
      <w:b/>
      <w:bCs/>
      <w:szCs w:val="26"/>
      <w:lang w:val="vi-VN" w:eastAsia="zh-CN"/>
    </w:rPr>
  </w:style>
  <w:style w:type="paragraph" w:customStyle="1" w:styleId="xl168">
    <w:name w:val="xl168"/>
    <w:basedOn w:val="Normal"/>
    <w:rsid w:val="00D419DE"/>
    <w:pPr>
      <w:pBdr>
        <w:top w:val="single" w:sz="4" w:space="0" w:color="auto"/>
        <w:left w:val="single" w:sz="4" w:space="0" w:color="auto"/>
        <w:right w:val="single" w:sz="4" w:space="0" w:color="auto"/>
      </w:pBdr>
      <w:spacing w:before="100" w:beforeAutospacing="1" w:after="100" w:afterAutospacing="1" w:line="240" w:lineRule="auto"/>
    </w:pPr>
    <w:rPr>
      <w:rFonts w:eastAsia="Times New Roman" w:cs="Times New Roman"/>
      <w:b/>
      <w:bCs/>
      <w:sz w:val="24"/>
      <w:szCs w:val="24"/>
      <w:lang w:val="vi-VN" w:eastAsia="zh-CN"/>
    </w:rPr>
  </w:style>
  <w:style w:type="paragraph" w:customStyle="1" w:styleId="xl169">
    <w:name w:val="xl169"/>
    <w:basedOn w:val="Normal"/>
    <w:rsid w:val="00D419DE"/>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0">
    <w:name w:val="xl170"/>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1">
    <w:name w:val="xl171"/>
    <w:basedOn w:val="Normal"/>
    <w:rsid w:val="00D419DE"/>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72">
    <w:name w:val="xl172"/>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73">
    <w:name w:val="xl173"/>
    <w:basedOn w:val="Normal"/>
    <w:rsid w:val="00D419DE"/>
    <w:pPr>
      <w:pBdr>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74">
    <w:name w:val="xl174"/>
    <w:basedOn w:val="Normal"/>
    <w:rsid w:val="00D419DE"/>
    <w:pPr>
      <w:pBdr>
        <w:top w:val="single" w:sz="4" w:space="0" w:color="auto"/>
        <w:lef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5">
    <w:name w:val="xl175"/>
    <w:basedOn w:val="Normal"/>
    <w:rsid w:val="00D419DE"/>
    <w:pPr>
      <w:pBdr>
        <w:lef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6">
    <w:name w:val="xl176"/>
    <w:basedOn w:val="Normal"/>
    <w:rsid w:val="00D419DE"/>
    <w:pPr>
      <w:pBdr>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character" w:customStyle="1" w:styleId="Vnbnnidung6Exact">
    <w:name w:val="Văn bản nội dung (6) Exact"/>
    <w:rsid w:val="00D419DE"/>
    <w:rPr>
      <w:rFonts w:ascii="Times New Roman" w:eastAsia="Times New Roman" w:hAnsi="Times New Roman" w:cs="Times New Roman"/>
      <w:b w:val="0"/>
      <w:bCs w:val="0"/>
      <w:i/>
      <w:iCs/>
      <w:smallCaps w:val="0"/>
      <w:strike w:val="0"/>
      <w:spacing w:val="0"/>
      <w:sz w:val="18"/>
      <w:szCs w:val="18"/>
      <w:u w:val="none"/>
    </w:rPr>
  </w:style>
  <w:style w:type="character" w:customStyle="1" w:styleId="MclcExact">
    <w:name w:val="Mục lục Exact"/>
    <w:rsid w:val="00D419DE"/>
    <w:rPr>
      <w:rFonts w:ascii="Times New Roman" w:eastAsia="Times New Roman" w:hAnsi="Times New Roman" w:cs="Times New Roman"/>
      <w:b w:val="0"/>
      <w:bCs w:val="0"/>
      <w:i w:val="0"/>
      <w:iCs w:val="0"/>
      <w:smallCaps w:val="0"/>
      <w:strike w:val="0"/>
      <w:sz w:val="17"/>
      <w:szCs w:val="17"/>
      <w:u w:val="none"/>
    </w:rPr>
  </w:style>
  <w:style w:type="character" w:customStyle="1" w:styleId="Vnbnnidung2Exact">
    <w:name w:val="Văn bản nội dung (2) Exact"/>
    <w:rsid w:val="00D419DE"/>
    <w:rPr>
      <w:rFonts w:ascii="Times New Roman" w:eastAsia="Times New Roman" w:hAnsi="Times New Roman" w:cs="Times New Roman"/>
      <w:b w:val="0"/>
      <w:bCs w:val="0"/>
      <w:i w:val="0"/>
      <w:iCs w:val="0"/>
      <w:smallCaps w:val="0"/>
      <w:strike w:val="0"/>
      <w:sz w:val="17"/>
      <w:szCs w:val="17"/>
      <w:u w:val="none"/>
    </w:rPr>
  </w:style>
  <w:style w:type="character" w:customStyle="1" w:styleId="Vnbnnidung3">
    <w:name w:val="Văn bản nội dung (3)_"/>
    <w:link w:val="Vnbnnidung30"/>
    <w:rsid w:val="00D419DE"/>
    <w:rPr>
      <w:rFonts w:eastAsia="Times New Roman"/>
      <w:sz w:val="17"/>
      <w:szCs w:val="17"/>
      <w:shd w:val="clear" w:color="auto" w:fill="FFFFFF"/>
    </w:rPr>
  </w:style>
  <w:style w:type="character" w:customStyle="1" w:styleId="Vnbnnidung4">
    <w:name w:val="Văn bản nội dung (4)_"/>
    <w:rsid w:val="00D419DE"/>
    <w:rPr>
      <w:rFonts w:ascii="Times New Roman" w:eastAsia="Times New Roman" w:hAnsi="Times New Roman" w:cs="Times New Roman"/>
      <w:b/>
      <w:bCs/>
      <w:i w:val="0"/>
      <w:iCs w:val="0"/>
      <w:smallCaps w:val="0"/>
      <w:strike w:val="0"/>
      <w:sz w:val="15"/>
      <w:szCs w:val="15"/>
      <w:u w:val="none"/>
    </w:rPr>
  </w:style>
  <w:style w:type="character" w:customStyle="1" w:styleId="Vnbnnidung2">
    <w:name w:val="Văn bản nội dung (2)_"/>
    <w:rsid w:val="00D419DE"/>
    <w:rPr>
      <w:rFonts w:ascii="Times New Roman" w:eastAsia="Times New Roman" w:hAnsi="Times New Roman" w:cs="Times New Roman"/>
      <w:b w:val="0"/>
      <w:bCs w:val="0"/>
      <w:i w:val="0"/>
      <w:iCs w:val="0"/>
      <w:smallCaps w:val="0"/>
      <w:strike w:val="0"/>
      <w:sz w:val="17"/>
      <w:szCs w:val="17"/>
      <w:u w:val="none"/>
    </w:rPr>
  </w:style>
  <w:style w:type="character" w:customStyle="1" w:styleId="Vnbnnidung29pt">
    <w:name w:val="Văn bản nội dung (2) + 9 pt"/>
    <w:aliases w:val="In nghiêng,Văn bản nội dung (2) + 8 pt,In nghiêng Exact,Chú thích bảng + 9 pt,Văn bản nội dung (4) + Không in đậm,Văn bản nội dung (2) + 57 pt,Tiêu đề #2 + Không in đậm,Mục lục + 9 pt"/>
    <w:rsid w:val="00D419DE"/>
    <w:rPr>
      <w:rFonts w:ascii="Times New Roman" w:eastAsia="Times New Roman" w:hAnsi="Times New Roman" w:cs="Times New Roman"/>
      <w:b w:val="0"/>
      <w:bCs w:val="0"/>
      <w:i/>
      <w:iCs/>
      <w:smallCaps w:val="0"/>
      <w:strike w:val="0"/>
      <w:color w:val="000000"/>
      <w:spacing w:val="0"/>
      <w:w w:val="100"/>
      <w:position w:val="0"/>
      <w:sz w:val="18"/>
      <w:szCs w:val="18"/>
      <w:u w:val="none"/>
      <w:lang w:val="vi-VN" w:eastAsia="vi-VN" w:bidi="vi-VN"/>
    </w:rPr>
  </w:style>
  <w:style w:type="character" w:customStyle="1" w:styleId="Vnbnnidung5">
    <w:name w:val="Văn bản nội dung (5)_"/>
    <w:rsid w:val="00D419DE"/>
    <w:rPr>
      <w:rFonts w:ascii="Times New Roman" w:eastAsia="Times New Roman" w:hAnsi="Times New Roman" w:cs="Times New Roman"/>
      <w:b w:val="0"/>
      <w:bCs w:val="0"/>
      <w:i w:val="0"/>
      <w:iCs w:val="0"/>
      <w:smallCaps w:val="0"/>
      <w:strike w:val="0"/>
      <w:spacing w:val="-10"/>
      <w:sz w:val="32"/>
      <w:szCs w:val="32"/>
      <w:u w:val="none"/>
    </w:rPr>
  </w:style>
  <w:style w:type="character" w:customStyle="1" w:styleId="Vnbnnidung50">
    <w:name w:val="Văn bản nội dung (5)"/>
    <w:rsid w:val="00D419DE"/>
    <w:rPr>
      <w:rFonts w:ascii="Times New Roman" w:eastAsia="Times New Roman" w:hAnsi="Times New Roman" w:cs="Times New Roman"/>
      <w:b w:val="0"/>
      <w:bCs w:val="0"/>
      <w:i w:val="0"/>
      <w:iCs w:val="0"/>
      <w:smallCaps w:val="0"/>
      <w:strike w:val="0"/>
      <w:color w:val="000000"/>
      <w:spacing w:val="-10"/>
      <w:w w:val="100"/>
      <w:position w:val="0"/>
      <w:sz w:val="32"/>
      <w:szCs w:val="32"/>
      <w:u w:val="single"/>
      <w:lang w:val="vi-VN" w:eastAsia="vi-VN" w:bidi="vi-VN"/>
    </w:rPr>
  </w:style>
  <w:style w:type="character" w:customStyle="1" w:styleId="Mclc2">
    <w:name w:val="Mục lục (2)_"/>
    <w:link w:val="Mclc20"/>
    <w:rsid w:val="00D419DE"/>
    <w:rPr>
      <w:rFonts w:eastAsia="Times New Roman"/>
      <w:b/>
      <w:bCs/>
      <w:sz w:val="18"/>
      <w:szCs w:val="18"/>
      <w:shd w:val="clear" w:color="auto" w:fill="FFFFFF"/>
    </w:rPr>
  </w:style>
  <w:style w:type="character" w:customStyle="1" w:styleId="Mclc">
    <w:name w:val="Mục lục_"/>
    <w:link w:val="Mclc0"/>
    <w:rsid w:val="00D419DE"/>
    <w:rPr>
      <w:rFonts w:eastAsia="Times New Roman"/>
      <w:sz w:val="17"/>
      <w:szCs w:val="17"/>
      <w:shd w:val="clear" w:color="auto" w:fill="FFFFFF"/>
    </w:rPr>
  </w:style>
  <w:style w:type="character" w:customStyle="1" w:styleId="Tiu3">
    <w:name w:val="Tiêu đề #3_"/>
    <w:link w:val="Tiu30"/>
    <w:rsid w:val="00D419DE"/>
    <w:rPr>
      <w:rFonts w:eastAsia="Times New Roman"/>
      <w:sz w:val="17"/>
      <w:szCs w:val="17"/>
      <w:shd w:val="clear" w:color="auto" w:fill="FFFFFF"/>
    </w:rPr>
  </w:style>
  <w:style w:type="character" w:customStyle="1" w:styleId="Tiu3Inm">
    <w:name w:val="Tiêu đề #3 + In đậm"/>
    <w:rsid w:val="00D419DE"/>
    <w:rPr>
      <w:rFonts w:ascii="Times New Roman" w:eastAsia="Times New Roman" w:hAnsi="Times New Roman" w:cs="Times New Roman"/>
      <w:b/>
      <w:bCs/>
      <w:i w:val="0"/>
      <w:iCs w:val="0"/>
      <w:smallCaps w:val="0"/>
      <w:strike w:val="0"/>
      <w:color w:val="000000"/>
      <w:spacing w:val="0"/>
      <w:w w:val="100"/>
      <w:position w:val="0"/>
      <w:sz w:val="17"/>
      <w:szCs w:val="17"/>
      <w:u w:val="none"/>
      <w:lang w:val="vi-VN" w:eastAsia="vi-VN" w:bidi="vi-VN"/>
    </w:rPr>
  </w:style>
  <w:style w:type="character" w:customStyle="1" w:styleId="Chthchbng">
    <w:name w:val="Chú thích bảng_"/>
    <w:rsid w:val="00D419DE"/>
    <w:rPr>
      <w:rFonts w:ascii="Times New Roman" w:eastAsia="Times New Roman" w:hAnsi="Times New Roman" w:cs="Times New Roman"/>
      <w:b w:val="0"/>
      <w:bCs w:val="0"/>
      <w:i w:val="0"/>
      <w:iCs w:val="0"/>
      <w:smallCaps w:val="0"/>
      <w:strike w:val="0"/>
      <w:sz w:val="17"/>
      <w:szCs w:val="17"/>
      <w:u w:val="none"/>
    </w:rPr>
  </w:style>
  <w:style w:type="character" w:customStyle="1" w:styleId="Vnbnnidung20">
    <w:name w:val="Văn bản nội dung (2)"/>
    <w:rsid w:val="00D419DE"/>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Vnbnnidung27pt">
    <w:name w:val="Văn bản nội dung (2) + 7 pt"/>
    <w:aliases w:val="Giãn cách 1 pt"/>
    <w:rsid w:val="00D419DE"/>
    <w:rPr>
      <w:rFonts w:ascii="Times New Roman" w:eastAsia="Times New Roman" w:hAnsi="Times New Roman" w:cs="Times New Roman"/>
      <w:b w:val="0"/>
      <w:bCs w:val="0"/>
      <w:i w:val="0"/>
      <w:iCs w:val="0"/>
      <w:smallCaps w:val="0"/>
      <w:strike w:val="0"/>
      <w:color w:val="000000"/>
      <w:spacing w:val="0"/>
      <w:w w:val="100"/>
      <w:position w:val="0"/>
      <w:sz w:val="14"/>
      <w:szCs w:val="14"/>
      <w:u w:val="none"/>
      <w:lang w:val="vi-VN" w:eastAsia="vi-VN" w:bidi="vi-VN"/>
    </w:rPr>
  </w:style>
  <w:style w:type="character" w:customStyle="1" w:styleId="Vnbnnidung2Inm">
    <w:name w:val="Văn bản nội dung (2) + In đậm"/>
    <w:aliases w:val="Tỉ lệ 30%"/>
    <w:rsid w:val="00D419DE"/>
    <w:rPr>
      <w:rFonts w:ascii="Times New Roman" w:eastAsia="Times New Roman" w:hAnsi="Times New Roman" w:cs="Times New Roman"/>
      <w:b/>
      <w:bCs/>
      <w:i w:val="0"/>
      <w:iCs w:val="0"/>
      <w:smallCaps w:val="0"/>
      <w:strike w:val="0"/>
      <w:color w:val="000000"/>
      <w:spacing w:val="0"/>
      <w:w w:val="100"/>
      <w:position w:val="0"/>
      <w:sz w:val="17"/>
      <w:szCs w:val="17"/>
      <w:u w:val="none"/>
      <w:lang w:val="vi-VN" w:eastAsia="vi-VN" w:bidi="vi-VN"/>
    </w:rPr>
  </w:style>
  <w:style w:type="character" w:customStyle="1" w:styleId="Vnbnnidung7">
    <w:name w:val="Văn bản nội dung (7)_"/>
    <w:link w:val="Vnbnnidung70"/>
    <w:rsid w:val="00D419DE"/>
    <w:rPr>
      <w:rFonts w:eastAsia="Times New Roman"/>
      <w:sz w:val="14"/>
      <w:szCs w:val="14"/>
      <w:shd w:val="clear" w:color="auto" w:fill="FFFFFF"/>
    </w:rPr>
  </w:style>
  <w:style w:type="character" w:customStyle="1" w:styleId="Vnbnnidung77">
    <w:name w:val="Văn bản nội dung (7) + 7"/>
    <w:aliases w:val="5 pt,Văn bản nội dung (2) + Calibri,6,In đậm,Văn bản nội dung (8) + 8,Không in đậm Exact,Văn bản nội dung (2) + 13 pt,Văn bản nội dung (2) + 7,Văn bản nội dung (6) + 8,Không in nghiêng,Văn bản nội dung (9) + 8,Chữ hoa nhỏ,49 pt"/>
    <w:rsid w:val="00D419DE"/>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Vnbnnidung6Inm">
    <w:name w:val="Văn bản nội dung (6) + In đậm"/>
    <w:aliases w:val="Không in nghiêng Exact"/>
    <w:rsid w:val="00D419DE"/>
    <w:rPr>
      <w:rFonts w:ascii="Times New Roman" w:eastAsia="Times New Roman" w:hAnsi="Times New Roman" w:cs="Times New Roman"/>
      <w:b/>
      <w:bCs/>
      <w:i w:val="0"/>
      <w:iCs w:val="0"/>
      <w:smallCaps w:val="0"/>
      <w:strike w:val="0"/>
      <w:spacing w:val="0"/>
      <w:sz w:val="18"/>
      <w:szCs w:val="18"/>
      <w:u w:val="none"/>
    </w:rPr>
  </w:style>
  <w:style w:type="character" w:customStyle="1" w:styleId="Vnbnnidung8Exact">
    <w:name w:val="Văn bản nội dung (8) Exact"/>
    <w:rsid w:val="00D419DE"/>
    <w:rPr>
      <w:rFonts w:ascii="Times New Roman" w:eastAsia="Times New Roman" w:hAnsi="Times New Roman" w:cs="Times New Roman"/>
      <w:b/>
      <w:bCs/>
      <w:i w:val="0"/>
      <w:iCs w:val="0"/>
      <w:smallCaps w:val="0"/>
      <w:strike w:val="0"/>
      <w:sz w:val="18"/>
      <w:szCs w:val="18"/>
      <w:u w:val="none"/>
    </w:rPr>
  </w:style>
  <w:style w:type="character" w:customStyle="1" w:styleId="Vnbnnidung87">
    <w:name w:val="Văn bản nội dung (8) + 7"/>
    <w:aliases w:val="5 pt Exact"/>
    <w:rsid w:val="00D419DE"/>
    <w:rPr>
      <w:rFonts w:ascii="Times New Roman" w:eastAsia="Times New Roman" w:hAnsi="Times New Roman" w:cs="Times New Roman"/>
      <w:b w:val="0"/>
      <w:bCs w:val="0"/>
      <w:i w:val="0"/>
      <w:iCs w:val="0"/>
      <w:smallCaps w:val="0"/>
      <w:strike w:val="0"/>
      <w:sz w:val="15"/>
      <w:szCs w:val="15"/>
      <w:u w:val="none"/>
    </w:rPr>
  </w:style>
  <w:style w:type="character" w:customStyle="1" w:styleId="Vnbnnidung2Impact">
    <w:name w:val="Văn bản nội dung (2) + Impact"/>
    <w:aliases w:val="33 pt"/>
    <w:rsid w:val="00D419DE"/>
    <w:rPr>
      <w:rFonts w:ascii="Impact" w:eastAsia="Impact" w:hAnsi="Impact" w:cs="Impact"/>
      <w:b/>
      <w:bCs/>
      <w:i w:val="0"/>
      <w:iCs w:val="0"/>
      <w:smallCaps w:val="0"/>
      <w:strike w:val="0"/>
      <w:color w:val="000000"/>
      <w:spacing w:val="0"/>
      <w:w w:val="100"/>
      <w:position w:val="0"/>
      <w:sz w:val="66"/>
      <w:szCs w:val="66"/>
      <w:u w:val="none"/>
      <w:lang w:val="vi-VN" w:eastAsia="vi-VN" w:bidi="vi-VN"/>
    </w:rPr>
  </w:style>
  <w:style w:type="character" w:customStyle="1" w:styleId="Vnbnnidung7Exact">
    <w:name w:val="Văn bản nội dung (7) Exact"/>
    <w:rsid w:val="00D419DE"/>
    <w:rPr>
      <w:rFonts w:ascii="Times New Roman" w:eastAsia="Times New Roman" w:hAnsi="Times New Roman" w:cs="Times New Roman"/>
      <w:b w:val="0"/>
      <w:bCs w:val="0"/>
      <w:i w:val="0"/>
      <w:iCs w:val="0"/>
      <w:smallCaps w:val="0"/>
      <w:strike w:val="0"/>
      <w:sz w:val="14"/>
      <w:szCs w:val="14"/>
      <w:u w:val="none"/>
    </w:rPr>
  </w:style>
  <w:style w:type="character" w:customStyle="1" w:styleId="Vnbnnidung4Exact">
    <w:name w:val="Văn bản nội dung (4) Exact"/>
    <w:rsid w:val="00D419DE"/>
    <w:rPr>
      <w:rFonts w:ascii="Times New Roman" w:eastAsia="Times New Roman" w:hAnsi="Times New Roman" w:cs="Times New Roman"/>
      <w:b/>
      <w:bCs/>
      <w:i w:val="0"/>
      <w:iCs w:val="0"/>
      <w:smallCaps w:val="0"/>
      <w:strike w:val="0"/>
      <w:sz w:val="15"/>
      <w:szCs w:val="15"/>
      <w:u w:val="none"/>
    </w:rPr>
  </w:style>
  <w:style w:type="character" w:customStyle="1" w:styleId="Vnbnnidung6">
    <w:name w:val="Văn bản nội dung (6)_"/>
    <w:link w:val="Vnbnnidung60"/>
    <w:rsid w:val="00D419DE"/>
    <w:rPr>
      <w:rFonts w:eastAsia="Times New Roman"/>
      <w:i/>
      <w:iCs/>
      <w:sz w:val="18"/>
      <w:szCs w:val="18"/>
      <w:shd w:val="clear" w:color="auto" w:fill="FFFFFF"/>
    </w:rPr>
  </w:style>
  <w:style w:type="character" w:customStyle="1" w:styleId="Vnbnnidung413pt">
    <w:name w:val="Văn bản nội dung (4) + 13 pt"/>
    <w:aliases w:val="Không in đậm,Giãn cách 0 pt,Văn bản nội dung (4) + 7 pt,Văn bản nội dung (4) + 8 pt,Chú thích bảng (2) + 8 pt,Chú thích bảng (2) + 9 pt,Mục lục (3) + 8 pt,Văn bản nội dung (2) + 12 pt,Văn bản nội dung (2) + 11 pt"/>
    <w:rsid w:val="00D419DE"/>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vi-VN" w:eastAsia="vi-VN" w:bidi="vi-VN"/>
    </w:rPr>
  </w:style>
  <w:style w:type="character" w:customStyle="1" w:styleId="Vnbnnidung49pt">
    <w:name w:val="Văn bản nội dung (4) + 9 pt"/>
    <w:rsid w:val="00D419DE"/>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eastAsia="vi-VN" w:bidi="vi-VN"/>
    </w:rPr>
  </w:style>
  <w:style w:type="character" w:customStyle="1" w:styleId="utranghocchntrang">
    <w:name w:val="Đầu trang hoặc chân trang_"/>
    <w:rsid w:val="00D419DE"/>
    <w:rPr>
      <w:rFonts w:ascii="CordiaUPC" w:eastAsia="CordiaUPC" w:hAnsi="CordiaUPC" w:cs="CordiaUPC"/>
      <w:b w:val="0"/>
      <w:bCs w:val="0"/>
      <w:i w:val="0"/>
      <w:iCs w:val="0"/>
      <w:smallCaps w:val="0"/>
      <w:strike w:val="0"/>
      <w:spacing w:val="-10"/>
      <w:sz w:val="28"/>
      <w:szCs w:val="28"/>
      <w:u w:val="none"/>
    </w:rPr>
  </w:style>
  <w:style w:type="character" w:customStyle="1" w:styleId="utranghocchntrang0">
    <w:name w:val="Đầu trang hoặc chân trang"/>
    <w:rsid w:val="00D419DE"/>
    <w:rPr>
      <w:rFonts w:ascii="CordiaUPC" w:eastAsia="CordiaUPC" w:hAnsi="CordiaUPC" w:cs="CordiaUPC"/>
      <w:b w:val="0"/>
      <w:bCs w:val="0"/>
      <w:i w:val="0"/>
      <w:iCs w:val="0"/>
      <w:smallCaps w:val="0"/>
      <w:strike w:val="0"/>
      <w:color w:val="000000"/>
      <w:spacing w:val="-10"/>
      <w:w w:val="100"/>
      <w:position w:val="0"/>
      <w:sz w:val="28"/>
      <w:szCs w:val="28"/>
      <w:u w:val="none"/>
      <w:lang w:val="vi-VN" w:eastAsia="vi-VN" w:bidi="vi-VN"/>
    </w:rPr>
  </w:style>
  <w:style w:type="character" w:customStyle="1" w:styleId="Chthchbng2">
    <w:name w:val="Chú thích bảng (2)_"/>
    <w:link w:val="Chthchbng20"/>
    <w:rsid w:val="00D419DE"/>
    <w:rPr>
      <w:rFonts w:eastAsia="Times New Roman"/>
      <w:b/>
      <w:bCs/>
      <w:sz w:val="15"/>
      <w:szCs w:val="15"/>
      <w:shd w:val="clear" w:color="auto" w:fill="FFFFFF"/>
    </w:rPr>
  </w:style>
  <w:style w:type="character" w:customStyle="1" w:styleId="Vnbnnidung9">
    <w:name w:val="Văn bản nội dung (9)_"/>
    <w:link w:val="Vnbnnidung90"/>
    <w:rsid w:val="00D419DE"/>
    <w:rPr>
      <w:rFonts w:eastAsia="Times New Roman"/>
      <w:i/>
      <w:iCs/>
      <w:sz w:val="16"/>
      <w:szCs w:val="16"/>
      <w:shd w:val="clear" w:color="auto" w:fill="FFFFFF"/>
    </w:rPr>
  </w:style>
  <w:style w:type="character" w:customStyle="1" w:styleId="Tiu4">
    <w:name w:val="Tiêu đề #4_"/>
    <w:link w:val="Tiu40"/>
    <w:rsid w:val="00D419DE"/>
    <w:rPr>
      <w:rFonts w:eastAsia="Times New Roman"/>
      <w:sz w:val="17"/>
      <w:szCs w:val="17"/>
      <w:shd w:val="clear" w:color="auto" w:fill="FFFFFF"/>
    </w:rPr>
  </w:style>
  <w:style w:type="character" w:customStyle="1" w:styleId="Vnbnnidung99pt">
    <w:name w:val="Văn bản nội dung (9) + 9 pt"/>
    <w:rsid w:val="00D419DE"/>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eastAsia="vi-VN" w:bidi="vi-VN"/>
    </w:rPr>
  </w:style>
  <w:style w:type="character" w:customStyle="1" w:styleId="Vnbnnidung2CordiaUPC">
    <w:name w:val="Văn bản nội dung (2) + CordiaUPC"/>
    <w:aliases w:val="10 pt,Giãn cách 2 pt,46 pt"/>
    <w:rsid w:val="00D419DE"/>
    <w:rPr>
      <w:rFonts w:ascii="CordiaUPC" w:eastAsia="CordiaUPC" w:hAnsi="CordiaUPC" w:cs="CordiaUPC"/>
      <w:b w:val="0"/>
      <w:bCs w:val="0"/>
      <w:i w:val="0"/>
      <w:iCs w:val="0"/>
      <w:smallCaps w:val="0"/>
      <w:strike w:val="0"/>
      <w:color w:val="000000"/>
      <w:spacing w:val="0"/>
      <w:w w:val="100"/>
      <w:position w:val="0"/>
      <w:sz w:val="20"/>
      <w:szCs w:val="20"/>
      <w:u w:val="none"/>
      <w:lang w:val="vi-VN" w:eastAsia="vi-VN" w:bidi="vi-VN"/>
    </w:rPr>
  </w:style>
  <w:style w:type="character" w:customStyle="1" w:styleId="Vnbnnidung2Chhoanh">
    <w:name w:val="Văn bản nội dung (2) + Chữ hoa nhỏ"/>
    <w:rsid w:val="00D419DE"/>
    <w:rPr>
      <w:rFonts w:ascii="Times New Roman" w:eastAsia="Times New Roman" w:hAnsi="Times New Roman" w:cs="Times New Roman"/>
      <w:b w:val="0"/>
      <w:bCs w:val="0"/>
      <w:i w:val="0"/>
      <w:iCs w:val="0"/>
      <w:smallCaps/>
      <w:strike w:val="0"/>
      <w:color w:val="000000"/>
      <w:spacing w:val="0"/>
      <w:w w:val="100"/>
      <w:position w:val="0"/>
      <w:sz w:val="17"/>
      <w:szCs w:val="17"/>
      <w:u w:val="none"/>
      <w:lang w:val="vi-VN" w:eastAsia="vi-VN" w:bidi="vi-VN"/>
    </w:rPr>
  </w:style>
  <w:style w:type="character" w:customStyle="1" w:styleId="Mclc3">
    <w:name w:val="Mục lục (3)_"/>
    <w:link w:val="Mclc30"/>
    <w:rsid w:val="00D419DE"/>
    <w:rPr>
      <w:rFonts w:eastAsia="Times New Roman"/>
      <w:b/>
      <w:bCs/>
      <w:sz w:val="15"/>
      <w:szCs w:val="15"/>
      <w:shd w:val="clear" w:color="auto" w:fill="FFFFFF"/>
    </w:rPr>
  </w:style>
  <w:style w:type="character" w:customStyle="1" w:styleId="Vnbnnidung40">
    <w:name w:val="Văn bản nội dung (4)"/>
    <w:rsid w:val="00D419DE"/>
    <w:rPr>
      <w:rFonts w:ascii="Times New Roman" w:eastAsia="Times New Roman" w:hAnsi="Times New Roman" w:cs="Times New Roman"/>
      <w:b w:val="0"/>
      <w:bCs w:val="0"/>
      <w:i w:val="0"/>
      <w:iCs w:val="0"/>
      <w:smallCaps w:val="0"/>
      <w:strike w:val="0"/>
      <w:color w:val="000000"/>
      <w:spacing w:val="0"/>
      <w:w w:val="100"/>
      <w:position w:val="0"/>
      <w:sz w:val="15"/>
      <w:szCs w:val="15"/>
      <w:u w:val="single"/>
      <w:lang w:val="vi-VN" w:eastAsia="vi-VN" w:bidi="vi-VN"/>
    </w:rPr>
  </w:style>
  <w:style w:type="character" w:customStyle="1" w:styleId="Vnbnnidung10Exact">
    <w:name w:val="Văn bản nội dung (10) Exact"/>
    <w:rsid w:val="00D419DE"/>
    <w:rPr>
      <w:rFonts w:ascii="Times New Roman" w:eastAsia="Times New Roman" w:hAnsi="Times New Roman" w:cs="Times New Roman"/>
      <w:b/>
      <w:bCs/>
      <w:i w:val="0"/>
      <w:iCs w:val="0"/>
      <w:smallCaps w:val="0"/>
      <w:strike w:val="0"/>
      <w:sz w:val="18"/>
      <w:szCs w:val="18"/>
      <w:u w:val="none"/>
    </w:rPr>
  </w:style>
  <w:style w:type="character" w:customStyle="1" w:styleId="Vnbnnidung214pt">
    <w:name w:val="Văn bản nội dung (2) + 14 pt"/>
    <w:rsid w:val="00D419DE"/>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Vnbnnidung210pt">
    <w:name w:val="Văn bản nội dung (2) + 10 pt"/>
    <w:rsid w:val="00D419DE"/>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ChthchbngExact">
    <w:name w:val="Chú thích bảng Exact"/>
    <w:rsid w:val="00D419DE"/>
    <w:rPr>
      <w:rFonts w:ascii="Times New Roman" w:eastAsia="Times New Roman" w:hAnsi="Times New Roman" w:cs="Times New Roman"/>
      <w:b w:val="0"/>
      <w:bCs w:val="0"/>
      <w:i w:val="0"/>
      <w:iCs w:val="0"/>
      <w:smallCaps w:val="0"/>
      <w:strike w:val="0"/>
      <w:sz w:val="17"/>
      <w:szCs w:val="17"/>
      <w:u w:val="none"/>
    </w:rPr>
  </w:style>
  <w:style w:type="character" w:customStyle="1" w:styleId="Chthchbng3Exact">
    <w:name w:val="Chú thích bảng (3) Exact"/>
    <w:link w:val="Chthchbng3"/>
    <w:rsid w:val="00D419DE"/>
    <w:rPr>
      <w:rFonts w:eastAsia="Times New Roman"/>
      <w:i/>
      <w:iCs/>
      <w:sz w:val="18"/>
      <w:szCs w:val="18"/>
      <w:shd w:val="clear" w:color="auto" w:fill="FFFFFF"/>
    </w:rPr>
  </w:style>
  <w:style w:type="character" w:customStyle="1" w:styleId="Tiu1">
    <w:name w:val="Tiêu đề #1_"/>
    <w:link w:val="Tiu10"/>
    <w:rsid w:val="00D419DE"/>
    <w:rPr>
      <w:rFonts w:eastAsia="Times New Roman"/>
      <w:sz w:val="17"/>
      <w:szCs w:val="17"/>
      <w:shd w:val="clear" w:color="auto" w:fill="FFFFFF"/>
    </w:rPr>
  </w:style>
  <w:style w:type="character" w:customStyle="1" w:styleId="Vnbnnidung2Gincch3pt">
    <w:name w:val="Văn bản nội dung (2) + Giãn cách 3 pt"/>
    <w:rsid w:val="00D419DE"/>
    <w:rPr>
      <w:rFonts w:ascii="Times New Roman" w:eastAsia="Times New Roman" w:hAnsi="Times New Roman" w:cs="Times New Roman"/>
      <w:b w:val="0"/>
      <w:bCs w:val="0"/>
      <w:i w:val="0"/>
      <w:iCs w:val="0"/>
      <w:smallCaps w:val="0"/>
      <w:strike w:val="0"/>
      <w:color w:val="000000"/>
      <w:spacing w:val="60"/>
      <w:w w:val="100"/>
      <w:position w:val="0"/>
      <w:sz w:val="17"/>
      <w:szCs w:val="17"/>
      <w:u w:val="none"/>
      <w:lang w:val="vi-VN" w:eastAsia="vi-VN" w:bidi="vi-VN"/>
    </w:rPr>
  </w:style>
  <w:style w:type="character" w:customStyle="1" w:styleId="Vnbnnidung2Gincch1pt">
    <w:name w:val="Văn bản nội dung (2) + Giãn cách 1 pt"/>
    <w:rsid w:val="00D419DE"/>
    <w:rPr>
      <w:rFonts w:ascii="Times New Roman" w:eastAsia="Times New Roman" w:hAnsi="Times New Roman" w:cs="Times New Roman"/>
      <w:b w:val="0"/>
      <w:bCs w:val="0"/>
      <w:i w:val="0"/>
      <w:iCs w:val="0"/>
      <w:smallCaps w:val="0"/>
      <w:strike w:val="0"/>
      <w:color w:val="000000"/>
      <w:spacing w:val="30"/>
      <w:w w:val="100"/>
      <w:position w:val="0"/>
      <w:sz w:val="17"/>
      <w:szCs w:val="17"/>
      <w:u w:val="none"/>
      <w:lang w:val="vi-VN" w:eastAsia="vi-VN" w:bidi="vi-VN"/>
    </w:rPr>
  </w:style>
  <w:style w:type="character" w:customStyle="1" w:styleId="Vnbnnidung11">
    <w:name w:val="Văn bản nội dung (11)_"/>
    <w:link w:val="Vnbnnidung110"/>
    <w:rsid w:val="00D419DE"/>
    <w:rPr>
      <w:rFonts w:eastAsia="Times New Roman"/>
      <w:i/>
      <w:iCs/>
      <w:sz w:val="19"/>
      <w:szCs w:val="19"/>
      <w:shd w:val="clear" w:color="auto" w:fill="FFFFFF"/>
    </w:rPr>
  </w:style>
  <w:style w:type="character" w:customStyle="1" w:styleId="Vnbnnidung8">
    <w:name w:val="Văn bản nội dung (8)_"/>
    <w:link w:val="Vnbnnidung80"/>
    <w:rsid w:val="00D419DE"/>
    <w:rPr>
      <w:rFonts w:eastAsia="Times New Roman"/>
      <w:b/>
      <w:bCs/>
      <w:sz w:val="18"/>
      <w:szCs w:val="18"/>
      <w:shd w:val="clear" w:color="auto" w:fill="FFFFFF"/>
    </w:rPr>
  </w:style>
  <w:style w:type="character" w:customStyle="1" w:styleId="Tiu2">
    <w:name w:val="Tiêu đề #2_"/>
    <w:link w:val="Tiu20"/>
    <w:rsid w:val="00D419DE"/>
    <w:rPr>
      <w:rFonts w:eastAsia="Times New Roman"/>
      <w:b/>
      <w:bCs/>
      <w:spacing w:val="-10"/>
      <w:sz w:val="22"/>
      <w:shd w:val="clear" w:color="auto" w:fill="FFFFFF"/>
    </w:rPr>
  </w:style>
  <w:style w:type="character" w:customStyle="1" w:styleId="Chthchbng0">
    <w:name w:val="Chú thích bảng"/>
    <w:rsid w:val="00D419DE"/>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vi-VN" w:eastAsia="vi-VN" w:bidi="vi-VN"/>
    </w:rPr>
  </w:style>
  <w:style w:type="character" w:customStyle="1" w:styleId="Vnbnnidung12">
    <w:name w:val="Văn bản nội dung (12)_"/>
    <w:link w:val="Vnbnnidung120"/>
    <w:rsid w:val="00D419DE"/>
    <w:rPr>
      <w:rFonts w:eastAsia="Times New Roman"/>
      <w:b/>
      <w:bCs/>
      <w:i/>
      <w:iCs/>
      <w:sz w:val="17"/>
      <w:szCs w:val="17"/>
      <w:shd w:val="clear" w:color="auto" w:fill="FFFFFF"/>
    </w:rPr>
  </w:style>
  <w:style w:type="character" w:customStyle="1" w:styleId="Vnbnnidung2Tahoma">
    <w:name w:val="Văn bản nội dung (2) + Tahoma"/>
    <w:aliases w:val="13 pt"/>
    <w:rsid w:val="00D419DE"/>
    <w:rPr>
      <w:rFonts w:ascii="Tahoma" w:eastAsia="Tahoma" w:hAnsi="Tahoma" w:cs="Tahoma"/>
      <w:b w:val="0"/>
      <w:bCs w:val="0"/>
      <w:i w:val="0"/>
      <w:iCs w:val="0"/>
      <w:smallCaps w:val="0"/>
      <w:strike w:val="0"/>
      <w:color w:val="000000"/>
      <w:spacing w:val="0"/>
      <w:w w:val="100"/>
      <w:position w:val="0"/>
      <w:sz w:val="26"/>
      <w:szCs w:val="26"/>
      <w:u w:val="none"/>
      <w:lang w:val="vi-VN" w:eastAsia="vi-VN" w:bidi="vi-VN"/>
    </w:rPr>
  </w:style>
  <w:style w:type="character" w:customStyle="1" w:styleId="Vnbnnidung218pt">
    <w:name w:val="Văn bản nội dung (2) + 18 pt"/>
    <w:rsid w:val="00D419DE"/>
    <w:rPr>
      <w:rFonts w:ascii="Times New Roman" w:eastAsia="Times New Roman" w:hAnsi="Times New Roman" w:cs="Times New Roman"/>
      <w:b w:val="0"/>
      <w:bCs w:val="0"/>
      <w:i w:val="0"/>
      <w:iCs w:val="0"/>
      <w:smallCaps w:val="0"/>
      <w:strike w:val="0"/>
      <w:color w:val="000000"/>
      <w:spacing w:val="0"/>
      <w:w w:val="100"/>
      <w:position w:val="0"/>
      <w:sz w:val="36"/>
      <w:szCs w:val="36"/>
      <w:u w:val="none"/>
      <w:lang w:val="vi-VN" w:eastAsia="vi-VN" w:bidi="vi-VN"/>
    </w:rPr>
  </w:style>
  <w:style w:type="character" w:customStyle="1" w:styleId="Vnbnnidung10">
    <w:name w:val="Văn bản nội dung (10)_"/>
    <w:link w:val="Vnbnnidung100"/>
    <w:rsid w:val="00D419DE"/>
    <w:rPr>
      <w:rFonts w:eastAsia="Times New Roman"/>
      <w:b/>
      <w:bCs/>
      <w:sz w:val="18"/>
      <w:szCs w:val="18"/>
      <w:shd w:val="clear" w:color="auto" w:fill="FFFFFF"/>
    </w:rPr>
  </w:style>
  <w:style w:type="character" w:customStyle="1" w:styleId="Tiu42">
    <w:name w:val="Tiêu đề #4 (2)_"/>
    <w:link w:val="Tiu420"/>
    <w:rsid w:val="00D419DE"/>
    <w:rPr>
      <w:rFonts w:eastAsia="Times New Roman"/>
      <w:b/>
      <w:bCs/>
      <w:spacing w:val="-10"/>
      <w:sz w:val="22"/>
      <w:shd w:val="clear" w:color="auto" w:fill="FFFFFF"/>
    </w:rPr>
  </w:style>
  <w:style w:type="character" w:customStyle="1" w:styleId="Tiu42Khnginm">
    <w:name w:val="Tiêu đề #4 (2) + Không in đậm"/>
    <w:rsid w:val="00D419DE"/>
    <w:rPr>
      <w:rFonts w:ascii="Times New Roman" w:eastAsia="Times New Roman" w:hAnsi="Times New Roman" w:cs="Times New Roman"/>
      <w:b w:val="0"/>
      <w:bCs w:val="0"/>
      <w:i w:val="0"/>
      <w:iCs w:val="0"/>
      <w:smallCaps w:val="0"/>
      <w:strike w:val="0"/>
      <w:color w:val="000000"/>
      <w:spacing w:val="-10"/>
      <w:w w:val="100"/>
      <w:position w:val="0"/>
      <w:sz w:val="22"/>
      <w:szCs w:val="22"/>
      <w:u w:val="none"/>
      <w:lang w:val="vi-VN" w:eastAsia="vi-VN" w:bidi="vi-VN"/>
    </w:rPr>
  </w:style>
  <w:style w:type="character" w:customStyle="1" w:styleId="Vnbnnidung215pt">
    <w:name w:val="Văn bản nội dung (2) + 15 pt"/>
    <w:aliases w:val="Tỉ lệ 20%"/>
    <w:rsid w:val="00D419DE"/>
    <w:rPr>
      <w:rFonts w:ascii="Times New Roman" w:eastAsia="Times New Roman" w:hAnsi="Times New Roman" w:cs="Times New Roman"/>
      <w:b w:val="0"/>
      <w:bCs w:val="0"/>
      <w:i w:val="0"/>
      <w:iCs w:val="0"/>
      <w:smallCaps w:val="0"/>
      <w:strike w:val="0"/>
      <w:color w:val="000000"/>
      <w:spacing w:val="0"/>
      <w:w w:val="20"/>
      <w:position w:val="0"/>
      <w:sz w:val="30"/>
      <w:szCs w:val="30"/>
      <w:u w:val="none"/>
      <w:lang w:val="vi-VN" w:eastAsia="vi-VN" w:bidi="vi-VN"/>
    </w:rPr>
  </w:style>
  <w:style w:type="character" w:customStyle="1" w:styleId="Vnbnnidung13">
    <w:name w:val="Văn bản nội dung (13)_"/>
    <w:link w:val="Vnbnnidung130"/>
    <w:rsid w:val="00D419DE"/>
    <w:rPr>
      <w:rFonts w:eastAsia="Times New Roman"/>
      <w:b/>
      <w:bCs/>
      <w:sz w:val="17"/>
      <w:szCs w:val="17"/>
      <w:shd w:val="clear" w:color="auto" w:fill="FFFFFF"/>
    </w:rPr>
  </w:style>
  <w:style w:type="character" w:customStyle="1" w:styleId="Vnbnnidung13Innghing">
    <w:name w:val="Văn bản nội dung (13) + In nghiêng"/>
    <w:rsid w:val="00D419DE"/>
    <w:rPr>
      <w:rFonts w:ascii="Times New Roman" w:eastAsia="Times New Roman" w:hAnsi="Times New Roman" w:cs="Times New Roman"/>
      <w:b w:val="0"/>
      <w:bCs w:val="0"/>
      <w:i/>
      <w:iCs/>
      <w:smallCaps w:val="0"/>
      <w:strike w:val="0"/>
      <w:color w:val="000000"/>
      <w:spacing w:val="0"/>
      <w:w w:val="100"/>
      <w:position w:val="0"/>
      <w:sz w:val="17"/>
      <w:szCs w:val="17"/>
      <w:u w:val="none"/>
      <w:lang w:val="vi-VN" w:eastAsia="vi-VN" w:bidi="vi-VN"/>
    </w:rPr>
  </w:style>
  <w:style w:type="character" w:customStyle="1" w:styleId="Vnbnnidung14">
    <w:name w:val="Văn bản nội dung (14)_"/>
    <w:link w:val="Vnbnnidung140"/>
    <w:rsid w:val="00D419DE"/>
    <w:rPr>
      <w:rFonts w:eastAsia="Times New Roman"/>
      <w:b/>
      <w:bCs/>
      <w:sz w:val="18"/>
      <w:szCs w:val="18"/>
      <w:shd w:val="clear" w:color="auto" w:fill="FFFFFF"/>
    </w:rPr>
  </w:style>
  <w:style w:type="paragraph" w:customStyle="1" w:styleId="Vnbnnidung60">
    <w:name w:val="Văn bản nội dung (6)"/>
    <w:basedOn w:val="Normal"/>
    <w:link w:val="Vnbnnidung6"/>
    <w:rsid w:val="00D419DE"/>
    <w:pPr>
      <w:widowControl w:val="0"/>
      <w:shd w:val="clear" w:color="auto" w:fill="FFFFFF"/>
      <w:spacing w:before="0" w:after="0" w:line="196" w:lineRule="exact"/>
      <w:jc w:val="left"/>
    </w:pPr>
    <w:rPr>
      <w:rFonts w:eastAsia="Times New Roman"/>
      <w:i/>
      <w:iCs/>
      <w:sz w:val="18"/>
      <w:szCs w:val="18"/>
    </w:rPr>
  </w:style>
  <w:style w:type="paragraph" w:customStyle="1" w:styleId="Mclc0">
    <w:name w:val="Mục lục"/>
    <w:basedOn w:val="Normal"/>
    <w:link w:val="Mclc"/>
    <w:rsid w:val="00D419DE"/>
    <w:pPr>
      <w:widowControl w:val="0"/>
      <w:shd w:val="clear" w:color="auto" w:fill="FFFFFF"/>
      <w:spacing w:before="0" w:after="600" w:line="179" w:lineRule="exact"/>
      <w:ind w:hanging="200"/>
      <w:jc w:val="both"/>
    </w:pPr>
    <w:rPr>
      <w:rFonts w:eastAsia="Times New Roman"/>
      <w:sz w:val="17"/>
      <w:szCs w:val="17"/>
    </w:rPr>
  </w:style>
  <w:style w:type="paragraph" w:customStyle="1" w:styleId="Vnbnnidung30">
    <w:name w:val="Văn bản nội dung (3)"/>
    <w:basedOn w:val="Normal"/>
    <w:link w:val="Vnbnnidung3"/>
    <w:rsid w:val="00D419DE"/>
    <w:pPr>
      <w:widowControl w:val="0"/>
      <w:shd w:val="clear" w:color="auto" w:fill="FFFFFF"/>
      <w:spacing w:before="0" w:after="360" w:line="201" w:lineRule="exact"/>
    </w:pPr>
    <w:rPr>
      <w:rFonts w:eastAsia="Times New Roman"/>
      <w:sz w:val="17"/>
      <w:szCs w:val="17"/>
    </w:rPr>
  </w:style>
  <w:style w:type="paragraph" w:customStyle="1" w:styleId="Mclc20">
    <w:name w:val="Mục lục (2)"/>
    <w:basedOn w:val="Normal"/>
    <w:link w:val="Mclc2"/>
    <w:rsid w:val="00D419DE"/>
    <w:pPr>
      <w:widowControl w:val="0"/>
      <w:shd w:val="clear" w:color="auto" w:fill="FFFFFF"/>
      <w:spacing w:before="0" w:after="0" w:line="179" w:lineRule="exact"/>
      <w:jc w:val="both"/>
    </w:pPr>
    <w:rPr>
      <w:rFonts w:eastAsia="Times New Roman"/>
      <w:b/>
      <w:bCs/>
      <w:sz w:val="18"/>
      <w:szCs w:val="18"/>
    </w:rPr>
  </w:style>
  <w:style w:type="paragraph" w:customStyle="1" w:styleId="Tiu30">
    <w:name w:val="Tiêu đề #3"/>
    <w:basedOn w:val="Normal"/>
    <w:link w:val="Tiu3"/>
    <w:rsid w:val="00D419DE"/>
    <w:pPr>
      <w:widowControl w:val="0"/>
      <w:shd w:val="clear" w:color="auto" w:fill="FFFFFF"/>
      <w:spacing w:before="0" w:after="0" w:line="191" w:lineRule="exact"/>
      <w:jc w:val="both"/>
      <w:outlineLvl w:val="2"/>
    </w:pPr>
    <w:rPr>
      <w:rFonts w:eastAsia="Times New Roman"/>
      <w:sz w:val="17"/>
      <w:szCs w:val="17"/>
    </w:rPr>
  </w:style>
  <w:style w:type="paragraph" w:customStyle="1" w:styleId="Vnbnnidung70">
    <w:name w:val="Văn bản nội dung (7)"/>
    <w:basedOn w:val="Normal"/>
    <w:link w:val="Vnbnnidung7"/>
    <w:rsid w:val="00D419DE"/>
    <w:pPr>
      <w:widowControl w:val="0"/>
      <w:shd w:val="clear" w:color="auto" w:fill="FFFFFF"/>
      <w:spacing w:before="120" w:after="0" w:line="166" w:lineRule="exact"/>
      <w:ind w:hanging="240"/>
      <w:jc w:val="both"/>
    </w:pPr>
    <w:rPr>
      <w:rFonts w:eastAsia="Times New Roman"/>
      <w:sz w:val="14"/>
      <w:szCs w:val="14"/>
    </w:rPr>
  </w:style>
  <w:style w:type="paragraph" w:customStyle="1" w:styleId="Vnbnnidung80">
    <w:name w:val="Văn bản nội dung (8)"/>
    <w:basedOn w:val="Normal"/>
    <w:link w:val="Vnbnnidung8"/>
    <w:rsid w:val="00D419DE"/>
    <w:pPr>
      <w:widowControl w:val="0"/>
      <w:shd w:val="clear" w:color="auto" w:fill="FFFFFF"/>
      <w:spacing w:before="0" w:after="0" w:line="202" w:lineRule="exact"/>
      <w:ind w:hanging="600"/>
      <w:jc w:val="left"/>
    </w:pPr>
    <w:rPr>
      <w:rFonts w:eastAsia="Times New Roman"/>
      <w:b/>
      <w:bCs/>
      <w:sz w:val="18"/>
      <w:szCs w:val="18"/>
    </w:rPr>
  </w:style>
  <w:style w:type="paragraph" w:customStyle="1" w:styleId="Chthchbng20">
    <w:name w:val="Chú thích bảng (2)"/>
    <w:basedOn w:val="Normal"/>
    <w:link w:val="Chthchbng2"/>
    <w:rsid w:val="00D419DE"/>
    <w:pPr>
      <w:widowControl w:val="0"/>
      <w:shd w:val="clear" w:color="auto" w:fill="FFFFFF"/>
      <w:spacing w:before="0" w:after="0" w:line="0" w:lineRule="atLeast"/>
      <w:ind w:hanging="260"/>
      <w:jc w:val="left"/>
    </w:pPr>
    <w:rPr>
      <w:rFonts w:eastAsia="Times New Roman"/>
      <w:b/>
      <w:bCs/>
      <w:sz w:val="15"/>
      <w:szCs w:val="15"/>
    </w:rPr>
  </w:style>
  <w:style w:type="paragraph" w:customStyle="1" w:styleId="Vnbnnidung90">
    <w:name w:val="Văn bản nội dung (9)"/>
    <w:basedOn w:val="Normal"/>
    <w:link w:val="Vnbnnidung9"/>
    <w:rsid w:val="00D419DE"/>
    <w:pPr>
      <w:widowControl w:val="0"/>
      <w:shd w:val="clear" w:color="auto" w:fill="FFFFFF"/>
      <w:spacing w:before="0" w:after="0" w:line="188" w:lineRule="exact"/>
      <w:jc w:val="both"/>
    </w:pPr>
    <w:rPr>
      <w:rFonts w:eastAsia="Times New Roman"/>
      <w:i/>
      <w:iCs/>
      <w:sz w:val="16"/>
      <w:szCs w:val="16"/>
    </w:rPr>
  </w:style>
  <w:style w:type="paragraph" w:customStyle="1" w:styleId="Tiu40">
    <w:name w:val="Tiêu đề #4"/>
    <w:basedOn w:val="Normal"/>
    <w:link w:val="Tiu4"/>
    <w:rsid w:val="00D419DE"/>
    <w:pPr>
      <w:widowControl w:val="0"/>
      <w:shd w:val="clear" w:color="auto" w:fill="FFFFFF"/>
      <w:spacing w:before="120" w:after="0" w:line="230" w:lineRule="exact"/>
      <w:outlineLvl w:val="3"/>
    </w:pPr>
    <w:rPr>
      <w:rFonts w:eastAsia="Times New Roman"/>
      <w:sz w:val="17"/>
      <w:szCs w:val="17"/>
    </w:rPr>
  </w:style>
  <w:style w:type="paragraph" w:customStyle="1" w:styleId="Mclc30">
    <w:name w:val="Mục lục (3)"/>
    <w:basedOn w:val="Normal"/>
    <w:link w:val="Mclc3"/>
    <w:rsid w:val="00D419DE"/>
    <w:pPr>
      <w:widowControl w:val="0"/>
      <w:shd w:val="clear" w:color="auto" w:fill="FFFFFF"/>
      <w:spacing w:before="0" w:after="0" w:line="208" w:lineRule="exact"/>
      <w:ind w:firstLine="440"/>
      <w:jc w:val="both"/>
    </w:pPr>
    <w:rPr>
      <w:rFonts w:eastAsia="Times New Roman"/>
      <w:b/>
      <w:bCs/>
      <w:sz w:val="15"/>
      <w:szCs w:val="15"/>
    </w:rPr>
  </w:style>
  <w:style w:type="paragraph" w:customStyle="1" w:styleId="Vnbnnidung100">
    <w:name w:val="Văn bản nội dung (10)"/>
    <w:basedOn w:val="Normal"/>
    <w:link w:val="Vnbnnidung10"/>
    <w:rsid w:val="00D419DE"/>
    <w:pPr>
      <w:widowControl w:val="0"/>
      <w:shd w:val="clear" w:color="auto" w:fill="FFFFFF"/>
      <w:spacing w:before="0" w:after="0" w:line="0" w:lineRule="atLeast"/>
      <w:jc w:val="left"/>
    </w:pPr>
    <w:rPr>
      <w:rFonts w:eastAsia="Times New Roman"/>
      <w:b/>
      <w:bCs/>
      <w:sz w:val="18"/>
      <w:szCs w:val="18"/>
    </w:rPr>
  </w:style>
  <w:style w:type="paragraph" w:customStyle="1" w:styleId="Chthchbng3">
    <w:name w:val="Chú thích bảng (3)"/>
    <w:basedOn w:val="Normal"/>
    <w:link w:val="Chthchbng3Exact"/>
    <w:rsid w:val="00D419DE"/>
    <w:pPr>
      <w:widowControl w:val="0"/>
      <w:shd w:val="clear" w:color="auto" w:fill="FFFFFF"/>
      <w:spacing w:after="0" w:line="0" w:lineRule="atLeast"/>
      <w:jc w:val="both"/>
    </w:pPr>
    <w:rPr>
      <w:rFonts w:eastAsia="Times New Roman"/>
      <w:i/>
      <w:iCs/>
      <w:sz w:val="18"/>
      <w:szCs w:val="18"/>
    </w:rPr>
  </w:style>
  <w:style w:type="paragraph" w:customStyle="1" w:styleId="Tiu10">
    <w:name w:val="Tiêu đề #1"/>
    <w:basedOn w:val="Normal"/>
    <w:link w:val="Tiu1"/>
    <w:rsid w:val="00D419DE"/>
    <w:pPr>
      <w:widowControl w:val="0"/>
      <w:shd w:val="clear" w:color="auto" w:fill="FFFFFF"/>
      <w:spacing w:before="0" w:after="720" w:line="0" w:lineRule="atLeast"/>
      <w:jc w:val="left"/>
      <w:outlineLvl w:val="0"/>
    </w:pPr>
    <w:rPr>
      <w:rFonts w:eastAsia="Times New Roman"/>
      <w:sz w:val="17"/>
      <w:szCs w:val="17"/>
    </w:rPr>
  </w:style>
  <w:style w:type="paragraph" w:customStyle="1" w:styleId="Vnbnnidung110">
    <w:name w:val="Văn bản nội dung (11)"/>
    <w:basedOn w:val="Normal"/>
    <w:link w:val="Vnbnnidung11"/>
    <w:rsid w:val="00D419DE"/>
    <w:pPr>
      <w:widowControl w:val="0"/>
      <w:shd w:val="clear" w:color="auto" w:fill="FFFFFF"/>
      <w:spacing w:before="0" w:after="720" w:line="262" w:lineRule="exact"/>
      <w:jc w:val="both"/>
    </w:pPr>
    <w:rPr>
      <w:rFonts w:eastAsia="Times New Roman"/>
      <w:i/>
      <w:iCs/>
      <w:sz w:val="19"/>
      <w:szCs w:val="19"/>
    </w:rPr>
  </w:style>
  <w:style w:type="paragraph" w:customStyle="1" w:styleId="Tiu20">
    <w:name w:val="Tiêu đề #2"/>
    <w:basedOn w:val="Normal"/>
    <w:link w:val="Tiu2"/>
    <w:rsid w:val="00D419DE"/>
    <w:pPr>
      <w:widowControl w:val="0"/>
      <w:shd w:val="clear" w:color="auto" w:fill="FFFFFF"/>
      <w:spacing w:before="180" w:after="0" w:line="202" w:lineRule="exact"/>
      <w:outlineLvl w:val="1"/>
    </w:pPr>
    <w:rPr>
      <w:rFonts w:eastAsia="Times New Roman"/>
      <w:b/>
      <w:bCs/>
      <w:spacing w:val="-10"/>
      <w:sz w:val="22"/>
    </w:rPr>
  </w:style>
  <w:style w:type="paragraph" w:customStyle="1" w:styleId="Vnbnnidung120">
    <w:name w:val="Văn bản nội dung (12)"/>
    <w:basedOn w:val="Normal"/>
    <w:link w:val="Vnbnnidung12"/>
    <w:rsid w:val="00D419DE"/>
    <w:pPr>
      <w:widowControl w:val="0"/>
      <w:shd w:val="clear" w:color="auto" w:fill="FFFFFF"/>
      <w:spacing w:before="0" w:after="0" w:line="197" w:lineRule="exact"/>
      <w:jc w:val="both"/>
    </w:pPr>
    <w:rPr>
      <w:rFonts w:eastAsia="Times New Roman"/>
      <w:b/>
      <w:bCs/>
      <w:i/>
      <w:iCs/>
      <w:sz w:val="17"/>
      <w:szCs w:val="17"/>
    </w:rPr>
  </w:style>
  <w:style w:type="paragraph" w:customStyle="1" w:styleId="Tiu420">
    <w:name w:val="Tiêu đề #4 (2)"/>
    <w:basedOn w:val="Normal"/>
    <w:link w:val="Tiu42"/>
    <w:rsid w:val="00D419DE"/>
    <w:pPr>
      <w:widowControl w:val="0"/>
      <w:shd w:val="clear" w:color="auto" w:fill="FFFFFF"/>
      <w:spacing w:before="360" w:after="0" w:line="203" w:lineRule="exact"/>
      <w:jc w:val="left"/>
      <w:outlineLvl w:val="3"/>
    </w:pPr>
    <w:rPr>
      <w:rFonts w:eastAsia="Times New Roman"/>
      <w:b/>
      <w:bCs/>
      <w:spacing w:val="-10"/>
      <w:sz w:val="22"/>
    </w:rPr>
  </w:style>
  <w:style w:type="paragraph" w:customStyle="1" w:styleId="Vnbnnidung130">
    <w:name w:val="Văn bản nội dung (13)"/>
    <w:basedOn w:val="Normal"/>
    <w:link w:val="Vnbnnidung13"/>
    <w:rsid w:val="00D419DE"/>
    <w:pPr>
      <w:widowControl w:val="0"/>
      <w:shd w:val="clear" w:color="auto" w:fill="FFFFFF"/>
      <w:spacing w:before="360" w:after="720" w:line="209" w:lineRule="exact"/>
      <w:jc w:val="left"/>
    </w:pPr>
    <w:rPr>
      <w:rFonts w:eastAsia="Times New Roman"/>
      <w:b/>
      <w:bCs/>
      <w:sz w:val="17"/>
      <w:szCs w:val="17"/>
    </w:rPr>
  </w:style>
  <w:style w:type="paragraph" w:customStyle="1" w:styleId="Vnbnnidung140">
    <w:name w:val="Văn bản nội dung (14)"/>
    <w:basedOn w:val="Normal"/>
    <w:link w:val="Vnbnnidung14"/>
    <w:rsid w:val="00D419DE"/>
    <w:pPr>
      <w:widowControl w:val="0"/>
      <w:shd w:val="clear" w:color="auto" w:fill="FFFFFF"/>
      <w:spacing w:before="420" w:after="0" w:line="0" w:lineRule="atLeast"/>
    </w:pPr>
    <w:rPr>
      <w:rFonts w:eastAsia="Times New Roman"/>
      <w:b/>
      <w:bCs/>
      <w:sz w:val="18"/>
      <w:szCs w:val="18"/>
    </w:rPr>
  </w:style>
  <w:style w:type="paragraph" w:styleId="BodyText3">
    <w:name w:val="Body Text 3"/>
    <w:basedOn w:val="Normal"/>
    <w:link w:val="BodyText3Char"/>
    <w:rsid w:val="00D419DE"/>
    <w:pPr>
      <w:spacing w:before="0" w:after="0" w:line="240" w:lineRule="auto"/>
    </w:pPr>
    <w:rPr>
      <w:rFonts w:ascii="VNI-Times" w:eastAsia="MS Mincho" w:hAnsi="VNI-Times" w:cs="Times New Roman"/>
      <w:b/>
      <w:caps/>
      <w:sz w:val="22"/>
      <w:szCs w:val="20"/>
    </w:rPr>
  </w:style>
  <w:style w:type="character" w:customStyle="1" w:styleId="BodyText3Char">
    <w:name w:val="Body Text 3 Char"/>
    <w:basedOn w:val="DefaultParagraphFont"/>
    <w:link w:val="BodyText3"/>
    <w:rsid w:val="00D419DE"/>
    <w:rPr>
      <w:rFonts w:ascii="VNI-Times" w:eastAsia="MS Mincho" w:hAnsi="VNI-Times" w:cs="Times New Roman"/>
      <w:b/>
      <w:caps/>
      <w:sz w:val="22"/>
      <w:szCs w:val="20"/>
    </w:rPr>
  </w:style>
  <w:style w:type="paragraph" w:styleId="BlockText">
    <w:name w:val="Block Text"/>
    <w:basedOn w:val="Normal"/>
    <w:rsid w:val="00D419DE"/>
    <w:pPr>
      <w:spacing w:before="0" w:after="0" w:line="240" w:lineRule="auto"/>
      <w:ind w:left="567" w:right="567"/>
      <w:jc w:val="both"/>
    </w:pPr>
    <w:rPr>
      <w:rFonts w:ascii="VNI-Times" w:eastAsia="MS Mincho" w:hAnsi="VNI-Times" w:cs="Times New Roman"/>
      <w:sz w:val="24"/>
      <w:szCs w:val="20"/>
    </w:rPr>
  </w:style>
  <w:style w:type="paragraph" w:styleId="BodyTextIndent3">
    <w:name w:val="Body Text Indent 3"/>
    <w:basedOn w:val="Normal"/>
    <w:link w:val="BodyTextIndent3Char"/>
    <w:rsid w:val="00D419DE"/>
    <w:pPr>
      <w:spacing w:before="240" w:after="0" w:line="240" w:lineRule="auto"/>
      <w:ind w:firstLine="567"/>
      <w:jc w:val="both"/>
    </w:pPr>
    <w:rPr>
      <w:rFonts w:ascii=".VnTime" w:eastAsia="MS Mincho" w:hAnsi=".VnTime" w:cs="Times New Roman"/>
      <w:szCs w:val="20"/>
    </w:rPr>
  </w:style>
  <w:style w:type="character" w:customStyle="1" w:styleId="BodyTextIndent3Char">
    <w:name w:val="Body Text Indent 3 Char"/>
    <w:basedOn w:val="DefaultParagraphFont"/>
    <w:link w:val="BodyTextIndent3"/>
    <w:rsid w:val="00D419DE"/>
    <w:rPr>
      <w:rFonts w:ascii=".VnTime" w:eastAsia="MS Mincho" w:hAnsi=".VnTime" w:cs="Times New Roman"/>
      <w:szCs w:val="20"/>
    </w:rPr>
  </w:style>
  <w:style w:type="paragraph" w:customStyle="1" w:styleId="abc">
    <w:name w:val="abc"/>
    <w:basedOn w:val="Normal"/>
    <w:rsid w:val="00D419DE"/>
    <w:pPr>
      <w:spacing w:before="0" w:after="0" w:line="240" w:lineRule="auto"/>
      <w:jc w:val="both"/>
    </w:pPr>
    <w:rPr>
      <w:rFonts w:ascii="VNI-Times" w:eastAsia="MS Mincho" w:hAnsi="VNI-Times" w:cs="Times New Roman"/>
      <w:sz w:val="24"/>
      <w:szCs w:val="20"/>
    </w:rPr>
  </w:style>
  <w:style w:type="paragraph" w:customStyle="1" w:styleId="chuong">
    <w:name w:val="chuong"/>
    <w:basedOn w:val="Subtitle"/>
    <w:rsid w:val="00D419DE"/>
    <w:pPr>
      <w:spacing w:before="60" w:after="60" w:line="340" w:lineRule="exact"/>
      <w:ind w:left="1560" w:hanging="1560"/>
    </w:pPr>
    <w:rPr>
      <w:rFonts w:eastAsia="MS Mincho"/>
      <w:sz w:val="26"/>
    </w:rPr>
  </w:style>
  <w:style w:type="paragraph" w:customStyle="1" w:styleId="haicham">
    <w:name w:val="haicham"/>
    <w:basedOn w:val="Normal"/>
    <w:rsid w:val="00D419DE"/>
    <w:pPr>
      <w:spacing w:before="0" w:after="0" w:line="380" w:lineRule="atLeast"/>
      <w:ind w:left="85"/>
      <w:jc w:val="left"/>
    </w:pPr>
    <w:rPr>
      <w:rFonts w:ascii=".VnTime" w:eastAsia="MS Mincho" w:hAnsi=".VnTime" w:cs="Times New Roman"/>
      <w:i/>
      <w:iCs/>
      <w:color w:val="333333"/>
      <w:szCs w:val="24"/>
    </w:rPr>
  </w:style>
  <w:style w:type="paragraph" w:customStyle="1" w:styleId="bacham">
    <w:name w:val="bacham"/>
    <w:basedOn w:val="Normal"/>
    <w:rsid w:val="00D419DE"/>
    <w:pPr>
      <w:spacing w:before="0" w:after="0" w:line="380" w:lineRule="atLeast"/>
      <w:ind w:left="935" w:hanging="567"/>
      <w:jc w:val="left"/>
    </w:pPr>
    <w:rPr>
      <w:rFonts w:ascii=".VnTime" w:eastAsia="MS Mincho" w:hAnsi=".VnTime" w:cs="Times New Roman"/>
      <w:color w:val="333333"/>
      <w:szCs w:val="24"/>
    </w:rPr>
  </w:style>
  <w:style w:type="paragraph" w:customStyle="1" w:styleId="LAMA">
    <w:name w:val="LAMA"/>
    <w:basedOn w:val="Heading4"/>
    <w:rsid w:val="00D419DE"/>
    <w:pPr>
      <w:spacing w:before="0" w:after="0" w:line="240" w:lineRule="auto"/>
      <w:jc w:val="center"/>
    </w:pPr>
    <w:rPr>
      <w:rFonts w:eastAsia="MS Mincho"/>
      <w:sz w:val="24"/>
      <w:szCs w:val="24"/>
      <w:u w:val="single"/>
    </w:rPr>
  </w:style>
  <w:style w:type="paragraph" w:customStyle="1" w:styleId="thuong">
    <w:name w:val="thuong"/>
    <w:basedOn w:val="Normal"/>
    <w:rsid w:val="00D419DE"/>
    <w:pPr>
      <w:spacing w:before="20" w:after="20" w:line="320" w:lineRule="atLeast"/>
      <w:ind w:left="567"/>
      <w:jc w:val="both"/>
    </w:pPr>
    <w:rPr>
      <w:rFonts w:eastAsia="Times New Roman" w:cs="Times New Roman"/>
      <w:sz w:val="25"/>
      <w:szCs w:val="20"/>
    </w:rPr>
  </w:style>
  <w:style w:type="paragraph" w:customStyle="1" w:styleId="tenchuong">
    <w:name w:val="ten chuong"/>
    <w:basedOn w:val="Normal"/>
    <w:rsid w:val="00D419DE"/>
    <w:pPr>
      <w:spacing w:before="0" w:after="0" w:line="240" w:lineRule="auto"/>
    </w:pPr>
    <w:rPr>
      <w:rFonts w:ascii=".VnTime" w:eastAsia="Times New Roman" w:hAnsi=".VnTime" w:cs="Times New Roman"/>
      <w:b/>
      <w:szCs w:val="20"/>
    </w:rPr>
  </w:style>
  <w:style w:type="paragraph" w:customStyle="1" w:styleId="tg">
    <w:name w:val="tg"/>
    <w:basedOn w:val="Normal"/>
    <w:rsid w:val="00D419DE"/>
    <w:pPr>
      <w:keepNext/>
      <w:keepLines/>
      <w:spacing w:before="120" w:after="480" w:line="340" w:lineRule="atLeast"/>
    </w:pPr>
    <w:rPr>
      <w:rFonts w:ascii=".VnTimeH" w:eastAsia="Times New Roman" w:hAnsi=".VnTimeH" w:cs="Times New Roman"/>
      <w:b/>
      <w:sz w:val="25"/>
      <w:szCs w:val="20"/>
    </w:rPr>
  </w:style>
  <w:style w:type="paragraph" w:customStyle="1" w:styleId="mot">
    <w:name w:val="mot"/>
    <w:basedOn w:val="Normal"/>
    <w:rsid w:val="00D419DE"/>
    <w:pPr>
      <w:spacing w:before="0" w:after="0" w:line="340" w:lineRule="exact"/>
      <w:ind w:left="1276" w:hanging="534"/>
      <w:jc w:val="left"/>
    </w:pPr>
    <w:rPr>
      <w:rFonts w:ascii=".VnTime" w:eastAsia="Times New Roman" w:hAnsi=".VnTime" w:cs="Times New Roman"/>
      <w:szCs w:val="20"/>
    </w:rPr>
  </w:style>
  <w:style w:type="character" w:customStyle="1" w:styleId="bindingblock1">
    <w:name w:val="bindingblock1"/>
    <w:rsid w:val="00D419DE"/>
  </w:style>
  <w:style w:type="character" w:customStyle="1" w:styleId="st">
    <w:name w:val="st"/>
    <w:rsid w:val="00D419DE"/>
  </w:style>
  <w:style w:type="paragraph" w:customStyle="1" w:styleId="Style2">
    <w:name w:val="Style2"/>
    <w:basedOn w:val="Normal"/>
    <w:rsid w:val="00D419DE"/>
    <w:pPr>
      <w:spacing w:before="0" w:after="0" w:line="380" w:lineRule="exact"/>
      <w:jc w:val="both"/>
    </w:pPr>
    <w:rPr>
      <w:rFonts w:ascii=".VnTimeH" w:eastAsia="MS Mincho" w:hAnsi=".VnTimeH" w:cs="Times New Roman"/>
      <w:bCs/>
      <w:sz w:val="28"/>
      <w:szCs w:val="28"/>
      <w:lang w:eastAsia="ja-JP"/>
    </w:rPr>
  </w:style>
  <w:style w:type="paragraph" w:customStyle="1" w:styleId="Style3">
    <w:name w:val="Style3"/>
    <w:basedOn w:val="Normal"/>
    <w:rsid w:val="00D419DE"/>
    <w:pPr>
      <w:spacing w:before="0" w:after="0" w:line="380" w:lineRule="exact"/>
      <w:jc w:val="both"/>
    </w:pPr>
    <w:rPr>
      <w:rFonts w:ascii=".VnTime" w:eastAsia="MS Mincho" w:hAnsi=".VnTime" w:cs="Times New Roman"/>
      <w:b/>
      <w:bCs/>
      <w:sz w:val="28"/>
      <w:szCs w:val="28"/>
      <w:lang w:eastAsia="ja-JP"/>
    </w:rPr>
  </w:style>
  <w:style w:type="paragraph" w:customStyle="1" w:styleId="Style4">
    <w:name w:val="Style4"/>
    <w:basedOn w:val="BodyText"/>
    <w:rsid w:val="00D419DE"/>
    <w:pPr>
      <w:spacing w:before="0" w:after="0" w:line="380" w:lineRule="exact"/>
      <w:jc w:val="both"/>
    </w:pPr>
    <w:rPr>
      <w:rFonts w:ascii=".VnTime" w:eastAsia="MS Mincho" w:hAnsi=".VnTime" w:cs="Times New Roman"/>
      <w:b/>
      <w:i/>
      <w:sz w:val="28"/>
      <w:szCs w:val="28"/>
      <w:lang w:eastAsia="ja-JP"/>
    </w:rPr>
  </w:style>
  <w:style w:type="paragraph" w:customStyle="1" w:styleId="11">
    <w:name w:val="11"/>
    <w:basedOn w:val="Normal"/>
    <w:rsid w:val="00D419DE"/>
    <w:pPr>
      <w:keepNext/>
      <w:keepLines/>
      <w:spacing w:before="40" w:after="40" w:line="240" w:lineRule="auto"/>
      <w:jc w:val="both"/>
    </w:pPr>
    <w:rPr>
      <w:rFonts w:ascii=".VnTime" w:eastAsia="Times New Roman" w:hAnsi=".VnTime" w:cs="Times New Roman"/>
      <w:b/>
      <w:bCs/>
      <w:sz w:val="24"/>
    </w:rPr>
  </w:style>
  <w:style w:type="paragraph" w:customStyle="1" w:styleId="xl22">
    <w:name w:val="xl22"/>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2"/>
    </w:rPr>
  </w:style>
  <w:style w:type="paragraph" w:customStyle="1" w:styleId="xl23">
    <w:name w:val="xl2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2"/>
    </w:rPr>
  </w:style>
  <w:style w:type="paragraph" w:customStyle="1" w:styleId="xl24">
    <w:name w:val="xl2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color w:val="000000"/>
      <w:sz w:val="22"/>
    </w:rPr>
  </w:style>
  <w:style w:type="paragraph" w:customStyle="1" w:styleId="xl25">
    <w:name w:val="xl25"/>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2"/>
    </w:rPr>
  </w:style>
  <w:style w:type="paragraph" w:customStyle="1" w:styleId="xl26">
    <w:name w:val="xl26"/>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color w:val="000000"/>
      <w:sz w:val="22"/>
    </w:rPr>
  </w:style>
  <w:style w:type="paragraph" w:customStyle="1" w:styleId="xl27">
    <w:name w:val="xl27"/>
    <w:basedOn w:val="Normal"/>
    <w:rsid w:val="00D419D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textAlignment w:val="center"/>
    </w:pPr>
    <w:rPr>
      <w:rFonts w:eastAsia="Times New Roman" w:cs="Times New Roman"/>
      <w:color w:val="000000"/>
      <w:sz w:val="22"/>
    </w:rPr>
  </w:style>
  <w:style w:type="paragraph" w:customStyle="1" w:styleId="xl28">
    <w:name w:val="xl28"/>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2"/>
    </w:rPr>
  </w:style>
  <w:style w:type="paragraph" w:customStyle="1" w:styleId="xl29">
    <w:name w:val="xl29"/>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30">
    <w:name w:val="xl30"/>
    <w:basedOn w:val="Normal"/>
    <w:rsid w:val="00D419D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textAlignment w:val="center"/>
    </w:pPr>
    <w:rPr>
      <w:rFonts w:eastAsia="Times New Roman" w:cs="Times New Roman"/>
      <w:sz w:val="22"/>
    </w:rPr>
  </w:style>
  <w:style w:type="paragraph" w:customStyle="1" w:styleId="xl31">
    <w:name w:val="xl31"/>
    <w:basedOn w:val="Normal"/>
    <w:rsid w:val="00D419D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textAlignment w:val="center"/>
    </w:pPr>
    <w:rPr>
      <w:rFonts w:eastAsia="Times New Roman" w:cs="Times New Roman"/>
      <w:color w:val="000000"/>
      <w:sz w:val="22"/>
    </w:rPr>
  </w:style>
  <w:style w:type="paragraph" w:customStyle="1" w:styleId="xl32">
    <w:name w:val="xl32"/>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33">
    <w:name w:val="xl3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34">
    <w:name w:val="xl3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35">
    <w:name w:val="xl35"/>
    <w:basedOn w:val="Normal"/>
    <w:rsid w:val="00D419DE"/>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36">
    <w:name w:val="xl36"/>
    <w:basedOn w:val="Normal"/>
    <w:rsid w:val="00D419D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styleId="TOCHeading">
    <w:name w:val="TOC Heading"/>
    <w:basedOn w:val="Heading1"/>
    <w:next w:val="Normal"/>
    <w:uiPriority w:val="39"/>
    <w:unhideWhenUsed/>
    <w:qFormat/>
    <w:rsid w:val="00D419DE"/>
    <w:pPr>
      <w:keepLines/>
      <w:spacing w:before="480" w:after="0" w:line="276" w:lineRule="auto"/>
      <w:jc w:val="left"/>
      <w:outlineLvl w:val="9"/>
    </w:pPr>
    <w:rPr>
      <w:rFonts w:ascii="Cambria" w:eastAsia="MS Gothic" w:hAnsi="Cambria"/>
      <w:color w:val="365F91"/>
      <w:kern w:val="0"/>
      <w:sz w:val="28"/>
      <w:szCs w:val="28"/>
      <w:lang w:eastAsia="ja-JP"/>
    </w:rPr>
  </w:style>
  <w:style w:type="paragraph" w:styleId="TOC4">
    <w:name w:val="toc 4"/>
    <w:basedOn w:val="Normal"/>
    <w:next w:val="Normal"/>
    <w:autoRedefine/>
    <w:unhideWhenUsed/>
    <w:qFormat/>
    <w:rsid w:val="00D419DE"/>
    <w:pPr>
      <w:spacing w:before="0" w:after="0" w:line="259" w:lineRule="auto"/>
      <w:ind w:left="660"/>
      <w:jc w:val="left"/>
    </w:pPr>
    <w:rPr>
      <w:rFonts w:asciiTheme="minorHAnsi" w:eastAsia="Calibri" w:hAnsiTheme="minorHAnsi" w:cs="Calibri"/>
      <w:sz w:val="20"/>
      <w:szCs w:val="20"/>
    </w:rPr>
  </w:style>
  <w:style w:type="paragraph" w:styleId="TOC5">
    <w:name w:val="toc 5"/>
    <w:basedOn w:val="Normal"/>
    <w:next w:val="Normal"/>
    <w:autoRedefine/>
    <w:uiPriority w:val="39"/>
    <w:unhideWhenUsed/>
    <w:qFormat/>
    <w:rsid w:val="00D419DE"/>
    <w:pPr>
      <w:spacing w:before="0" w:after="0" w:line="259" w:lineRule="auto"/>
      <w:ind w:left="880"/>
      <w:jc w:val="left"/>
    </w:pPr>
    <w:rPr>
      <w:rFonts w:asciiTheme="minorHAnsi" w:eastAsia="Calibri" w:hAnsiTheme="minorHAnsi" w:cs="Calibri"/>
      <w:sz w:val="20"/>
      <w:szCs w:val="20"/>
    </w:rPr>
  </w:style>
  <w:style w:type="paragraph" w:styleId="TOC6">
    <w:name w:val="toc 6"/>
    <w:basedOn w:val="Normal"/>
    <w:next w:val="Normal"/>
    <w:autoRedefine/>
    <w:unhideWhenUsed/>
    <w:qFormat/>
    <w:rsid w:val="00D419DE"/>
    <w:pPr>
      <w:spacing w:before="0" w:after="0" w:line="259" w:lineRule="auto"/>
      <w:ind w:left="1100"/>
      <w:jc w:val="left"/>
    </w:pPr>
    <w:rPr>
      <w:rFonts w:asciiTheme="minorHAnsi" w:eastAsia="Calibri" w:hAnsiTheme="minorHAnsi" w:cs="Calibri"/>
      <w:sz w:val="20"/>
      <w:szCs w:val="20"/>
    </w:rPr>
  </w:style>
  <w:style w:type="paragraph" w:styleId="TOC7">
    <w:name w:val="toc 7"/>
    <w:basedOn w:val="Normal"/>
    <w:next w:val="Normal"/>
    <w:autoRedefine/>
    <w:unhideWhenUsed/>
    <w:qFormat/>
    <w:rsid w:val="00D419DE"/>
    <w:pPr>
      <w:spacing w:before="0" w:after="0" w:line="259" w:lineRule="auto"/>
      <w:ind w:left="1320"/>
      <w:jc w:val="left"/>
    </w:pPr>
    <w:rPr>
      <w:rFonts w:asciiTheme="minorHAnsi" w:eastAsia="Calibri" w:hAnsiTheme="minorHAnsi" w:cs="Calibri"/>
      <w:sz w:val="20"/>
      <w:szCs w:val="20"/>
    </w:rPr>
  </w:style>
  <w:style w:type="paragraph" w:styleId="TOC8">
    <w:name w:val="toc 8"/>
    <w:basedOn w:val="Normal"/>
    <w:next w:val="Normal"/>
    <w:autoRedefine/>
    <w:unhideWhenUsed/>
    <w:qFormat/>
    <w:rsid w:val="00D419DE"/>
    <w:pPr>
      <w:spacing w:before="0" w:after="0" w:line="259" w:lineRule="auto"/>
      <w:ind w:left="1540"/>
      <w:jc w:val="left"/>
    </w:pPr>
    <w:rPr>
      <w:rFonts w:asciiTheme="minorHAnsi" w:eastAsia="Calibri" w:hAnsiTheme="minorHAnsi" w:cs="Calibri"/>
      <w:sz w:val="20"/>
      <w:szCs w:val="20"/>
    </w:rPr>
  </w:style>
  <w:style w:type="paragraph" w:styleId="TOC9">
    <w:name w:val="toc 9"/>
    <w:basedOn w:val="Normal"/>
    <w:next w:val="Normal"/>
    <w:autoRedefine/>
    <w:unhideWhenUsed/>
    <w:qFormat/>
    <w:rsid w:val="00D419DE"/>
    <w:pPr>
      <w:spacing w:before="0" w:after="0" w:line="259" w:lineRule="auto"/>
      <w:ind w:left="1760"/>
      <w:jc w:val="left"/>
    </w:pPr>
    <w:rPr>
      <w:rFonts w:asciiTheme="minorHAnsi" w:eastAsia="Calibri" w:hAnsiTheme="minorHAnsi" w:cs="Calibri"/>
      <w:sz w:val="20"/>
      <w:szCs w:val="20"/>
    </w:rPr>
  </w:style>
  <w:style w:type="paragraph" w:styleId="HTMLPreformatted">
    <w:name w:val="HTML Preformatted"/>
    <w:basedOn w:val="Normal"/>
    <w:link w:val="HTMLPreformattedChar"/>
    <w:uiPriority w:val="99"/>
    <w:unhideWhenUsed/>
    <w:rsid w:val="00D41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rsid w:val="00D419DE"/>
    <w:rPr>
      <w:rFonts w:ascii="Courier New" w:eastAsia="Times New Roman" w:hAnsi="Courier New" w:cs="Times New Roman"/>
      <w:sz w:val="20"/>
      <w:szCs w:val="20"/>
    </w:rPr>
  </w:style>
  <w:style w:type="paragraph" w:styleId="NoSpacing">
    <w:name w:val="No Spacing"/>
    <w:basedOn w:val="Normal"/>
    <w:link w:val="NoSpacingChar"/>
    <w:qFormat/>
    <w:rsid w:val="00D419DE"/>
    <w:pPr>
      <w:spacing w:before="0" w:after="0" w:line="240" w:lineRule="auto"/>
      <w:jc w:val="left"/>
    </w:pPr>
    <w:rPr>
      <w:rFonts w:eastAsia="Times New Roman" w:cs="Times New Roman"/>
      <w:sz w:val="22"/>
      <w:lang w:bidi="en-US"/>
    </w:rPr>
  </w:style>
  <w:style w:type="character" w:customStyle="1" w:styleId="NoSpacingChar">
    <w:name w:val="No Spacing Char"/>
    <w:link w:val="NoSpacing"/>
    <w:rsid w:val="00D419DE"/>
    <w:rPr>
      <w:rFonts w:eastAsia="Times New Roman" w:cs="Times New Roman"/>
      <w:sz w:val="22"/>
      <w:lang w:bidi="en-US"/>
    </w:rPr>
  </w:style>
  <w:style w:type="character" w:customStyle="1" w:styleId="f2s2c0l0w0r0">
    <w:name w:val="f2 s2 c0 l0 w0 r0"/>
    <w:basedOn w:val="DefaultParagraphFont"/>
    <w:rsid w:val="00D419DE"/>
  </w:style>
  <w:style w:type="character" w:customStyle="1" w:styleId="productdetail-authorsmain">
    <w:name w:val="productdetail-authorsmain"/>
    <w:rsid w:val="00D419DE"/>
  </w:style>
  <w:style w:type="character" w:styleId="SubtleEmphasis">
    <w:name w:val="Subtle Emphasis"/>
    <w:uiPriority w:val="19"/>
    <w:qFormat/>
    <w:rsid w:val="00D419DE"/>
    <w:rPr>
      <w:i/>
      <w:iCs/>
      <w:color w:val="404040"/>
    </w:rPr>
  </w:style>
  <w:style w:type="paragraph" w:styleId="DocumentMap">
    <w:name w:val="Document Map"/>
    <w:basedOn w:val="Normal"/>
    <w:link w:val="DocumentMapChar"/>
    <w:semiHidden/>
    <w:unhideWhenUsed/>
    <w:rsid w:val="00D419DE"/>
    <w:pPr>
      <w:spacing w:before="0" w:after="0" w:line="240" w:lineRule="auto"/>
      <w:jc w:val="left"/>
    </w:pPr>
    <w:rPr>
      <w:rFonts w:eastAsia="Times New Roman" w:cs="Times New Roman"/>
      <w:sz w:val="24"/>
      <w:szCs w:val="24"/>
      <w:lang w:eastAsia="ko-KR"/>
    </w:rPr>
  </w:style>
  <w:style w:type="character" w:customStyle="1" w:styleId="DocumentMapChar">
    <w:name w:val="Document Map Char"/>
    <w:basedOn w:val="DefaultParagraphFont"/>
    <w:link w:val="DocumentMap"/>
    <w:semiHidden/>
    <w:rsid w:val="00D419DE"/>
    <w:rPr>
      <w:rFonts w:eastAsia="Times New Roman" w:cs="Times New Roman"/>
      <w:sz w:val="24"/>
      <w:szCs w:val="24"/>
      <w:lang w:eastAsia="ko-KR"/>
    </w:rPr>
  </w:style>
  <w:style w:type="paragraph" w:customStyle="1" w:styleId="normalwriting">
    <w:name w:val="normal writing"/>
    <w:basedOn w:val="Normal"/>
    <w:link w:val="normalwritingChar"/>
    <w:rsid w:val="00D419DE"/>
    <w:pPr>
      <w:spacing w:before="120" w:after="120" w:line="312" w:lineRule="auto"/>
      <w:jc w:val="both"/>
    </w:pPr>
    <w:rPr>
      <w:rFonts w:eastAsia="Batang" w:cs="Times New Roman"/>
      <w:szCs w:val="20"/>
      <w:lang w:eastAsia="ko-KR"/>
    </w:rPr>
  </w:style>
  <w:style w:type="character" w:customStyle="1" w:styleId="normalwritingChar">
    <w:name w:val="normal writing Char"/>
    <w:link w:val="normalwriting"/>
    <w:rsid w:val="00D419DE"/>
    <w:rPr>
      <w:rFonts w:eastAsia="Batang" w:cs="Times New Roman"/>
      <w:szCs w:val="20"/>
      <w:lang w:eastAsia="ko-KR"/>
    </w:rPr>
  </w:style>
  <w:style w:type="paragraph" w:customStyle="1" w:styleId="xl177">
    <w:name w:val="xl177"/>
    <w:basedOn w:val="Normal"/>
    <w:rsid w:val="00D419D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b/>
      <w:bCs/>
      <w:i/>
      <w:iCs/>
      <w:color w:val="000000"/>
      <w:szCs w:val="26"/>
    </w:rPr>
  </w:style>
  <w:style w:type="paragraph" w:customStyle="1" w:styleId="xl178">
    <w:name w:val="xl178"/>
    <w:basedOn w:val="Normal"/>
    <w:rsid w:val="00D419D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b/>
      <w:bCs/>
      <w:sz w:val="24"/>
      <w:szCs w:val="24"/>
    </w:rPr>
  </w:style>
  <w:style w:type="paragraph" w:customStyle="1" w:styleId="xl179">
    <w:name w:val="xl179"/>
    <w:basedOn w:val="Normal"/>
    <w:rsid w:val="00D419D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180">
    <w:name w:val="xl180"/>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181">
    <w:name w:val="xl181"/>
    <w:basedOn w:val="Normal"/>
    <w:rsid w:val="00D419DE"/>
    <w:pPr>
      <w:pBdr>
        <w:left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182">
    <w:name w:val="xl182"/>
    <w:basedOn w:val="Normal"/>
    <w:rsid w:val="00D419D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3">
    <w:name w:val="xl183"/>
    <w:basedOn w:val="Normal"/>
    <w:rsid w:val="00D419DE"/>
    <w:pPr>
      <w:pBdr>
        <w:left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4">
    <w:name w:val="xl184"/>
    <w:basedOn w:val="Normal"/>
    <w:rsid w:val="00D419D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5">
    <w:name w:val="xl185"/>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sz w:val="24"/>
      <w:szCs w:val="24"/>
    </w:rPr>
  </w:style>
  <w:style w:type="paragraph" w:customStyle="1" w:styleId="xl186">
    <w:name w:val="xl186"/>
    <w:basedOn w:val="Normal"/>
    <w:rsid w:val="00D419DE"/>
    <w:pPr>
      <w:pBdr>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sz w:val="24"/>
      <w:szCs w:val="24"/>
    </w:rPr>
  </w:style>
  <w:style w:type="paragraph" w:customStyle="1" w:styleId="xl187">
    <w:name w:val="xl187"/>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i/>
      <w:iCs/>
      <w:sz w:val="24"/>
      <w:szCs w:val="24"/>
    </w:rPr>
  </w:style>
  <w:style w:type="paragraph" w:customStyle="1" w:styleId="xl188">
    <w:name w:val="xl188"/>
    <w:basedOn w:val="Normal"/>
    <w:rsid w:val="00D419DE"/>
    <w:pPr>
      <w:pBdr>
        <w:top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9">
    <w:name w:val="xl189"/>
    <w:basedOn w:val="Normal"/>
    <w:rsid w:val="00D419DE"/>
    <w:pPr>
      <w:pBdr>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90">
    <w:name w:val="xl190"/>
    <w:basedOn w:val="Normal"/>
    <w:rsid w:val="00D419DE"/>
    <w:pPr>
      <w:pBdr>
        <w:bottom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91">
    <w:name w:val="xl191"/>
    <w:basedOn w:val="Normal"/>
    <w:rsid w:val="00D419DE"/>
    <w:pPr>
      <w:pBdr>
        <w:top w:val="single" w:sz="4" w:space="0" w:color="000000"/>
        <w:left w:val="single" w:sz="4" w:space="0" w:color="000000"/>
        <w:right w:val="single" w:sz="4" w:space="0" w:color="000000"/>
      </w:pBdr>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192">
    <w:name w:val="xl192"/>
    <w:basedOn w:val="Normal"/>
    <w:rsid w:val="00D419DE"/>
    <w:pPr>
      <w:pBdr>
        <w:left w:val="single" w:sz="4" w:space="0" w:color="000000"/>
        <w:right w:val="single" w:sz="4" w:space="0" w:color="000000"/>
      </w:pBdr>
      <w:spacing w:before="100" w:beforeAutospacing="1" w:after="100" w:afterAutospacing="1" w:line="240" w:lineRule="auto"/>
      <w:jc w:val="left"/>
    </w:pPr>
    <w:rPr>
      <w:rFonts w:ascii="Arial" w:eastAsia="Times New Roman" w:hAnsi="Arial" w:cs="Arial"/>
      <w:sz w:val="24"/>
      <w:szCs w:val="24"/>
    </w:rPr>
  </w:style>
  <w:style w:type="paragraph" w:customStyle="1" w:styleId="xl193">
    <w:name w:val="xl193"/>
    <w:basedOn w:val="Normal"/>
    <w:rsid w:val="00D419D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194">
    <w:name w:val="xl194"/>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195">
    <w:name w:val="xl195"/>
    <w:basedOn w:val="Normal"/>
    <w:rsid w:val="00D419DE"/>
    <w:pPr>
      <w:pBdr>
        <w:left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196">
    <w:name w:val="xl196"/>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197">
    <w:name w:val="xl197"/>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b/>
      <w:bCs/>
      <w:sz w:val="24"/>
      <w:szCs w:val="24"/>
    </w:rPr>
  </w:style>
  <w:style w:type="paragraph" w:customStyle="1" w:styleId="xl198">
    <w:name w:val="xl198"/>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pPr>
    <w:rPr>
      <w:rFonts w:eastAsia="Times New Roman" w:cs="Times New Roman"/>
      <w:sz w:val="24"/>
      <w:szCs w:val="24"/>
    </w:rPr>
  </w:style>
  <w:style w:type="paragraph" w:customStyle="1" w:styleId="xl199">
    <w:name w:val="xl199"/>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b/>
      <w:bCs/>
      <w:sz w:val="24"/>
      <w:szCs w:val="24"/>
    </w:rPr>
  </w:style>
  <w:style w:type="paragraph" w:customStyle="1" w:styleId="xl200">
    <w:name w:val="xl200"/>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sz w:val="24"/>
      <w:szCs w:val="24"/>
    </w:rPr>
  </w:style>
  <w:style w:type="paragraph" w:customStyle="1" w:styleId="xl201">
    <w:name w:val="xl201"/>
    <w:basedOn w:val="Normal"/>
    <w:rsid w:val="00D419DE"/>
    <w:pPr>
      <w:pBdr>
        <w:top w:val="single" w:sz="4" w:space="0" w:color="000000"/>
        <w:left w:val="single" w:sz="4" w:space="0" w:color="000000"/>
        <w:right w:val="single" w:sz="4" w:space="0" w:color="000000"/>
      </w:pBdr>
      <w:shd w:val="clear" w:color="F4CCCC" w:fill="F4CCCC"/>
      <w:spacing w:before="100" w:beforeAutospacing="1" w:after="100" w:afterAutospacing="1" w:line="240" w:lineRule="auto"/>
      <w:jc w:val="left"/>
      <w:textAlignment w:val="top"/>
    </w:pPr>
    <w:rPr>
      <w:rFonts w:eastAsia="Times New Roman" w:cs="Times New Roman"/>
      <w:b/>
      <w:bCs/>
      <w:color w:val="000000"/>
      <w:sz w:val="24"/>
      <w:szCs w:val="24"/>
    </w:rPr>
  </w:style>
  <w:style w:type="paragraph" w:customStyle="1" w:styleId="xl202">
    <w:name w:val="xl202"/>
    <w:basedOn w:val="Normal"/>
    <w:rsid w:val="00D419DE"/>
    <w:pPr>
      <w:pBdr>
        <w:top w:val="single" w:sz="4" w:space="0" w:color="000000"/>
        <w:left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sz w:val="24"/>
      <w:szCs w:val="24"/>
    </w:rPr>
  </w:style>
  <w:style w:type="paragraph" w:customStyle="1" w:styleId="xl203">
    <w:name w:val="xl203"/>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color w:val="000000"/>
      <w:sz w:val="24"/>
      <w:szCs w:val="24"/>
    </w:rPr>
  </w:style>
  <w:style w:type="paragraph" w:customStyle="1" w:styleId="xl204">
    <w:name w:val="xl204"/>
    <w:basedOn w:val="Normal"/>
    <w:rsid w:val="00D419DE"/>
    <w:pPr>
      <w:pBdr>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color w:val="000000"/>
      <w:sz w:val="24"/>
      <w:szCs w:val="24"/>
    </w:rPr>
  </w:style>
  <w:style w:type="paragraph" w:customStyle="1" w:styleId="xl205">
    <w:name w:val="xl205"/>
    <w:basedOn w:val="Normal"/>
    <w:rsid w:val="00D419DE"/>
    <w:pPr>
      <w:pBdr>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06">
    <w:name w:val="xl206"/>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07">
    <w:name w:val="xl207"/>
    <w:basedOn w:val="Normal"/>
    <w:rsid w:val="00D419D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208">
    <w:name w:val="xl208"/>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b/>
      <w:bCs/>
      <w:sz w:val="24"/>
      <w:szCs w:val="24"/>
    </w:rPr>
  </w:style>
  <w:style w:type="paragraph" w:customStyle="1" w:styleId="xl209">
    <w:name w:val="xl209"/>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color w:val="000000"/>
      <w:sz w:val="24"/>
      <w:szCs w:val="24"/>
    </w:rPr>
  </w:style>
  <w:style w:type="paragraph" w:customStyle="1" w:styleId="xl210">
    <w:name w:val="xl210"/>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color w:val="000000"/>
      <w:sz w:val="24"/>
      <w:szCs w:val="24"/>
    </w:rPr>
  </w:style>
  <w:style w:type="paragraph" w:customStyle="1" w:styleId="xl211">
    <w:name w:val="xl211"/>
    <w:basedOn w:val="Normal"/>
    <w:rsid w:val="00D419DE"/>
    <w:pPr>
      <w:pBdr>
        <w:top w:val="single" w:sz="4" w:space="0" w:color="000000"/>
        <w:left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sz w:val="24"/>
      <w:szCs w:val="24"/>
    </w:rPr>
  </w:style>
  <w:style w:type="paragraph" w:customStyle="1" w:styleId="xl212">
    <w:name w:val="xl212"/>
    <w:basedOn w:val="Normal"/>
    <w:rsid w:val="00D419DE"/>
    <w:pPr>
      <w:pBdr>
        <w:left w:val="single" w:sz="4" w:space="0" w:color="000000"/>
        <w:bottom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sz w:val="24"/>
      <w:szCs w:val="24"/>
    </w:rPr>
  </w:style>
  <w:style w:type="paragraph" w:customStyle="1" w:styleId="xl213">
    <w:name w:val="xl213"/>
    <w:basedOn w:val="Normal"/>
    <w:rsid w:val="00D419D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font8">
    <w:name w:val="font8"/>
    <w:basedOn w:val="Normal"/>
    <w:rsid w:val="00D419DE"/>
    <w:pPr>
      <w:spacing w:before="100" w:beforeAutospacing="1" w:after="100" w:afterAutospacing="1" w:line="240" w:lineRule="auto"/>
      <w:jc w:val="left"/>
    </w:pPr>
    <w:rPr>
      <w:rFonts w:eastAsia="Times New Roman" w:cs="Times New Roman"/>
      <w:b/>
      <w:bCs/>
      <w:color w:val="000000"/>
      <w:sz w:val="20"/>
      <w:szCs w:val="20"/>
    </w:rPr>
  </w:style>
  <w:style w:type="paragraph" w:customStyle="1" w:styleId="font9">
    <w:name w:val="font9"/>
    <w:basedOn w:val="Normal"/>
    <w:rsid w:val="00D419DE"/>
    <w:pPr>
      <w:spacing w:before="100" w:beforeAutospacing="1" w:after="100" w:afterAutospacing="1" w:line="240" w:lineRule="auto"/>
      <w:jc w:val="left"/>
    </w:pPr>
    <w:rPr>
      <w:rFonts w:eastAsia="Times New Roman" w:cs="Times New Roman"/>
      <w:sz w:val="20"/>
      <w:szCs w:val="20"/>
    </w:rPr>
  </w:style>
  <w:style w:type="paragraph" w:customStyle="1" w:styleId="font10">
    <w:name w:val="font10"/>
    <w:basedOn w:val="Normal"/>
    <w:rsid w:val="00D419DE"/>
    <w:pPr>
      <w:spacing w:before="100" w:beforeAutospacing="1" w:after="100" w:afterAutospacing="1" w:line="240" w:lineRule="auto"/>
      <w:jc w:val="left"/>
    </w:pPr>
    <w:rPr>
      <w:rFonts w:eastAsia="Times New Roman" w:cs="Times New Roman"/>
      <w:i/>
      <w:iCs/>
      <w:color w:val="000000"/>
      <w:sz w:val="20"/>
      <w:szCs w:val="20"/>
    </w:rPr>
  </w:style>
  <w:style w:type="paragraph" w:customStyle="1" w:styleId="font11">
    <w:name w:val="font11"/>
    <w:basedOn w:val="Normal"/>
    <w:rsid w:val="00D419DE"/>
    <w:pPr>
      <w:spacing w:before="100" w:beforeAutospacing="1" w:after="100" w:afterAutospacing="1" w:line="240" w:lineRule="auto"/>
      <w:jc w:val="left"/>
    </w:pPr>
    <w:rPr>
      <w:rFonts w:eastAsia="Times New Roman" w:cs="Times New Roman"/>
      <w:b/>
      <w:bCs/>
      <w:sz w:val="20"/>
      <w:szCs w:val="20"/>
    </w:rPr>
  </w:style>
  <w:style w:type="paragraph" w:customStyle="1" w:styleId="font12">
    <w:name w:val="font12"/>
    <w:basedOn w:val="Normal"/>
    <w:rsid w:val="00D419DE"/>
    <w:pPr>
      <w:spacing w:before="100" w:beforeAutospacing="1" w:after="100" w:afterAutospacing="1" w:line="240" w:lineRule="auto"/>
      <w:jc w:val="left"/>
    </w:pPr>
    <w:rPr>
      <w:rFonts w:eastAsia="Times New Roman" w:cs="Times New Roman"/>
      <w:b/>
      <w:bCs/>
      <w:i/>
      <w:iCs/>
      <w:color w:val="000000"/>
      <w:sz w:val="22"/>
    </w:rPr>
  </w:style>
  <w:style w:type="paragraph" w:customStyle="1" w:styleId="font13">
    <w:name w:val="font13"/>
    <w:basedOn w:val="Normal"/>
    <w:rsid w:val="00D419DE"/>
    <w:pPr>
      <w:spacing w:before="100" w:beforeAutospacing="1" w:after="100" w:afterAutospacing="1" w:line="240" w:lineRule="auto"/>
      <w:jc w:val="left"/>
    </w:pPr>
    <w:rPr>
      <w:rFonts w:eastAsia="Times New Roman" w:cs="Times New Roman"/>
      <w:color w:val="000000"/>
      <w:sz w:val="20"/>
      <w:szCs w:val="20"/>
      <w:u w:val="single"/>
    </w:rPr>
  </w:style>
  <w:style w:type="paragraph" w:customStyle="1" w:styleId="font14">
    <w:name w:val="font14"/>
    <w:basedOn w:val="Normal"/>
    <w:rsid w:val="00D419DE"/>
    <w:pPr>
      <w:spacing w:before="100" w:beforeAutospacing="1" w:after="100" w:afterAutospacing="1" w:line="240" w:lineRule="auto"/>
      <w:jc w:val="left"/>
    </w:pPr>
    <w:rPr>
      <w:rFonts w:eastAsia="Times New Roman" w:cs="Times New Roman"/>
      <w:color w:val="000000"/>
      <w:sz w:val="20"/>
      <w:szCs w:val="20"/>
      <w:u w:val="single"/>
    </w:rPr>
  </w:style>
  <w:style w:type="paragraph" w:customStyle="1" w:styleId="font15">
    <w:name w:val="font15"/>
    <w:basedOn w:val="Normal"/>
    <w:rsid w:val="00D419DE"/>
    <w:pPr>
      <w:spacing w:before="100" w:beforeAutospacing="1" w:after="100" w:afterAutospacing="1" w:line="240" w:lineRule="auto"/>
      <w:jc w:val="left"/>
    </w:pPr>
    <w:rPr>
      <w:rFonts w:eastAsia="Times New Roman" w:cs="Times New Roman"/>
      <w:b/>
      <w:bCs/>
      <w:sz w:val="20"/>
      <w:szCs w:val="20"/>
      <w:u w:val="single"/>
    </w:rPr>
  </w:style>
  <w:style w:type="paragraph" w:customStyle="1" w:styleId="font16">
    <w:name w:val="font16"/>
    <w:basedOn w:val="Normal"/>
    <w:rsid w:val="00D419DE"/>
    <w:pPr>
      <w:spacing w:before="100" w:beforeAutospacing="1" w:after="100" w:afterAutospacing="1" w:line="240" w:lineRule="auto"/>
      <w:jc w:val="left"/>
    </w:pPr>
    <w:rPr>
      <w:rFonts w:eastAsia="Times New Roman" w:cs="Times New Roman"/>
      <w:b/>
      <w:bCs/>
      <w:color w:val="000000"/>
      <w:sz w:val="20"/>
      <w:szCs w:val="20"/>
      <w:u w:val="single"/>
    </w:rPr>
  </w:style>
  <w:style w:type="paragraph" w:customStyle="1" w:styleId="font17">
    <w:name w:val="font17"/>
    <w:basedOn w:val="Normal"/>
    <w:rsid w:val="00D419DE"/>
    <w:pPr>
      <w:spacing w:before="100" w:beforeAutospacing="1" w:after="100" w:afterAutospacing="1" w:line="240" w:lineRule="auto"/>
      <w:jc w:val="left"/>
    </w:pPr>
    <w:rPr>
      <w:rFonts w:eastAsia="Times New Roman" w:cs="Times New Roman"/>
      <w:sz w:val="20"/>
      <w:szCs w:val="20"/>
      <w:u w:val="single"/>
    </w:rPr>
  </w:style>
  <w:style w:type="paragraph" w:customStyle="1" w:styleId="xl214">
    <w:name w:val="xl214"/>
    <w:basedOn w:val="Normal"/>
    <w:rsid w:val="00D419DE"/>
    <w:pPr>
      <w:pBdr>
        <w:top w:val="single" w:sz="4" w:space="0" w:color="000000"/>
        <w:left w:val="single" w:sz="4" w:space="0" w:color="000000"/>
        <w:bottom w:val="single" w:sz="4" w:space="0" w:color="000000"/>
        <w:right w:val="single" w:sz="4" w:space="0" w:color="000000"/>
      </w:pBdr>
      <w:shd w:val="clear" w:color="FFF4F5" w:fill="FFF4F5"/>
      <w:spacing w:before="100" w:beforeAutospacing="1" w:after="100" w:afterAutospacing="1" w:line="240" w:lineRule="auto"/>
      <w:jc w:val="left"/>
      <w:textAlignment w:val="top"/>
    </w:pPr>
    <w:rPr>
      <w:rFonts w:eastAsia="Times New Roman" w:cs="Times New Roman"/>
      <w:i/>
      <w:iCs/>
      <w:color w:val="000000"/>
      <w:sz w:val="22"/>
    </w:rPr>
  </w:style>
  <w:style w:type="paragraph" w:customStyle="1" w:styleId="xl215">
    <w:name w:val="xl215"/>
    <w:basedOn w:val="Normal"/>
    <w:rsid w:val="00D419DE"/>
    <w:pPr>
      <w:pBdr>
        <w:top w:val="single" w:sz="4" w:space="0" w:color="000000"/>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16">
    <w:name w:val="xl216"/>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217">
    <w:name w:val="xl217"/>
    <w:basedOn w:val="Normal"/>
    <w:rsid w:val="00D419DE"/>
    <w:pPr>
      <w:pBdr>
        <w:left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218">
    <w:name w:val="xl218"/>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19">
    <w:name w:val="xl219"/>
    <w:basedOn w:val="Normal"/>
    <w:rsid w:val="00D419DE"/>
    <w:pPr>
      <w:pBdr>
        <w:left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220">
    <w:name w:val="xl220"/>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221">
    <w:name w:val="xl221"/>
    <w:basedOn w:val="Normal"/>
    <w:rsid w:val="00D419DE"/>
    <w:pPr>
      <w:pBdr>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22">
    <w:name w:val="xl222"/>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23">
    <w:name w:val="xl223"/>
    <w:basedOn w:val="Normal"/>
    <w:rsid w:val="00D419DE"/>
    <w:pPr>
      <w:pBdr>
        <w:left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224">
    <w:name w:val="xl224"/>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sz w:val="24"/>
      <w:szCs w:val="24"/>
    </w:rPr>
  </w:style>
  <w:style w:type="paragraph" w:customStyle="1" w:styleId="xl225">
    <w:name w:val="xl225"/>
    <w:basedOn w:val="Normal"/>
    <w:rsid w:val="00D419DE"/>
    <w:pPr>
      <w:spacing w:before="100" w:beforeAutospacing="1" w:after="100" w:afterAutospacing="1" w:line="240" w:lineRule="auto"/>
    </w:pPr>
    <w:rPr>
      <w:rFonts w:ascii="Arial" w:eastAsia="Times New Roman" w:hAnsi="Arial" w:cs="Arial"/>
      <w:sz w:val="24"/>
      <w:szCs w:val="24"/>
    </w:rPr>
  </w:style>
  <w:style w:type="paragraph" w:customStyle="1" w:styleId="xl226">
    <w:name w:val="xl226"/>
    <w:basedOn w:val="Normal"/>
    <w:rsid w:val="00D419DE"/>
    <w:pPr>
      <w:spacing w:before="100" w:beforeAutospacing="1" w:after="100" w:afterAutospacing="1" w:line="240" w:lineRule="auto"/>
    </w:pPr>
    <w:rPr>
      <w:rFonts w:eastAsia="Times New Roman" w:cs="Times New Roman"/>
      <w:sz w:val="24"/>
      <w:szCs w:val="24"/>
    </w:rPr>
  </w:style>
  <w:style w:type="paragraph" w:customStyle="1" w:styleId="xl227">
    <w:name w:val="xl227"/>
    <w:basedOn w:val="Normal"/>
    <w:rsid w:val="00D419DE"/>
    <w:pPr>
      <w:spacing w:before="100" w:beforeAutospacing="1" w:after="100" w:afterAutospacing="1" w:line="240" w:lineRule="auto"/>
      <w:textAlignment w:val="center"/>
    </w:pPr>
    <w:rPr>
      <w:rFonts w:ascii="Arial" w:eastAsia="Times New Roman" w:hAnsi="Arial" w:cs="Arial"/>
      <w:sz w:val="24"/>
      <w:szCs w:val="24"/>
    </w:rPr>
  </w:style>
  <w:style w:type="paragraph" w:customStyle="1" w:styleId="xl228">
    <w:name w:val="xl228"/>
    <w:basedOn w:val="Normal"/>
    <w:rsid w:val="00D419DE"/>
    <w:pPr>
      <w:spacing w:before="100" w:beforeAutospacing="1" w:after="100" w:afterAutospacing="1" w:line="240" w:lineRule="auto"/>
      <w:textAlignment w:val="center"/>
    </w:pPr>
    <w:rPr>
      <w:rFonts w:eastAsia="Times New Roman" w:cs="Times New Roman"/>
      <w:sz w:val="24"/>
      <w:szCs w:val="24"/>
    </w:rPr>
  </w:style>
  <w:style w:type="paragraph" w:customStyle="1" w:styleId="xl229">
    <w:name w:val="xl229"/>
    <w:basedOn w:val="Normal"/>
    <w:rsid w:val="00D419DE"/>
    <w:pPr>
      <w:pBdr>
        <w:top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230">
    <w:name w:val="xl230"/>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231">
    <w:name w:val="xl231"/>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232">
    <w:name w:val="xl232"/>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233">
    <w:name w:val="xl233"/>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paragraph" w:customStyle="1" w:styleId="xl234">
    <w:name w:val="xl234"/>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paragraph" w:customStyle="1" w:styleId="xl235">
    <w:name w:val="xl235"/>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6">
    <w:name w:val="xl236"/>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7">
    <w:name w:val="xl237"/>
    <w:basedOn w:val="Normal"/>
    <w:rsid w:val="00D419DE"/>
    <w:pPr>
      <w:pBdr>
        <w:top w:val="single" w:sz="4" w:space="0" w:color="000000"/>
        <w:lef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8">
    <w:name w:val="xl238"/>
    <w:basedOn w:val="Normal"/>
    <w:rsid w:val="00D419DE"/>
    <w:pPr>
      <w:pBdr>
        <w:lef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9">
    <w:name w:val="xl239"/>
    <w:basedOn w:val="Normal"/>
    <w:rsid w:val="00D419DE"/>
    <w:pPr>
      <w:pBdr>
        <w:left w:val="single" w:sz="4" w:space="0" w:color="000000"/>
        <w:bottom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40">
    <w:name w:val="xl240"/>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1">
    <w:name w:val="xl241"/>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2">
    <w:name w:val="xl242"/>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paragraph" w:customStyle="1" w:styleId="xl243">
    <w:name w:val="xl243"/>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4">
    <w:name w:val="xl244"/>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5">
    <w:name w:val="xl245"/>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6">
    <w:name w:val="xl246"/>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2"/>
    </w:rPr>
  </w:style>
  <w:style w:type="paragraph" w:customStyle="1" w:styleId="xl247">
    <w:name w:val="xl247"/>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2"/>
    </w:rPr>
  </w:style>
  <w:style w:type="paragraph" w:customStyle="1" w:styleId="xl248">
    <w:name w:val="xl248"/>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2"/>
    </w:rPr>
  </w:style>
  <w:style w:type="paragraph" w:customStyle="1" w:styleId="xl249">
    <w:name w:val="xl249"/>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sz w:val="24"/>
      <w:szCs w:val="24"/>
    </w:rPr>
  </w:style>
  <w:style w:type="paragraph" w:customStyle="1" w:styleId="xl250">
    <w:name w:val="xl250"/>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sz w:val="24"/>
      <w:szCs w:val="24"/>
    </w:rPr>
  </w:style>
  <w:style w:type="paragraph" w:customStyle="1" w:styleId="xl251">
    <w:name w:val="xl251"/>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sz w:val="24"/>
      <w:szCs w:val="24"/>
    </w:rPr>
  </w:style>
  <w:style w:type="paragraph" w:customStyle="1" w:styleId="xl252">
    <w:name w:val="xl252"/>
    <w:basedOn w:val="Normal"/>
    <w:rsid w:val="00D419DE"/>
    <w:pPr>
      <w:pBdr>
        <w:top w:val="single" w:sz="4" w:space="0" w:color="000000"/>
        <w:left w:val="single" w:sz="4" w:space="0" w:color="000000"/>
        <w:bottom w:val="single" w:sz="4" w:space="0" w:color="000000"/>
      </w:pBdr>
      <w:shd w:val="clear" w:color="F4CCCC" w:fill="F4CCCC"/>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253">
    <w:name w:val="xl253"/>
    <w:basedOn w:val="Normal"/>
    <w:rsid w:val="00D419DE"/>
    <w:pPr>
      <w:pBdr>
        <w:top w:val="single" w:sz="4" w:space="0" w:color="000000"/>
        <w:bottom w:val="single" w:sz="4" w:space="0" w:color="000000"/>
      </w:pBdr>
      <w:shd w:val="clear" w:color="F4CCCC" w:fill="F4CCCC"/>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254">
    <w:name w:val="xl254"/>
    <w:basedOn w:val="Normal"/>
    <w:rsid w:val="00D419DE"/>
    <w:pPr>
      <w:pBdr>
        <w:top w:val="single" w:sz="4" w:space="0" w:color="000000"/>
        <w:bottom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255">
    <w:name w:val="xl255"/>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56">
    <w:name w:val="xl256"/>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57">
    <w:name w:val="xl257"/>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258">
    <w:name w:val="xl258"/>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jc w:val="left"/>
      <w:textAlignment w:val="center"/>
    </w:pPr>
    <w:rPr>
      <w:rFonts w:eastAsia="Times New Roman" w:cs="Times New Roman"/>
      <w:color w:val="000000"/>
      <w:sz w:val="24"/>
      <w:szCs w:val="24"/>
    </w:rPr>
  </w:style>
  <w:style w:type="paragraph" w:customStyle="1" w:styleId="xl259">
    <w:name w:val="xl259"/>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cs="Times New Roman"/>
      <w:sz w:val="24"/>
      <w:szCs w:val="24"/>
    </w:rPr>
  </w:style>
  <w:style w:type="paragraph" w:customStyle="1" w:styleId="xl260">
    <w:name w:val="xl260"/>
    <w:basedOn w:val="Normal"/>
    <w:rsid w:val="00D419DE"/>
    <w:pPr>
      <w:pBdr>
        <w:left w:val="single" w:sz="4" w:space="0" w:color="000000"/>
        <w:right w:val="single" w:sz="4" w:space="0" w:color="000000"/>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61">
    <w:name w:val="xl261"/>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jc w:val="left"/>
      <w:textAlignment w:val="center"/>
    </w:pPr>
    <w:rPr>
      <w:rFonts w:eastAsia="Times New Roman" w:cs="Times New Roman"/>
      <w:sz w:val="22"/>
    </w:rPr>
  </w:style>
  <w:style w:type="paragraph" w:customStyle="1" w:styleId="xl262">
    <w:name w:val="xl262"/>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Arial" w:eastAsia="Times New Roman" w:hAnsi="Arial" w:cs="Arial"/>
      <w:sz w:val="22"/>
    </w:rPr>
  </w:style>
  <w:style w:type="paragraph" w:customStyle="1" w:styleId="xl263">
    <w:name w:val="xl263"/>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64">
    <w:name w:val="xl264"/>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Arial" w:eastAsia="Times New Roman" w:hAnsi="Arial" w:cs="Arial"/>
      <w:sz w:val="24"/>
      <w:szCs w:val="24"/>
    </w:rPr>
  </w:style>
  <w:style w:type="paragraph" w:customStyle="1" w:styleId="xl265">
    <w:name w:val="xl265"/>
    <w:basedOn w:val="Normal"/>
    <w:rsid w:val="00D419DE"/>
    <w:pPr>
      <w:pBdr>
        <w:top w:val="single" w:sz="4" w:space="0" w:color="000000"/>
        <w:left w:val="single" w:sz="4" w:space="0" w:color="000000"/>
        <w:right w:val="single" w:sz="4" w:space="0" w:color="000000"/>
      </w:pBdr>
      <w:spacing w:before="100" w:beforeAutospacing="1" w:after="100" w:afterAutospacing="1" w:line="240" w:lineRule="auto"/>
      <w:jc w:val="left"/>
    </w:pPr>
    <w:rPr>
      <w:rFonts w:eastAsia="Times New Roman" w:cs="Times New Roman"/>
      <w:i/>
      <w:iCs/>
      <w:sz w:val="24"/>
      <w:szCs w:val="24"/>
    </w:rPr>
  </w:style>
  <w:style w:type="paragraph" w:customStyle="1" w:styleId="xl266">
    <w:name w:val="xl266"/>
    <w:basedOn w:val="Normal"/>
    <w:rsid w:val="00D419DE"/>
    <w:pPr>
      <w:pBdr>
        <w:top w:val="single" w:sz="4" w:space="0" w:color="000000"/>
        <w:left w:val="single" w:sz="4" w:space="0" w:color="000000"/>
      </w:pBdr>
      <w:shd w:val="clear" w:color="FFF4F5" w:fill="FFF4F5"/>
      <w:spacing w:before="100" w:beforeAutospacing="1" w:after="100" w:afterAutospacing="1" w:line="240" w:lineRule="auto"/>
      <w:textAlignment w:val="top"/>
    </w:pPr>
    <w:rPr>
      <w:rFonts w:eastAsia="Times New Roman" w:cs="Times New Roman"/>
      <w:i/>
      <w:iCs/>
      <w:sz w:val="22"/>
    </w:rPr>
  </w:style>
  <w:style w:type="paragraph" w:customStyle="1" w:styleId="xl267">
    <w:name w:val="xl267"/>
    <w:basedOn w:val="Normal"/>
    <w:rsid w:val="00D419DE"/>
    <w:pPr>
      <w:pBdr>
        <w:left w:val="single" w:sz="4" w:space="0" w:color="000000"/>
      </w:pBdr>
      <w:shd w:val="clear" w:color="FFF4F5" w:fill="FFF4F5"/>
      <w:spacing w:before="100" w:beforeAutospacing="1" w:after="100" w:afterAutospacing="1" w:line="240" w:lineRule="auto"/>
      <w:textAlignment w:val="top"/>
    </w:pPr>
    <w:rPr>
      <w:rFonts w:eastAsia="Times New Roman" w:cs="Times New Roman"/>
      <w:i/>
      <w:iCs/>
      <w:sz w:val="22"/>
    </w:rPr>
  </w:style>
  <w:style w:type="paragraph" w:customStyle="1" w:styleId="xl268">
    <w:name w:val="xl268"/>
    <w:basedOn w:val="Normal"/>
    <w:rsid w:val="00D419DE"/>
    <w:pPr>
      <w:pBdr>
        <w:left w:val="single" w:sz="4" w:space="0" w:color="000000"/>
        <w:bottom w:val="single" w:sz="4" w:space="0" w:color="000000"/>
      </w:pBdr>
      <w:shd w:val="clear" w:color="FFF4F5" w:fill="FFF4F5"/>
      <w:spacing w:before="100" w:beforeAutospacing="1" w:after="100" w:afterAutospacing="1" w:line="240" w:lineRule="auto"/>
      <w:textAlignment w:val="top"/>
    </w:pPr>
    <w:rPr>
      <w:rFonts w:eastAsia="Times New Roman" w:cs="Times New Roman"/>
      <w:i/>
      <w:iCs/>
      <w:sz w:val="22"/>
    </w:rPr>
  </w:style>
  <w:style w:type="paragraph" w:customStyle="1" w:styleId="xl269">
    <w:name w:val="xl269"/>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numbering" w:customStyle="1" w:styleId="NoList1">
    <w:name w:val="No List1"/>
    <w:next w:val="NoList"/>
    <w:uiPriority w:val="99"/>
    <w:semiHidden/>
    <w:unhideWhenUsed/>
    <w:rsid w:val="00D419DE"/>
  </w:style>
  <w:style w:type="numbering" w:customStyle="1" w:styleId="NoList2">
    <w:name w:val="No List2"/>
    <w:next w:val="NoList"/>
    <w:uiPriority w:val="99"/>
    <w:semiHidden/>
    <w:unhideWhenUsed/>
    <w:rsid w:val="00D419DE"/>
  </w:style>
  <w:style w:type="table" w:customStyle="1" w:styleId="TableGrid1">
    <w:name w:val="Table Grid1"/>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D419DE"/>
    <w:pPr>
      <w:spacing w:before="0" w:after="160" w:line="259" w:lineRule="auto"/>
      <w:jc w:val="left"/>
    </w:pPr>
    <w:rPr>
      <w:rFonts w:eastAsia="Times New Roman" w:cs="Calibri"/>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
    <w:name w:val="No List3"/>
    <w:next w:val="NoList"/>
    <w:uiPriority w:val="99"/>
    <w:semiHidden/>
    <w:unhideWhenUsed/>
    <w:rsid w:val="00D419DE"/>
  </w:style>
  <w:style w:type="table" w:customStyle="1" w:styleId="TableGrid2">
    <w:name w:val="Table Grid2"/>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TableNormal"/>
    <w:uiPriority w:val="40"/>
    <w:rsid w:val="00D419DE"/>
    <w:pPr>
      <w:spacing w:before="0" w:after="160" w:line="259" w:lineRule="auto"/>
      <w:jc w:val="left"/>
    </w:pPr>
    <w:rPr>
      <w:rFonts w:eastAsia="Times New Roman" w:cs="Calibri"/>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D419DE"/>
  </w:style>
  <w:style w:type="table" w:customStyle="1" w:styleId="TableGrid4">
    <w:name w:val="Table Grid4"/>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2">
    <w:name w:val="Grid Table Light2"/>
    <w:basedOn w:val="TableNormal"/>
    <w:uiPriority w:val="40"/>
    <w:rsid w:val="00D419DE"/>
    <w:pPr>
      <w:spacing w:before="0" w:after="160" w:line="259" w:lineRule="auto"/>
      <w:jc w:val="left"/>
    </w:pPr>
    <w:rPr>
      <w:rFonts w:eastAsia="Times New Roman" w:cs="Calibri"/>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1">
    <w:name w:val="Plain Table 21"/>
    <w:basedOn w:val="TableNormal"/>
    <w:uiPriority w:val="42"/>
    <w:rsid w:val="00D419DE"/>
    <w:pPr>
      <w:spacing w:before="0" w:after="160" w:line="259" w:lineRule="auto"/>
      <w:jc w:val="left"/>
    </w:pPr>
    <w:rPr>
      <w:rFonts w:eastAsia="Times New Roman" w:cs="Calibri"/>
      <w:sz w:val="24"/>
      <w:szCs w:val="24"/>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5">
    <w:name w:val="Table Grid5"/>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anchuong">
    <w:name w:val="than chuong"/>
    <w:basedOn w:val="Normal"/>
    <w:rsid w:val="00D419DE"/>
    <w:pPr>
      <w:spacing w:before="0" w:after="0" w:line="240" w:lineRule="auto"/>
      <w:jc w:val="left"/>
    </w:pPr>
    <w:rPr>
      <w:rFonts w:ascii=".VnTime" w:eastAsia="Times New Roman" w:hAnsi=".VnTime" w:cs="Times New Roman"/>
      <w:szCs w:val="20"/>
    </w:rPr>
  </w:style>
  <w:style w:type="character" w:customStyle="1" w:styleId="tmChar">
    <w:name w:val="tm Char"/>
    <w:rsid w:val="00D419DE"/>
    <w:rPr>
      <w:rFonts w:ascii=".VnAvant" w:hAnsi=".VnAvant"/>
      <w:b/>
      <w:noProof w:val="0"/>
      <w:sz w:val="24"/>
      <w:lang w:val="en-US" w:eastAsia="en-US" w:bidi="ar-SA"/>
    </w:rPr>
  </w:style>
  <w:style w:type="paragraph" w:customStyle="1" w:styleId="Stylepapertitle14ptBold">
    <w:name w:val="Style paper title + 14 pt Bold"/>
    <w:basedOn w:val="Normal"/>
    <w:rsid w:val="00D419DE"/>
    <w:pPr>
      <w:spacing w:before="0" w:after="120" w:line="240" w:lineRule="auto"/>
    </w:pPr>
    <w:rPr>
      <w:rFonts w:eastAsia="MS Mincho" w:cs="Times New Roman"/>
      <w:b/>
      <w:bCs/>
      <w:noProof/>
      <w:sz w:val="28"/>
      <w:szCs w:val="48"/>
    </w:rPr>
  </w:style>
  <w:style w:type="paragraph" w:customStyle="1" w:styleId="xl64">
    <w:name w:val="xl64"/>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vi-VN"/>
    </w:rPr>
  </w:style>
  <w:style w:type="paragraph" w:customStyle="1" w:styleId="msonormal0">
    <w:name w:val="msonormal"/>
    <w:basedOn w:val="Normal"/>
    <w:rsid w:val="00D419DE"/>
    <w:pPr>
      <w:spacing w:before="100" w:beforeAutospacing="1" w:after="100" w:afterAutospacing="1" w:line="240" w:lineRule="auto"/>
      <w:jc w:val="left"/>
    </w:pPr>
    <w:rPr>
      <w:rFonts w:eastAsia="Times New Roman" w:cs="Times New Roman"/>
      <w:sz w:val="24"/>
      <w:szCs w:val="24"/>
    </w:rPr>
  </w:style>
  <w:style w:type="character" w:customStyle="1" w:styleId="apple-tab-span">
    <w:name w:val="apple-tab-span"/>
    <w:basedOn w:val="DefaultParagraphFont"/>
    <w:rsid w:val="00D419DE"/>
  </w:style>
  <w:style w:type="paragraph" w:customStyle="1" w:styleId="StyleHeading4Arial">
    <w:name w:val="Style Heading 4 + Arial"/>
    <w:basedOn w:val="Heading4"/>
    <w:next w:val="Heading4"/>
    <w:rsid w:val="00D419DE"/>
    <w:pPr>
      <w:spacing w:before="0" w:after="0" w:line="240" w:lineRule="auto"/>
      <w:ind w:left="2448" w:hanging="360"/>
      <w:jc w:val="both"/>
    </w:pPr>
    <w:rPr>
      <w:rFonts w:ascii="Arial" w:hAnsi="Arial"/>
      <w:bCs w:val="0"/>
      <w:sz w:val="24"/>
      <w:szCs w:val="20"/>
    </w:rPr>
  </w:style>
  <w:style w:type="paragraph" w:customStyle="1" w:styleId="MHH2">
    <w:name w:val="MH_H2"/>
    <w:basedOn w:val="Normal"/>
    <w:next w:val="Normal"/>
    <w:autoRedefine/>
    <w:rsid w:val="00D419DE"/>
    <w:pPr>
      <w:widowControl w:val="0"/>
      <w:numPr>
        <w:numId w:val="24"/>
      </w:numPr>
      <w:spacing w:before="240" w:after="120" w:line="240" w:lineRule="auto"/>
      <w:jc w:val="left"/>
    </w:pPr>
    <w:rPr>
      <w:rFonts w:eastAsia="Times New Roman" w:cs="Times New Roman"/>
      <w:b/>
      <w:bCs/>
      <w:i/>
      <w:iCs/>
      <w:noProof/>
      <w:color w:val="0000FF"/>
      <w:sz w:val="28"/>
      <w:szCs w:val="28"/>
      <w:u w:val="single"/>
    </w:rPr>
  </w:style>
  <w:style w:type="character" w:customStyle="1" w:styleId="fontstyle21">
    <w:name w:val="fontstyle21"/>
    <w:rsid w:val="00D419DE"/>
    <w:rPr>
      <w:rFonts w:ascii="Italic" w:hAnsi="Italic" w:hint="default"/>
      <w:b w:val="0"/>
      <w:bCs w:val="0"/>
      <w:i/>
      <w:iCs/>
      <w:color w:val="0033CC"/>
      <w:sz w:val="24"/>
      <w:szCs w:val="24"/>
    </w:rPr>
  </w:style>
  <w:style w:type="character" w:customStyle="1" w:styleId="tlid-translation">
    <w:name w:val="tlid-translation"/>
    <w:rsid w:val="00D419DE"/>
  </w:style>
  <w:style w:type="paragraph" w:customStyle="1" w:styleId="TKHAO">
    <w:name w:val="TKHAO"/>
    <w:basedOn w:val="Normal"/>
    <w:uiPriority w:val="99"/>
    <w:rsid w:val="00D419DE"/>
    <w:pPr>
      <w:tabs>
        <w:tab w:val="num" w:pos="720"/>
      </w:tabs>
      <w:spacing w:before="0" w:after="0" w:line="312" w:lineRule="auto"/>
      <w:ind w:left="720" w:hanging="720"/>
      <w:jc w:val="both"/>
    </w:pPr>
    <w:rPr>
      <w:rFonts w:eastAsia="Arial" w:cs="Times New Roman"/>
      <w:sz w:val="28"/>
      <w:szCs w:val="28"/>
      <w:lang w:val="vi-VN"/>
    </w:rPr>
  </w:style>
  <w:style w:type="paragraph" w:customStyle="1" w:styleId="Style18">
    <w:name w:val="Style18"/>
    <w:basedOn w:val="TKHAO"/>
    <w:qFormat/>
    <w:rsid w:val="00D419DE"/>
    <w:pPr>
      <w:tabs>
        <w:tab w:val="num" w:pos="567"/>
      </w:tabs>
      <w:spacing w:before="120" w:after="120" w:line="280" w:lineRule="atLeast"/>
      <w:ind w:left="567" w:hanging="567"/>
    </w:pPr>
    <w:rPr>
      <w:rFonts w:ascii="Arial" w:hAnsi="Arial" w:cs="Arial"/>
      <w:sz w:val="20"/>
      <w:szCs w:val="20"/>
    </w:rPr>
  </w:style>
  <w:style w:type="character" w:customStyle="1" w:styleId="fontstyle31">
    <w:name w:val="fontstyle31"/>
    <w:basedOn w:val="DefaultParagraphFont"/>
    <w:rsid w:val="00D419DE"/>
    <w:rPr>
      <w:rFonts w:ascii="Wingdings" w:hAnsi="Wingdings" w:hint="default"/>
      <w:b w:val="0"/>
      <w:bCs w:val="0"/>
      <w:i w:val="0"/>
      <w:iCs w:val="0"/>
      <w:color w:val="000000"/>
      <w:sz w:val="24"/>
      <w:szCs w:val="24"/>
    </w:rPr>
  </w:style>
  <w:style w:type="paragraph" w:customStyle="1" w:styleId="MediumGrid1-Accent21">
    <w:name w:val="Medium Grid 1 - Accent 21"/>
    <w:basedOn w:val="Normal"/>
    <w:rsid w:val="00D419DE"/>
    <w:pPr>
      <w:widowControl w:val="0"/>
      <w:suppressAutoHyphens/>
      <w:spacing w:before="0" w:after="0" w:line="240" w:lineRule="auto"/>
      <w:ind w:leftChars="-1" w:left="-1" w:hangingChars="1" w:hanging="1"/>
      <w:jc w:val="left"/>
      <w:textDirection w:val="btLr"/>
      <w:textAlignment w:val="top"/>
      <w:outlineLvl w:val="0"/>
    </w:pPr>
    <w:rPr>
      <w:rFonts w:ascii="Calibri" w:eastAsia="Calibri" w:hAnsi="Calibri" w:cs="Calibri"/>
      <w:position w:val="-1"/>
      <w:sz w:val="22"/>
    </w:rPr>
  </w:style>
  <w:style w:type="paragraph" w:customStyle="1" w:styleId="GridTable31">
    <w:name w:val="Grid Table 31"/>
    <w:basedOn w:val="Heading1"/>
    <w:next w:val="Normal"/>
    <w:qFormat/>
    <w:rsid w:val="00D419DE"/>
    <w:pPr>
      <w:keepLines/>
      <w:suppressAutoHyphens/>
      <w:spacing w:before="480" w:after="0" w:line="276" w:lineRule="auto"/>
      <w:ind w:leftChars="-1" w:left="-1" w:hangingChars="1" w:hanging="1"/>
      <w:jc w:val="left"/>
      <w:textDirection w:val="btLr"/>
      <w:textAlignment w:val="top"/>
      <w:outlineLvl w:val="9"/>
    </w:pPr>
    <w:rPr>
      <w:rFonts w:ascii="Cambria" w:eastAsia="MS Gothic" w:hAnsi="Cambria"/>
      <w:color w:val="365F91"/>
      <w:kern w:val="0"/>
      <w:position w:val="-1"/>
      <w:sz w:val="28"/>
      <w:szCs w:val="28"/>
      <w:lang w:eastAsia="ja-JP"/>
    </w:rPr>
  </w:style>
  <w:style w:type="paragraph" w:customStyle="1" w:styleId="xl63">
    <w:name w:val="xl63"/>
    <w:basedOn w:val="Normal"/>
    <w:rsid w:val="00D419DE"/>
    <w:pPr>
      <w:spacing w:before="100" w:beforeAutospacing="1" w:after="100" w:afterAutospacing="1" w:line="240" w:lineRule="auto"/>
    </w:pPr>
    <w:rPr>
      <w:rFonts w:ascii="Times" w:eastAsia="Calibri" w:hAnsi="Times" w:cs="Calibri"/>
      <w:sz w:val="20"/>
      <w:szCs w:val="20"/>
    </w:rPr>
  </w:style>
  <w:style w:type="table" w:customStyle="1" w:styleId="TableGrid7">
    <w:name w:val="Table Grid7"/>
    <w:basedOn w:val="TableNormal"/>
    <w:next w:val="TableGrid"/>
    <w:uiPriority w:val="59"/>
    <w:rsid w:val="00555C19"/>
    <w:pPr>
      <w:spacing w:before="0" w:after="0" w:line="240" w:lineRule="auto"/>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184050"/>
    <w:pPr>
      <w:spacing w:before="0" w:after="0" w:line="240" w:lineRule="auto"/>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E61"/>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183444">
      <w:bodyDiv w:val="1"/>
      <w:marLeft w:val="0"/>
      <w:marRight w:val="0"/>
      <w:marTop w:val="0"/>
      <w:marBottom w:val="0"/>
      <w:divBdr>
        <w:top w:val="none" w:sz="0" w:space="0" w:color="auto"/>
        <w:left w:val="none" w:sz="0" w:space="0" w:color="auto"/>
        <w:bottom w:val="none" w:sz="0" w:space="0" w:color="auto"/>
        <w:right w:val="none" w:sz="0" w:space="0" w:color="auto"/>
      </w:divBdr>
    </w:div>
    <w:div w:id="330329549">
      <w:bodyDiv w:val="1"/>
      <w:marLeft w:val="0"/>
      <w:marRight w:val="0"/>
      <w:marTop w:val="0"/>
      <w:marBottom w:val="0"/>
      <w:divBdr>
        <w:top w:val="none" w:sz="0" w:space="0" w:color="auto"/>
        <w:left w:val="none" w:sz="0" w:space="0" w:color="auto"/>
        <w:bottom w:val="none" w:sz="0" w:space="0" w:color="auto"/>
        <w:right w:val="none" w:sz="0" w:space="0" w:color="auto"/>
      </w:divBdr>
    </w:div>
    <w:div w:id="702942950">
      <w:bodyDiv w:val="1"/>
      <w:marLeft w:val="0"/>
      <w:marRight w:val="0"/>
      <w:marTop w:val="0"/>
      <w:marBottom w:val="0"/>
      <w:divBdr>
        <w:top w:val="none" w:sz="0" w:space="0" w:color="auto"/>
        <w:left w:val="none" w:sz="0" w:space="0" w:color="auto"/>
        <w:bottom w:val="none" w:sz="0" w:space="0" w:color="auto"/>
        <w:right w:val="none" w:sz="0" w:space="0" w:color="auto"/>
      </w:divBdr>
    </w:div>
    <w:div w:id="804741270">
      <w:bodyDiv w:val="1"/>
      <w:marLeft w:val="0"/>
      <w:marRight w:val="0"/>
      <w:marTop w:val="0"/>
      <w:marBottom w:val="0"/>
      <w:divBdr>
        <w:top w:val="none" w:sz="0" w:space="0" w:color="auto"/>
        <w:left w:val="none" w:sz="0" w:space="0" w:color="auto"/>
        <w:bottom w:val="none" w:sz="0" w:space="0" w:color="auto"/>
        <w:right w:val="none" w:sz="0" w:space="0" w:color="auto"/>
      </w:divBdr>
      <w:divsChild>
        <w:div w:id="490758586">
          <w:marLeft w:val="0"/>
          <w:marRight w:val="0"/>
          <w:marTop w:val="0"/>
          <w:marBottom w:val="0"/>
          <w:divBdr>
            <w:top w:val="none" w:sz="0" w:space="0" w:color="auto"/>
            <w:left w:val="none" w:sz="0" w:space="0" w:color="auto"/>
            <w:bottom w:val="none" w:sz="0" w:space="0" w:color="auto"/>
            <w:right w:val="none" w:sz="0" w:space="0" w:color="auto"/>
          </w:divBdr>
        </w:div>
        <w:div w:id="954407827">
          <w:marLeft w:val="0"/>
          <w:marRight w:val="0"/>
          <w:marTop w:val="0"/>
          <w:marBottom w:val="0"/>
          <w:divBdr>
            <w:top w:val="none" w:sz="0" w:space="0" w:color="auto"/>
            <w:left w:val="none" w:sz="0" w:space="0" w:color="auto"/>
            <w:bottom w:val="none" w:sz="0" w:space="0" w:color="auto"/>
            <w:right w:val="none" w:sz="0" w:space="0" w:color="auto"/>
          </w:divBdr>
        </w:div>
        <w:div w:id="1512833462">
          <w:marLeft w:val="0"/>
          <w:marRight w:val="0"/>
          <w:marTop w:val="0"/>
          <w:marBottom w:val="0"/>
          <w:divBdr>
            <w:top w:val="none" w:sz="0" w:space="0" w:color="auto"/>
            <w:left w:val="none" w:sz="0" w:space="0" w:color="auto"/>
            <w:bottom w:val="none" w:sz="0" w:space="0" w:color="auto"/>
            <w:right w:val="none" w:sz="0" w:space="0" w:color="auto"/>
          </w:divBdr>
        </w:div>
      </w:divsChild>
    </w:div>
    <w:div w:id="859009610">
      <w:bodyDiv w:val="1"/>
      <w:marLeft w:val="0"/>
      <w:marRight w:val="0"/>
      <w:marTop w:val="0"/>
      <w:marBottom w:val="0"/>
      <w:divBdr>
        <w:top w:val="none" w:sz="0" w:space="0" w:color="auto"/>
        <w:left w:val="none" w:sz="0" w:space="0" w:color="auto"/>
        <w:bottom w:val="none" w:sz="0" w:space="0" w:color="auto"/>
        <w:right w:val="none" w:sz="0" w:space="0" w:color="auto"/>
      </w:divBdr>
    </w:div>
    <w:div w:id="984627006">
      <w:bodyDiv w:val="1"/>
      <w:marLeft w:val="0"/>
      <w:marRight w:val="0"/>
      <w:marTop w:val="0"/>
      <w:marBottom w:val="0"/>
      <w:divBdr>
        <w:top w:val="none" w:sz="0" w:space="0" w:color="auto"/>
        <w:left w:val="none" w:sz="0" w:space="0" w:color="auto"/>
        <w:bottom w:val="none" w:sz="0" w:space="0" w:color="auto"/>
        <w:right w:val="none" w:sz="0" w:space="0" w:color="auto"/>
      </w:divBdr>
    </w:div>
    <w:div w:id="1115947479">
      <w:bodyDiv w:val="1"/>
      <w:marLeft w:val="0"/>
      <w:marRight w:val="0"/>
      <w:marTop w:val="0"/>
      <w:marBottom w:val="0"/>
      <w:divBdr>
        <w:top w:val="none" w:sz="0" w:space="0" w:color="auto"/>
        <w:left w:val="none" w:sz="0" w:space="0" w:color="auto"/>
        <w:bottom w:val="none" w:sz="0" w:space="0" w:color="auto"/>
        <w:right w:val="none" w:sz="0" w:space="0" w:color="auto"/>
      </w:divBdr>
      <w:divsChild>
        <w:div w:id="1164081777">
          <w:marLeft w:val="0"/>
          <w:marRight w:val="0"/>
          <w:marTop w:val="0"/>
          <w:marBottom w:val="0"/>
          <w:divBdr>
            <w:top w:val="none" w:sz="0" w:space="0" w:color="auto"/>
            <w:left w:val="none" w:sz="0" w:space="0" w:color="auto"/>
            <w:bottom w:val="none" w:sz="0" w:space="0" w:color="auto"/>
            <w:right w:val="none" w:sz="0" w:space="0" w:color="auto"/>
          </w:divBdr>
        </w:div>
        <w:div w:id="2040350374">
          <w:marLeft w:val="0"/>
          <w:marRight w:val="0"/>
          <w:marTop w:val="0"/>
          <w:marBottom w:val="0"/>
          <w:divBdr>
            <w:top w:val="none" w:sz="0" w:space="0" w:color="auto"/>
            <w:left w:val="none" w:sz="0" w:space="0" w:color="auto"/>
            <w:bottom w:val="none" w:sz="0" w:space="0" w:color="auto"/>
            <w:right w:val="none" w:sz="0" w:space="0" w:color="auto"/>
          </w:divBdr>
        </w:div>
        <w:div w:id="2059276474">
          <w:marLeft w:val="0"/>
          <w:marRight w:val="0"/>
          <w:marTop w:val="0"/>
          <w:marBottom w:val="0"/>
          <w:divBdr>
            <w:top w:val="none" w:sz="0" w:space="0" w:color="auto"/>
            <w:left w:val="none" w:sz="0" w:space="0" w:color="auto"/>
            <w:bottom w:val="none" w:sz="0" w:space="0" w:color="auto"/>
            <w:right w:val="none" w:sz="0" w:space="0" w:color="auto"/>
          </w:divBdr>
        </w:div>
      </w:divsChild>
    </w:div>
    <w:div w:id="1118646827">
      <w:bodyDiv w:val="1"/>
      <w:marLeft w:val="0"/>
      <w:marRight w:val="0"/>
      <w:marTop w:val="0"/>
      <w:marBottom w:val="0"/>
      <w:divBdr>
        <w:top w:val="none" w:sz="0" w:space="0" w:color="auto"/>
        <w:left w:val="none" w:sz="0" w:space="0" w:color="auto"/>
        <w:bottom w:val="none" w:sz="0" w:space="0" w:color="auto"/>
        <w:right w:val="none" w:sz="0" w:space="0" w:color="auto"/>
      </w:divBdr>
      <w:divsChild>
        <w:div w:id="1940523894">
          <w:marLeft w:val="0"/>
          <w:marRight w:val="0"/>
          <w:marTop w:val="0"/>
          <w:marBottom w:val="0"/>
          <w:divBdr>
            <w:top w:val="none" w:sz="0" w:space="0" w:color="auto"/>
            <w:left w:val="none" w:sz="0" w:space="0" w:color="auto"/>
            <w:bottom w:val="none" w:sz="0" w:space="0" w:color="auto"/>
            <w:right w:val="none" w:sz="0" w:space="0" w:color="auto"/>
          </w:divBdr>
        </w:div>
        <w:div w:id="1074667044">
          <w:marLeft w:val="0"/>
          <w:marRight w:val="0"/>
          <w:marTop w:val="0"/>
          <w:marBottom w:val="0"/>
          <w:divBdr>
            <w:top w:val="none" w:sz="0" w:space="0" w:color="auto"/>
            <w:left w:val="none" w:sz="0" w:space="0" w:color="auto"/>
            <w:bottom w:val="none" w:sz="0" w:space="0" w:color="auto"/>
            <w:right w:val="none" w:sz="0" w:space="0" w:color="auto"/>
          </w:divBdr>
        </w:div>
        <w:div w:id="1717510889">
          <w:marLeft w:val="0"/>
          <w:marRight w:val="0"/>
          <w:marTop w:val="120"/>
          <w:marBottom w:val="0"/>
          <w:divBdr>
            <w:top w:val="none" w:sz="0" w:space="0" w:color="auto"/>
            <w:left w:val="none" w:sz="0" w:space="0" w:color="auto"/>
            <w:bottom w:val="none" w:sz="0" w:space="0" w:color="auto"/>
            <w:right w:val="none" w:sz="0" w:space="0" w:color="auto"/>
          </w:divBdr>
        </w:div>
        <w:div w:id="1342315450">
          <w:marLeft w:val="0"/>
          <w:marRight w:val="0"/>
          <w:marTop w:val="0"/>
          <w:marBottom w:val="0"/>
          <w:divBdr>
            <w:top w:val="none" w:sz="0" w:space="0" w:color="auto"/>
            <w:left w:val="none" w:sz="0" w:space="0" w:color="auto"/>
            <w:bottom w:val="none" w:sz="0" w:space="0" w:color="auto"/>
            <w:right w:val="none" w:sz="0" w:space="0" w:color="auto"/>
          </w:divBdr>
        </w:div>
        <w:div w:id="1294752697">
          <w:marLeft w:val="0"/>
          <w:marRight w:val="0"/>
          <w:marTop w:val="0"/>
          <w:marBottom w:val="0"/>
          <w:divBdr>
            <w:top w:val="none" w:sz="0" w:space="0" w:color="auto"/>
            <w:left w:val="none" w:sz="0" w:space="0" w:color="auto"/>
            <w:bottom w:val="none" w:sz="0" w:space="0" w:color="auto"/>
            <w:right w:val="none" w:sz="0" w:space="0" w:color="auto"/>
          </w:divBdr>
        </w:div>
        <w:div w:id="1528594146">
          <w:marLeft w:val="0"/>
          <w:marRight w:val="0"/>
          <w:marTop w:val="0"/>
          <w:marBottom w:val="0"/>
          <w:divBdr>
            <w:top w:val="none" w:sz="0" w:space="0" w:color="auto"/>
            <w:left w:val="none" w:sz="0" w:space="0" w:color="auto"/>
            <w:bottom w:val="none" w:sz="0" w:space="0" w:color="auto"/>
            <w:right w:val="none" w:sz="0" w:space="0" w:color="auto"/>
          </w:divBdr>
        </w:div>
        <w:div w:id="1368212057">
          <w:marLeft w:val="0"/>
          <w:marRight w:val="0"/>
          <w:marTop w:val="0"/>
          <w:marBottom w:val="0"/>
          <w:divBdr>
            <w:top w:val="none" w:sz="0" w:space="0" w:color="auto"/>
            <w:left w:val="none" w:sz="0" w:space="0" w:color="auto"/>
            <w:bottom w:val="none" w:sz="0" w:space="0" w:color="auto"/>
            <w:right w:val="none" w:sz="0" w:space="0" w:color="auto"/>
          </w:divBdr>
        </w:div>
        <w:div w:id="1670981601">
          <w:marLeft w:val="0"/>
          <w:marRight w:val="0"/>
          <w:marTop w:val="0"/>
          <w:marBottom w:val="0"/>
          <w:divBdr>
            <w:top w:val="none" w:sz="0" w:space="0" w:color="auto"/>
            <w:left w:val="none" w:sz="0" w:space="0" w:color="auto"/>
            <w:bottom w:val="none" w:sz="0" w:space="0" w:color="auto"/>
            <w:right w:val="none" w:sz="0" w:space="0" w:color="auto"/>
          </w:divBdr>
        </w:div>
        <w:div w:id="1843814715">
          <w:marLeft w:val="0"/>
          <w:marRight w:val="0"/>
          <w:marTop w:val="0"/>
          <w:marBottom w:val="0"/>
          <w:divBdr>
            <w:top w:val="none" w:sz="0" w:space="0" w:color="auto"/>
            <w:left w:val="none" w:sz="0" w:space="0" w:color="auto"/>
            <w:bottom w:val="none" w:sz="0" w:space="0" w:color="auto"/>
            <w:right w:val="none" w:sz="0" w:space="0" w:color="auto"/>
          </w:divBdr>
        </w:div>
        <w:div w:id="908729161">
          <w:marLeft w:val="0"/>
          <w:marRight w:val="0"/>
          <w:marTop w:val="0"/>
          <w:marBottom w:val="0"/>
          <w:divBdr>
            <w:top w:val="none" w:sz="0" w:space="0" w:color="auto"/>
            <w:left w:val="none" w:sz="0" w:space="0" w:color="auto"/>
            <w:bottom w:val="none" w:sz="0" w:space="0" w:color="auto"/>
            <w:right w:val="none" w:sz="0" w:space="0" w:color="auto"/>
          </w:divBdr>
        </w:div>
      </w:divsChild>
    </w:div>
    <w:div w:id="1125463608">
      <w:bodyDiv w:val="1"/>
      <w:marLeft w:val="0"/>
      <w:marRight w:val="0"/>
      <w:marTop w:val="0"/>
      <w:marBottom w:val="0"/>
      <w:divBdr>
        <w:top w:val="none" w:sz="0" w:space="0" w:color="auto"/>
        <w:left w:val="none" w:sz="0" w:space="0" w:color="auto"/>
        <w:bottom w:val="none" w:sz="0" w:space="0" w:color="auto"/>
        <w:right w:val="none" w:sz="0" w:space="0" w:color="auto"/>
      </w:divBdr>
      <w:divsChild>
        <w:div w:id="1845511040">
          <w:marLeft w:val="0"/>
          <w:marRight w:val="0"/>
          <w:marTop w:val="0"/>
          <w:marBottom w:val="0"/>
          <w:divBdr>
            <w:top w:val="none" w:sz="0" w:space="0" w:color="auto"/>
            <w:left w:val="none" w:sz="0" w:space="0" w:color="auto"/>
            <w:bottom w:val="none" w:sz="0" w:space="0" w:color="auto"/>
            <w:right w:val="none" w:sz="0" w:space="0" w:color="auto"/>
          </w:divBdr>
        </w:div>
        <w:div w:id="245653267">
          <w:marLeft w:val="0"/>
          <w:marRight w:val="0"/>
          <w:marTop w:val="0"/>
          <w:marBottom w:val="0"/>
          <w:divBdr>
            <w:top w:val="none" w:sz="0" w:space="0" w:color="auto"/>
            <w:left w:val="none" w:sz="0" w:space="0" w:color="auto"/>
            <w:bottom w:val="none" w:sz="0" w:space="0" w:color="auto"/>
            <w:right w:val="none" w:sz="0" w:space="0" w:color="auto"/>
          </w:divBdr>
        </w:div>
        <w:div w:id="2067483144">
          <w:marLeft w:val="0"/>
          <w:marRight w:val="0"/>
          <w:marTop w:val="0"/>
          <w:marBottom w:val="0"/>
          <w:divBdr>
            <w:top w:val="none" w:sz="0" w:space="0" w:color="auto"/>
            <w:left w:val="none" w:sz="0" w:space="0" w:color="auto"/>
            <w:bottom w:val="none" w:sz="0" w:space="0" w:color="auto"/>
            <w:right w:val="none" w:sz="0" w:space="0" w:color="auto"/>
          </w:divBdr>
        </w:div>
        <w:div w:id="1173763626">
          <w:marLeft w:val="0"/>
          <w:marRight w:val="0"/>
          <w:marTop w:val="0"/>
          <w:marBottom w:val="0"/>
          <w:divBdr>
            <w:top w:val="none" w:sz="0" w:space="0" w:color="auto"/>
            <w:left w:val="none" w:sz="0" w:space="0" w:color="auto"/>
            <w:bottom w:val="none" w:sz="0" w:space="0" w:color="auto"/>
            <w:right w:val="none" w:sz="0" w:space="0" w:color="auto"/>
          </w:divBdr>
        </w:div>
        <w:div w:id="1941791490">
          <w:marLeft w:val="0"/>
          <w:marRight w:val="0"/>
          <w:marTop w:val="0"/>
          <w:marBottom w:val="0"/>
          <w:divBdr>
            <w:top w:val="none" w:sz="0" w:space="0" w:color="auto"/>
            <w:left w:val="none" w:sz="0" w:space="0" w:color="auto"/>
            <w:bottom w:val="none" w:sz="0" w:space="0" w:color="auto"/>
            <w:right w:val="none" w:sz="0" w:space="0" w:color="auto"/>
          </w:divBdr>
        </w:div>
        <w:div w:id="1880969741">
          <w:marLeft w:val="0"/>
          <w:marRight w:val="0"/>
          <w:marTop w:val="0"/>
          <w:marBottom w:val="0"/>
          <w:divBdr>
            <w:top w:val="none" w:sz="0" w:space="0" w:color="auto"/>
            <w:left w:val="none" w:sz="0" w:space="0" w:color="auto"/>
            <w:bottom w:val="none" w:sz="0" w:space="0" w:color="auto"/>
            <w:right w:val="none" w:sz="0" w:space="0" w:color="auto"/>
          </w:divBdr>
        </w:div>
        <w:div w:id="1829787122">
          <w:marLeft w:val="0"/>
          <w:marRight w:val="0"/>
          <w:marTop w:val="0"/>
          <w:marBottom w:val="0"/>
          <w:divBdr>
            <w:top w:val="none" w:sz="0" w:space="0" w:color="auto"/>
            <w:left w:val="none" w:sz="0" w:space="0" w:color="auto"/>
            <w:bottom w:val="none" w:sz="0" w:space="0" w:color="auto"/>
            <w:right w:val="none" w:sz="0" w:space="0" w:color="auto"/>
          </w:divBdr>
        </w:div>
        <w:div w:id="902789791">
          <w:marLeft w:val="0"/>
          <w:marRight w:val="0"/>
          <w:marTop w:val="0"/>
          <w:marBottom w:val="0"/>
          <w:divBdr>
            <w:top w:val="none" w:sz="0" w:space="0" w:color="auto"/>
            <w:left w:val="none" w:sz="0" w:space="0" w:color="auto"/>
            <w:bottom w:val="none" w:sz="0" w:space="0" w:color="auto"/>
            <w:right w:val="none" w:sz="0" w:space="0" w:color="auto"/>
          </w:divBdr>
        </w:div>
      </w:divsChild>
    </w:div>
    <w:div w:id="1207990750">
      <w:bodyDiv w:val="1"/>
      <w:marLeft w:val="0"/>
      <w:marRight w:val="0"/>
      <w:marTop w:val="0"/>
      <w:marBottom w:val="0"/>
      <w:divBdr>
        <w:top w:val="none" w:sz="0" w:space="0" w:color="auto"/>
        <w:left w:val="none" w:sz="0" w:space="0" w:color="auto"/>
        <w:bottom w:val="none" w:sz="0" w:space="0" w:color="auto"/>
        <w:right w:val="none" w:sz="0" w:space="0" w:color="auto"/>
      </w:divBdr>
      <w:divsChild>
        <w:div w:id="1859849464">
          <w:marLeft w:val="0"/>
          <w:marRight w:val="0"/>
          <w:marTop w:val="0"/>
          <w:marBottom w:val="0"/>
          <w:divBdr>
            <w:top w:val="none" w:sz="0" w:space="0" w:color="auto"/>
            <w:left w:val="none" w:sz="0" w:space="0" w:color="auto"/>
            <w:bottom w:val="none" w:sz="0" w:space="0" w:color="auto"/>
            <w:right w:val="none" w:sz="0" w:space="0" w:color="auto"/>
          </w:divBdr>
        </w:div>
        <w:div w:id="426732284">
          <w:marLeft w:val="0"/>
          <w:marRight w:val="0"/>
          <w:marTop w:val="0"/>
          <w:marBottom w:val="0"/>
          <w:divBdr>
            <w:top w:val="none" w:sz="0" w:space="0" w:color="auto"/>
            <w:left w:val="none" w:sz="0" w:space="0" w:color="auto"/>
            <w:bottom w:val="none" w:sz="0" w:space="0" w:color="auto"/>
            <w:right w:val="none" w:sz="0" w:space="0" w:color="auto"/>
          </w:divBdr>
        </w:div>
        <w:div w:id="1698047788">
          <w:marLeft w:val="0"/>
          <w:marRight w:val="0"/>
          <w:marTop w:val="0"/>
          <w:marBottom w:val="0"/>
          <w:divBdr>
            <w:top w:val="none" w:sz="0" w:space="0" w:color="auto"/>
            <w:left w:val="none" w:sz="0" w:space="0" w:color="auto"/>
            <w:bottom w:val="none" w:sz="0" w:space="0" w:color="auto"/>
            <w:right w:val="none" w:sz="0" w:space="0" w:color="auto"/>
          </w:divBdr>
        </w:div>
      </w:divsChild>
    </w:div>
    <w:div w:id="1320768310">
      <w:bodyDiv w:val="1"/>
      <w:marLeft w:val="0"/>
      <w:marRight w:val="0"/>
      <w:marTop w:val="0"/>
      <w:marBottom w:val="0"/>
      <w:divBdr>
        <w:top w:val="none" w:sz="0" w:space="0" w:color="auto"/>
        <w:left w:val="none" w:sz="0" w:space="0" w:color="auto"/>
        <w:bottom w:val="none" w:sz="0" w:space="0" w:color="auto"/>
        <w:right w:val="none" w:sz="0" w:space="0" w:color="auto"/>
      </w:divBdr>
    </w:div>
    <w:div w:id="1501114232">
      <w:bodyDiv w:val="1"/>
      <w:marLeft w:val="0"/>
      <w:marRight w:val="0"/>
      <w:marTop w:val="0"/>
      <w:marBottom w:val="0"/>
      <w:divBdr>
        <w:top w:val="none" w:sz="0" w:space="0" w:color="auto"/>
        <w:left w:val="none" w:sz="0" w:space="0" w:color="auto"/>
        <w:bottom w:val="none" w:sz="0" w:space="0" w:color="auto"/>
        <w:right w:val="none" w:sz="0" w:space="0" w:color="auto"/>
      </w:divBdr>
    </w:div>
    <w:div w:id="1648126300">
      <w:bodyDiv w:val="1"/>
      <w:marLeft w:val="0"/>
      <w:marRight w:val="0"/>
      <w:marTop w:val="0"/>
      <w:marBottom w:val="0"/>
      <w:divBdr>
        <w:top w:val="none" w:sz="0" w:space="0" w:color="auto"/>
        <w:left w:val="none" w:sz="0" w:space="0" w:color="auto"/>
        <w:bottom w:val="none" w:sz="0" w:space="0" w:color="auto"/>
        <w:right w:val="none" w:sz="0" w:space="0" w:color="auto"/>
      </w:divBdr>
      <w:divsChild>
        <w:div w:id="1976524922">
          <w:marLeft w:val="0"/>
          <w:marRight w:val="0"/>
          <w:marTop w:val="0"/>
          <w:marBottom w:val="0"/>
          <w:divBdr>
            <w:top w:val="none" w:sz="0" w:space="0" w:color="auto"/>
            <w:left w:val="none" w:sz="0" w:space="0" w:color="auto"/>
            <w:bottom w:val="none" w:sz="0" w:space="0" w:color="auto"/>
            <w:right w:val="none" w:sz="0" w:space="0" w:color="auto"/>
          </w:divBdr>
        </w:div>
        <w:div w:id="1572621675">
          <w:marLeft w:val="0"/>
          <w:marRight w:val="0"/>
          <w:marTop w:val="0"/>
          <w:marBottom w:val="0"/>
          <w:divBdr>
            <w:top w:val="none" w:sz="0" w:space="0" w:color="auto"/>
            <w:left w:val="none" w:sz="0" w:space="0" w:color="auto"/>
            <w:bottom w:val="none" w:sz="0" w:space="0" w:color="auto"/>
            <w:right w:val="none" w:sz="0" w:space="0" w:color="auto"/>
          </w:divBdr>
        </w:div>
        <w:div w:id="564297259">
          <w:marLeft w:val="0"/>
          <w:marRight w:val="0"/>
          <w:marTop w:val="0"/>
          <w:marBottom w:val="0"/>
          <w:divBdr>
            <w:top w:val="none" w:sz="0" w:space="0" w:color="auto"/>
            <w:left w:val="none" w:sz="0" w:space="0" w:color="auto"/>
            <w:bottom w:val="none" w:sz="0" w:space="0" w:color="auto"/>
            <w:right w:val="none" w:sz="0" w:space="0" w:color="auto"/>
          </w:divBdr>
        </w:div>
      </w:divsChild>
    </w:div>
    <w:div w:id="1870485848">
      <w:bodyDiv w:val="1"/>
      <w:marLeft w:val="0"/>
      <w:marRight w:val="0"/>
      <w:marTop w:val="0"/>
      <w:marBottom w:val="0"/>
      <w:divBdr>
        <w:top w:val="none" w:sz="0" w:space="0" w:color="auto"/>
        <w:left w:val="none" w:sz="0" w:space="0" w:color="auto"/>
        <w:bottom w:val="none" w:sz="0" w:space="0" w:color="auto"/>
        <w:right w:val="none" w:sz="0" w:space="0" w:color="auto"/>
      </w:divBdr>
    </w:div>
    <w:div w:id="1927959227">
      <w:bodyDiv w:val="1"/>
      <w:marLeft w:val="0"/>
      <w:marRight w:val="0"/>
      <w:marTop w:val="0"/>
      <w:marBottom w:val="0"/>
      <w:divBdr>
        <w:top w:val="none" w:sz="0" w:space="0" w:color="auto"/>
        <w:left w:val="none" w:sz="0" w:space="0" w:color="auto"/>
        <w:bottom w:val="none" w:sz="0" w:space="0" w:color="auto"/>
        <w:right w:val="none" w:sz="0" w:space="0" w:color="auto"/>
      </w:divBdr>
      <w:divsChild>
        <w:div w:id="1064063947">
          <w:marLeft w:val="0"/>
          <w:marRight w:val="0"/>
          <w:marTop w:val="0"/>
          <w:marBottom w:val="0"/>
          <w:divBdr>
            <w:top w:val="none" w:sz="0" w:space="0" w:color="auto"/>
            <w:left w:val="none" w:sz="0" w:space="0" w:color="auto"/>
            <w:bottom w:val="none" w:sz="0" w:space="0" w:color="auto"/>
            <w:right w:val="none" w:sz="0" w:space="0" w:color="auto"/>
          </w:divBdr>
        </w:div>
        <w:div w:id="959381773">
          <w:marLeft w:val="0"/>
          <w:marRight w:val="0"/>
          <w:marTop w:val="0"/>
          <w:marBottom w:val="0"/>
          <w:divBdr>
            <w:top w:val="none" w:sz="0" w:space="0" w:color="auto"/>
            <w:left w:val="none" w:sz="0" w:space="0" w:color="auto"/>
            <w:bottom w:val="none" w:sz="0" w:space="0" w:color="auto"/>
            <w:right w:val="none" w:sz="0" w:space="0" w:color="auto"/>
          </w:divBdr>
        </w:div>
        <w:div w:id="1794669937">
          <w:marLeft w:val="0"/>
          <w:marRight w:val="0"/>
          <w:marTop w:val="0"/>
          <w:marBottom w:val="0"/>
          <w:divBdr>
            <w:top w:val="none" w:sz="0" w:space="0" w:color="auto"/>
            <w:left w:val="none" w:sz="0" w:space="0" w:color="auto"/>
            <w:bottom w:val="none" w:sz="0" w:space="0" w:color="auto"/>
            <w:right w:val="none" w:sz="0" w:space="0" w:color="auto"/>
          </w:divBdr>
        </w:div>
      </w:divsChild>
    </w:div>
    <w:div w:id="1954940714">
      <w:bodyDiv w:val="1"/>
      <w:marLeft w:val="0"/>
      <w:marRight w:val="0"/>
      <w:marTop w:val="0"/>
      <w:marBottom w:val="0"/>
      <w:divBdr>
        <w:top w:val="none" w:sz="0" w:space="0" w:color="auto"/>
        <w:left w:val="none" w:sz="0" w:space="0" w:color="auto"/>
        <w:bottom w:val="none" w:sz="0" w:space="0" w:color="auto"/>
        <w:right w:val="none" w:sz="0" w:space="0" w:color="auto"/>
      </w:divBdr>
      <w:divsChild>
        <w:div w:id="2108887103">
          <w:marLeft w:val="0"/>
          <w:marRight w:val="0"/>
          <w:marTop w:val="0"/>
          <w:marBottom w:val="0"/>
          <w:divBdr>
            <w:top w:val="none" w:sz="0" w:space="0" w:color="auto"/>
            <w:left w:val="none" w:sz="0" w:space="0" w:color="auto"/>
            <w:bottom w:val="none" w:sz="0" w:space="0" w:color="auto"/>
            <w:right w:val="none" w:sz="0" w:space="0" w:color="auto"/>
          </w:divBdr>
        </w:div>
        <w:div w:id="1260680673">
          <w:marLeft w:val="0"/>
          <w:marRight w:val="0"/>
          <w:marTop w:val="0"/>
          <w:marBottom w:val="0"/>
          <w:divBdr>
            <w:top w:val="none" w:sz="0" w:space="0" w:color="auto"/>
            <w:left w:val="none" w:sz="0" w:space="0" w:color="auto"/>
            <w:bottom w:val="none" w:sz="0" w:space="0" w:color="auto"/>
            <w:right w:val="none" w:sz="0" w:space="0" w:color="auto"/>
          </w:divBdr>
        </w:div>
        <w:div w:id="1682049668">
          <w:marLeft w:val="0"/>
          <w:marRight w:val="0"/>
          <w:marTop w:val="0"/>
          <w:marBottom w:val="0"/>
          <w:divBdr>
            <w:top w:val="none" w:sz="0" w:space="0" w:color="auto"/>
            <w:left w:val="none" w:sz="0" w:space="0" w:color="auto"/>
            <w:bottom w:val="none" w:sz="0" w:space="0" w:color="auto"/>
            <w:right w:val="none" w:sz="0" w:space="0" w:color="auto"/>
          </w:divBdr>
        </w:div>
      </w:divsChild>
    </w:div>
    <w:div w:id="2007510176">
      <w:bodyDiv w:val="1"/>
      <w:marLeft w:val="0"/>
      <w:marRight w:val="0"/>
      <w:marTop w:val="0"/>
      <w:marBottom w:val="0"/>
      <w:divBdr>
        <w:top w:val="none" w:sz="0" w:space="0" w:color="auto"/>
        <w:left w:val="none" w:sz="0" w:space="0" w:color="auto"/>
        <w:bottom w:val="none" w:sz="0" w:space="0" w:color="auto"/>
        <w:right w:val="none" w:sz="0" w:space="0" w:color="auto"/>
      </w:divBdr>
      <w:divsChild>
        <w:div w:id="699818962">
          <w:marLeft w:val="0"/>
          <w:marRight w:val="0"/>
          <w:marTop w:val="0"/>
          <w:marBottom w:val="0"/>
          <w:divBdr>
            <w:top w:val="none" w:sz="0" w:space="0" w:color="auto"/>
            <w:left w:val="none" w:sz="0" w:space="0" w:color="auto"/>
            <w:bottom w:val="none" w:sz="0" w:space="0" w:color="auto"/>
            <w:right w:val="none" w:sz="0" w:space="0" w:color="auto"/>
          </w:divBdr>
        </w:div>
        <w:div w:id="64106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lib.uneti.edu.vn"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C7380-25D2-46F5-99E2-66DDFD05D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76</Pages>
  <Words>15788</Words>
  <Characters>89997</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105574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Reviewer</cp:lastModifiedBy>
  <cp:revision>5</cp:revision>
  <cp:lastPrinted>2023-05-11T01:42:00Z</cp:lastPrinted>
  <dcterms:created xsi:type="dcterms:W3CDTF">2025-07-27T14:53:00Z</dcterms:created>
  <dcterms:modified xsi:type="dcterms:W3CDTF">2025-12-08T09:36:00Z</dcterms:modified>
</cp:coreProperties>
</file>